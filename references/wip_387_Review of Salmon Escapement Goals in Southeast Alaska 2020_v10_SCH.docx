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ommentsExtensible.xml" ContentType="application/vnd.openxmlformats-officedocument.wordprocessingml.commentsExtensible+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AFF84" w14:textId="7E5ABF6D" w:rsidR="00BB0E9D" w:rsidRPr="005A75B9" w:rsidRDefault="007145CE">
      <w:pPr>
        <w:pStyle w:val="Cover-PublSeries"/>
      </w:pPr>
      <w:r w:rsidRPr="005A75B9">
        <w:t xml:space="preserve">Fishery </w:t>
      </w:r>
      <w:r w:rsidR="00E55077" w:rsidRPr="005A75B9">
        <w:t>Manuscript Series</w:t>
      </w:r>
      <w:r w:rsidR="00BB0E9D" w:rsidRPr="005A75B9">
        <w:t xml:space="preserve"> No. </w:t>
      </w:r>
      <w:r w:rsidR="00546F92">
        <w:t>YY</w:t>
      </w:r>
      <w:r w:rsidR="00F9247D">
        <w:t>-</w:t>
      </w:r>
      <w:r w:rsidR="00546F92">
        <w:t>XX</w:t>
      </w:r>
    </w:p>
    <w:p w14:paraId="43C9398E" w14:textId="52901280" w:rsidR="00823776" w:rsidRPr="005A75B9" w:rsidRDefault="00C73B19" w:rsidP="00823776">
      <w:pPr>
        <w:pStyle w:val="Cover-ReptTitle"/>
      </w:pPr>
      <w:r w:rsidRPr="005A75B9">
        <w:t xml:space="preserve">Review of Salmon Escapement Goals in Southeast Alaska, </w:t>
      </w:r>
      <w:r w:rsidR="00F9247D" w:rsidRPr="005A75B9">
        <w:t>20</w:t>
      </w:r>
      <w:r w:rsidR="00F9247D">
        <w:t>20</w:t>
      </w:r>
    </w:p>
    <w:p w14:paraId="19B1C4D2" w14:textId="77777777" w:rsidR="00BB0E9D" w:rsidRPr="005A75B9" w:rsidRDefault="00BB0E9D" w:rsidP="00823776">
      <w:pPr>
        <w:pStyle w:val="Cover-ByAuthors"/>
      </w:pPr>
      <w:r w:rsidRPr="005A75B9">
        <w:t>by</w:t>
      </w:r>
    </w:p>
    <w:p w14:paraId="53D863A9" w14:textId="77777777" w:rsidR="00BB0E9D" w:rsidRPr="005A75B9" w:rsidRDefault="0020002F" w:rsidP="00695367">
      <w:pPr>
        <w:pStyle w:val="Cover-ByAuthors"/>
        <w:tabs>
          <w:tab w:val="left" w:pos="3795"/>
        </w:tabs>
      </w:pPr>
      <w:r w:rsidRPr="005A75B9">
        <w:t>Steven C. Heinl,</w:t>
      </w:r>
    </w:p>
    <w:p w14:paraId="2F742D27" w14:textId="77777777" w:rsidR="0020002F" w:rsidRPr="005A75B9" w:rsidRDefault="0020002F" w:rsidP="00823776">
      <w:pPr>
        <w:pStyle w:val="Cover-ByAuthors"/>
      </w:pPr>
      <w:r w:rsidRPr="005A75B9">
        <w:t>Edgar L. Jones III</w:t>
      </w:r>
      <w:r w:rsidR="0044066B">
        <w:t>,</w:t>
      </w:r>
    </w:p>
    <w:p w14:paraId="16F4F415" w14:textId="77777777" w:rsidR="0020002F" w:rsidRPr="005A75B9" w:rsidRDefault="0020002F" w:rsidP="00823776">
      <w:pPr>
        <w:pStyle w:val="Cover-ByAuthors"/>
      </w:pPr>
      <w:r w:rsidRPr="005A75B9">
        <w:t>Andrew W. Piston,</w:t>
      </w:r>
    </w:p>
    <w:p w14:paraId="4E4484F9" w14:textId="77777777" w:rsidR="0020002F" w:rsidRPr="005A75B9" w:rsidRDefault="0020002F" w:rsidP="00823776">
      <w:pPr>
        <w:pStyle w:val="Cover-ByAuthors"/>
      </w:pPr>
      <w:r w:rsidRPr="005A75B9">
        <w:t>Philip J. Richards,</w:t>
      </w:r>
    </w:p>
    <w:p w14:paraId="5375F262" w14:textId="6BD0A471" w:rsidR="00760CCD" w:rsidRDefault="00BC7E25" w:rsidP="00823776">
      <w:pPr>
        <w:pStyle w:val="Cover-ByAuthors"/>
      </w:pPr>
      <w:r>
        <w:t>Justin T. Priest</w:t>
      </w:r>
      <w:r w:rsidR="00760CCD">
        <w:t>,</w:t>
      </w:r>
    </w:p>
    <w:p w14:paraId="35AE18E7" w14:textId="76AEA002" w:rsidR="007B4B8F" w:rsidRDefault="00760CCD" w:rsidP="00823776">
      <w:pPr>
        <w:pStyle w:val="Cover-ByAuthors"/>
      </w:pPr>
      <w:r>
        <w:t>Julie</w:t>
      </w:r>
      <w:r w:rsidR="00BC7E25">
        <w:t xml:space="preserve"> A.</w:t>
      </w:r>
      <w:r>
        <w:t xml:space="preserve"> Bednarski</w:t>
      </w:r>
      <w:r w:rsidR="00EA120B">
        <w:t>,</w:t>
      </w:r>
    </w:p>
    <w:p w14:paraId="72FE2497" w14:textId="77777777" w:rsidR="00EA120B" w:rsidRDefault="00EA120B" w:rsidP="00823776">
      <w:pPr>
        <w:pStyle w:val="Cover-ByAuthors"/>
      </w:pPr>
      <w:r>
        <w:t xml:space="preserve">Brian </w:t>
      </w:r>
      <w:r w:rsidR="00F646E1">
        <w:t xml:space="preserve">W. </w:t>
      </w:r>
      <w:r>
        <w:t>Elliott</w:t>
      </w:r>
      <w:r w:rsidR="0044066B">
        <w:t>,</w:t>
      </w:r>
    </w:p>
    <w:p w14:paraId="1ACEAA6C" w14:textId="77777777" w:rsidR="00D81444" w:rsidRDefault="00666FBE" w:rsidP="00823776">
      <w:pPr>
        <w:pStyle w:val="Cover-ByAuthors"/>
      </w:pPr>
      <w:r>
        <w:t>Sara</w:t>
      </w:r>
      <w:r w:rsidR="00D81444">
        <w:t xml:space="preserve"> </w:t>
      </w:r>
      <w:r>
        <w:t xml:space="preserve">E. </w:t>
      </w:r>
      <w:r w:rsidR="00D81444">
        <w:t>Miller</w:t>
      </w:r>
      <w:r w:rsidR="0044066B">
        <w:t>,</w:t>
      </w:r>
    </w:p>
    <w:p w14:paraId="056CA490" w14:textId="77777777" w:rsidR="0044066B" w:rsidRDefault="0044066B" w:rsidP="00823776">
      <w:pPr>
        <w:pStyle w:val="Cover-ByAuthors"/>
      </w:pPr>
      <w:r>
        <w:t>Richard E. Brenner,</w:t>
      </w:r>
    </w:p>
    <w:p w14:paraId="33F1EC0C" w14:textId="77777777" w:rsidR="00595A18" w:rsidRDefault="0044066B" w:rsidP="00823776">
      <w:pPr>
        <w:pStyle w:val="Cover-ByAuthors"/>
      </w:pPr>
      <w:r>
        <w:t>a</w:t>
      </w:r>
      <w:r w:rsidR="00595A18" w:rsidRPr="005A75B9">
        <w:t>nd</w:t>
      </w:r>
    </w:p>
    <w:p w14:paraId="62F969FD" w14:textId="77777777" w:rsidR="00595A18" w:rsidRPr="005A75B9" w:rsidRDefault="00595A18" w:rsidP="00823776">
      <w:pPr>
        <w:pStyle w:val="Cover-ByAuthors"/>
      </w:pPr>
      <w:r>
        <w:t>Jeff V. Nichols</w:t>
      </w:r>
    </w:p>
    <w:p w14:paraId="156402C1" w14:textId="77777777" w:rsidR="00CD060F" w:rsidRPr="005A75B9" w:rsidRDefault="00CD060F" w:rsidP="00823776">
      <w:pPr>
        <w:pStyle w:val="Cover-ByAuthors"/>
      </w:pPr>
    </w:p>
    <w:p w14:paraId="38CA528C" w14:textId="77777777" w:rsidR="00BB0E9D" w:rsidRPr="005A75B9" w:rsidRDefault="00582B21">
      <w:pPr>
        <w:pStyle w:val="SymbolsandAbbrevTitle"/>
        <w:sectPr w:rsidR="00BB0E9D" w:rsidRPr="005A75B9" w:rsidSect="00E123DF">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59264" behindDoc="1" locked="0" layoutInCell="1" allowOverlap="1" wp14:anchorId="26E5DE9C" wp14:editId="5B99DA84">
            <wp:simplePos x="0" y="0"/>
            <wp:positionH relativeFrom="margin">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53"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3860DD9C" wp14:editId="77227379">
                <wp:simplePos x="0" y="0"/>
                <wp:positionH relativeFrom="column">
                  <wp:posOffset>-85725</wp:posOffset>
                </wp:positionH>
                <wp:positionV relativeFrom="page">
                  <wp:posOffset>7306310</wp:posOffset>
                </wp:positionV>
                <wp:extent cx="6057900" cy="571500"/>
                <wp:effectExtent l="0" t="635" r="0" b="0"/>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F9E89F" w14:textId="62E51CFB" w:rsidR="00D03229" w:rsidRDefault="00D03229" w:rsidP="009F2D05">
                            <w:pPr>
                              <w:pStyle w:val="Cover-PublDate"/>
                              <w:ind w:right="-72"/>
                            </w:pPr>
                            <w:r>
                              <w:t>Month Year</w:t>
                            </w:r>
                          </w:p>
                          <w:p w14:paraId="515DEE2F" w14:textId="77777777" w:rsidR="00D03229" w:rsidRDefault="00D03229"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0DD9C"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" stroked="f">
                <v:textbox>
                  <w:txbxContent>
                    <w:p w14:paraId="1FF9E89F" w14:textId="62E51CFB" w:rsidR="00D03229" w:rsidRDefault="00D03229" w:rsidP="009F2D05">
                      <w:pPr>
                        <w:pStyle w:val="Cover-PublDate"/>
                        <w:ind w:right="-72"/>
                      </w:pPr>
                      <w:r>
                        <w:t>Month Year</w:t>
                      </w:r>
                    </w:p>
                    <w:p w14:paraId="515DEE2F" w14:textId="77777777" w:rsidR="00D03229" w:rsidRDefault="00D03229" w:rsidP="009F2D05">
                      <w:pPr>
                        <w:pStyle w:val="Cover-DeptDiv"/>
                      </w:pPr>
                      <w:r>
                        <w:t>Alaska Department of Fish and Game</w:t>
                      </w:r>
                      <w:r>
                        <w:tab/>
                        <w:t>Divisions of Sport Fish and Commercial Fisheries</w:t>
                      </w:r>
                    </w:p>
                  </w:txbxContent>
                </v:textbox>
                <w10:wrap anchory="page"/>
              </v:shape>
            </w:pict>
          </mc:Fallback>
        </mc:AlternateContent>
      </w:r>
    </w:p>
    <w:p w14:paraId="44CD93AF" w14:textId="77777777" w:rsidR="00063ED1" w:rsidRDefault="00063ED1" w:rsidP="00063ED1">
      <w:pPr>
        <w:pStyle w:val="SymbolsandAbbrevTitle"/>
        <w:spacing w:after="60"/>
      </w:pPr>
      <w:r>
        <w:lastRenderedPageBreak/>
        <w:t>Symbols and Abbreviations</w:t>
      </w:r>
    </w:p>
    <w:p w14:paraId="1DA77DB6" w14:textId="77777777" w:rsidR="00063ED1" w:rsidRDefault="00063ED1" w:rsidP="00063ED1">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3D8E807D" w14:textId="77777777" w:rsidR="00063ED1" w:rsidRDefault="00063ED1" w:rsidP="00063ED1">
      <w:pPr>
        <w:pStyle w:val="Keywords"/>
        <w:sectPr w:rsidR="00063ED1">
          <w:footerReference w:type="default" r:id="rId15"/>
          <w:headerReference w:type="first" r:id="rId16"/>
          <w:pgSz w:w="12240" w:h="15840" w:code="1"/>
          <w:pgMar w:top="1440" w:right="1440" w:bottom="1440" w:left="1440" w:header="720" w:footer="547" w:gutter="0"/>
          <w:pgNumType w:fmt="lowerRoman" w:start="1"/>
          <w:cols w:space="720"/>
          <w:formProt w:val="0"/>
        </w:sectPr>
      </w:pPr>
    </w:p>
    <w:p w14:paraId="1EE41F4B" w14:textId="77777777" w:rsidR="00063ED1" w:rsidRDefault="00063ED1" w:rsidP="00063ED1">
      <w:pPr>
        <w:pStyle w:val="TableRow"/>
        <w:tabs>
          <w:tab w:val="left" w:pos="2448"/>
          <w:tab w:val="left" w:pos="2988"/>
        </w:tabs>
        <w:spacing w:line="180" w:lineRule="exact"/>
        <w:jc w:val="left"/>
        <w:rPr>
          <w:sz w:val="16"/>
        </w:rPr>
      </w:pPr>
      <w:r>
        <w:rPr>
          <w:b/>
          <w:sz w:val="16"/>
        </w:rPr>
        <w:t>Weights and measures (metric)</w:t>
      </w:r>
      <w:r>
        <w:rPr>
          <w:b/>
          <w:sz w:val="16"/>
        </w:rPr>
        <w:tab/>
      </w:r>
    </w:p>
    <w:p w14:paraId="30913898" w14:textId="77777777" w:rsidR="00063ED1" w:rsidRDefault="00063ED1" w:rsidP="00063ED1">
      <w:pPr>
        <w:pStyle w:val="TableRow"/>
        <w:tabs>
          <w:tab w:val="left" w:pos="2448"/>
          <w:tab w:val="left" w:pos="2988"/>
        </w:tabs>
        <w:spacing w:line="180" w:lineRule="exact"/>
        <w:ind w:right="-240"/>
        <w:jc w:val="left"/>
        <w:rPr>
          <w:sz w:val="16"/>
        </w:rPr>
      </w:pPr>
      <w:r>
        <w:rPr>
          <w:sz w:val="16"/>
        </w:rPr>
        <w:t>centimeter</w:t>
      </w:r>
      <w:r>
        <w:rPr>
          <w:sz w:val="16"/>
        </w:rPr>
        <w:tab/>
        <w:t>cm</w:t>
      </w:r>
    </w:p>
    <w:p w14:paraId="4E34E979" w14:textId="77777777" w:rsidR="00063ED1" w:rsidRDefault="00063ED1" w:rsidP="00063ED1">
      <w:pPr>
        <w:pStyle w:val="TableRow"/>
        <w:tabs>
          <w:tab w:val="left" w:pos="2448"/>
          <w:tab w:val="left" w:pos="2988"/>
        </w:tabs>
        <w:spacing w:line="180" w:lineRule="exact"/>
        <w:jc w:val="left"/>
        <w:rPr>
          <w:sz w:val="16"/>
        </w:rPr>
      </w:pPr>
      <w:r>
        <w:rPr>
          <w:sz w:val="16"/>
        </w:rPr>
        <w:t xml:space="preserve">deciliter </w:t>
      </w:r>
      <w:r>
        <w:rPr>
          <w:sz w:val="16"/>
        </w:rPr>
        <w:tab/>
        <w:t>dL</w:t>
      </w:r>
    </w:p>
    <w:p w14:paraId="5EEDA105" w14:textId="77777777" w:rsidR="00063ED1" w:rsidRDefault="00063ED1" w:rsidP="00063ED1">
      <w:pPr>
        <w:pStyle w:val="TableRow"/>
        <w:tabs>
          <w:tab w:val="left" w:pos="2448"/>
          <w:tab w:val="left" w:pos="2988"/>
        </w:tabs>
        <w:spacing w:line="180" w:lineRule="exact"/>
        <w:jc w:val="left"/>
        <w:rPr>
          <w:sz w:val="16"/>
        </w:rPr>
      </w:pPr>
      <w:r>
        <w:rPr>
          <w:sz w:val="16"/>
        </w:rPr>
        <w:t xml:space="preserve">gram </w:t>
      </w:r>
      <w:r>
        <w:rPr>
          <w:sz w:val="16"/>
        </w:rPr>
        <w:tab/>
        <w:t>g</w:t>
      </w:r>
    </w:p>
    <w:p w14:paraId="5D472364" w14:textId="77777777" w:rsidR="00063ED1" w:rsidRDefault="00063ED1" w:rsidP="00063ED1">
      <w:pPr>
        <w:pStyle w:val="TableRow"/>
        <w:tabs>
          <w:tab w:val="left" w:pos="2448"/>
          <w:tab w:val="left" w:pos="2988"/>
        </w:tabs>
        <w:spacing w:line="180" w:lineRule="exact"/>
        <w:jc w:val="left"/>
        <w:rPr>
          <w:sz w:val="16"/>
        </w:rPr>
      </w:pPr>
      <w:r>
        <w:rPr>
          <w:sz w:val="16"/>
        </w:rPr>
        <w:t>hectare</w:t>
      </w:r>
      <w:r>
        <w:rPr>
          <w:sz w:val="16"/>
        </w:rPr>
        <w:tab/>
        <w:t>ha</w:t>
      </w:r>
    </w:p>
    <w:p w14:paraId="0D25A6B9" w14:textId="77777777" w:rsidR="00063ED1" w:rsidRDefault="00063ED1" w:rsidP="00063ED1">
      <w:pPr>
        <w:pStyle w:val="TableRow"/>
        <w:tabs>
          <w:tab w:val="left" w:pos="2448"/>
          <w:tab w:val="left" w:pos="2988"/>
        </w:tabs>
        <w:spacing w:line="180" w:lineRule="exact"/>
        <w:jc w:val="left"/>
        <w:rPr>
          <w:sz w:val="16"/>
        </w:rPr>
      </w:pPr>
      <w:r>
        <w:rPr>
          <w:sz w:val="16"/>
        </w:rPr>
        <w:t>kilogram</w:t>
      </w:r>
      <w:r>
        <w:rPr>
          <w:sz w:val="16"/>
        </w:rPr>
        <w:tab/>
        <w:t>kg</w:t>
      </w:r>
    </w:p>
    <w:p w14:paraId="7879B031" w14:textId="77777777" w:rsidR="00063ED1" w:rsidRDefault="00063ED1" w:rsidP="00063ED1">
      <w:pPr>
        <w:pStyle w:val="TableRow"/>
        <w:tabs>
          <w:tab w:val="left" w:pos="2448"/>
          <w:tab w:val="left" w:pos="2988"/>
        </w:tabs>
        <w:spacing w:line="180" w:lineRule="exact"/>
        <w:jc w:val="left"/>
        <w:rPr>
          <w:sz w:val="16"/>
        </w:rPr>
      </w:pPr>
      <w:r>
        <w:rPr>
          <w:sz w:val="16"/>
        </w:rPr>
        <w:t>kilometer</w:t>
      </w:r>
      <w:r>
        <w:rPr>
          <w:sz w:val="16"/>
        </w:rPr>
        <w:tab/>
        <w:t>km</w:t>
      </w:r>
    </w:p>
    <w:p w14:paraId="6F692F59" w14:textId="77777777" w:rsidR="00063ED1" w:rsidRDefault="00063ED1" w:rsidP="00063ED1">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314A6ABC" w14:textId="77777777" w:rsidR="00063ED1" w:rsidRDefault="00063ED1" w:rsidP="00063ED1">
      <w:pPr>
        <w:pStyle w:val="TableRow"/>
        <w:tabs>
          <w:tab w:val="left" w:pos="2448"/>
          <w:tab w:val="left" w:pos="2988"/>
        </w:tabs>
        <w:spacing w:line="180" w:lineRule="exact"/>
        <w:jc w:val="left"/>
        <w:rPr>
          <w:sz w:val="16"/>
        </w:rPr>
      </w:pPr>
      <w:r>
        <w:rPr>
          <w:sz w:val="16"/>
        </w:rPr>
        <w:t>meter</w:t>
      </w:r>
      <w:r>
        <w:rPr>
          <w:sz w:val="16"/>
        </w:rPr>
        <w:tab/>
        <w:t>m</w:t>
      </w:r>
    </w:p>
    <w:p w14:paraId="0EED7C73" w14:textId="77777777" w:rsidR="00063ED1" w:rsidRDefault="00063ED1" w:rsidP="00063ED1">
      <w:pPr>
        <w:pStyle w:val="TableRow"/>
        <w:tabs>
          <w:tab w:val="left" w:pos="2448"/>
          <w:tab w:val="left" w:pos="2988"/>
        </w:tabs>
        <w:spacing w:line="180" w:lineRule="exact"/>
        <w:jc w:val="left"/>
        <w:rPr>
          <w:sz w:val="16"/>
        </w:rPr>
      </w:pPr>
      <w:r>
        <w:rPr>
          <w:sz w:val="16"/>
        </w:rPr>
        <w:t>milliliter</w:t>
      </w:r>
      <w:r>
        <w:rPr>
          <w:sz w:val="16"/>
        </w:rPr>
        <w:tab/>
        <w:t>mL</w:t>
      </w:r>
    </w:p>
    <w:p w14:paraId="47CC0C90" w14:textId="77777777" w:rsidR="00063ED1" w:rsidRDefault="00063ED1" w:rsidP="00063ED1">
      <w:pPr>
        <w:pStyle w:val="TableRow"/>
        <w:tabs>
          <w:tab w:val="left" w:pos="2448"/>
          <w:tab w:val="left" w:pos="2988"/>
        </w:tabs>
        <w:spacing w:line="180" w:lineRule="exact"/>
        <w:jc w:val="left"/>
        <w:rPr>
          <w:sz w:val="16"/>
        </w:rPr>
      </w:pPr>
      <w:r>
        <w:rPr>
          <w:sz w:val="16"/>
        </w:rPr>
        <w:t>millimeter</w:t>
      </w:r>
      <w:r>
        <w:rPr>
          <w:sz w:val="16"/>
        </w:rPr>
        <w:tab/>
        <w:t>mm</w:t>
      </w:r>
    </w:p>
    <w:p w14:paraId="7A0AC068" w14:textId="77777777" w:rsidR="00063ED1" w:rsidRDefault="00063ED1" w:rsidP="00063ED1">
      <w:pPr>
        <w:pStyle w:val="TableRow"/>
        <w:tabs>
          <w:tab w:val="left" w:pos="2448"/>
          <w:tab w:val="left" w:pos="2988"/>
        </w:tabs>
        <w:spacing w:line="180" w:lineRule="exact"/>
        <w:jc w:val="left"/>
        <w:rPr>
          <w:sz w:val="16"/>
        </w:rPr>
      </w:pPr>
      <w:r>
        <w:rPr>
          <w:sz w:val="16"/>
        </w:rPr>
        <w:tab/>
      </w:r>
    </w:p>
    <w:p w14:paraId="09845CA8" w14:textId="77777777" w:rsidR="00063ED1" w:rsidRDefault="00063ED1" w:rsidP="00063ED1">
      <w:pPr>
        <w:pStyle w:val="TableRow"/>
        <w:tabs>
          <w:tab w:val="left" w:pos="2448"/>
          <w:tab w:val="left" w:pos="2988"/>
        </w:tabs>
        <w:spacing w:line="180" w:lineRule="exact"/>
        <w:jc w:val="left"/>
        <w:rPr>
          <w:sz w:val="16"/>
        </w:rPr>
      </w:pPr>
      <w:r>
        <w:rPr>
          <w:b/>
          <w:sz w:val="16"/>
        </w:rPr>
        <w:t>Weights and measures (English)</w:t>
      </w:r>
      <w:r>
        <w:rPr>
          <w:sz w:val="16"/>
        </w:rPr>
        <w:tab/>
      </w:r>
    </w:p>
    <w:p w14:paraId="35E34AB6" w14:textId="77777777" w:rsidR="00063ED1" w:rsidRDefault="00063ED1" w:rsidP="00063ED1">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6BB5EC00" w14:textId="77777777" w:rsidR="00063ED1" w:rsidRDefault="00063ED1" w:rsidP="00063ED1">
      <w:pPr>
        <w:pStyle w:val="TableRow"/>
        <w:tabs>
          <w:tab w:val="left" w:pos="2448"/>
          <w:tab w:val="left" w:pos="2988"/>
        </w:tabs>
        <w:spacing w:line="180" w:lineRule="exact"/>
        <w:jc w:val="left"/>
        <w:rPr>
          <w:sz w:val="16"/>
        </w:rPr>
      </w:pPr>
      <w:r>
        <w:rPr>
          <w:sz w:val="16"/>
        </w:rPr>
        <w:t>foot</w:t>
      </w:r>
      <w:r>
        <w:rPr>
          <w:sz w:val="16"/>
        </w:rPr>
        <w:tab/>
        <w:t>ft</w:t>
      </w:r>
    </w:p>
    <w:p w14:paraId="3D2BAB92" w14:textId="77777777" w:rsidR="00063ED1" w:rsidRDefault="00063ED1" w:rsidP="00063ED1">
      <w:pPr>
        <w:pStyle w:val="TableRow"/>
        <w:tabs>
          <w:tab w:val="left" w:pos="2448"/>
          <w:tab w:val="left" w:pos="2988"/>
        </w:tabs>
        <w:spacing w:line="180" w:lineRule="exact"/>
        <w:jc w:val="left"/>
        <w:rPr>
          <w:sz w:val="16"/>
        </w:rPr>
      </w:pPr>
      <w:r>
        <w:rPr>
          <w:sz w:val="16"/>
        </w:rPr>
        <w:t>gallon</w:t>
      </w:r>
      <w:r>
        <w:rPr>
          <w:sz w:val="16"/>
        </w:rPr>
        <w:tab/>
        <w:t>gal</w:t>
      </w:r>
    </w:p>
    <w:p w14:paraId="4F61C559" w14:textId="77777777" w:rsidR="00063ED1" w:rsidRDefault="00063ED1" w:rsidP="00063ED1">
      <w:pPr>
        <w:pStyle w:val="TableRow"/>
        <w:tabs>
          <w:tab w:val="left" w:pos="2448"/>
          <w:tab w:val="left" w:pos="2988"/>
        </w:tabs>
        <w:spacing w:line="180" w:lineRule="exact"/>
        <w:jc w:val="left"/>
        <w:rPr>
          <w:sz w:val="16"/>
        </w:rPr>
      </w:pPr>
      <w:r>
        <w:rPr>
          <w:sz w:val="16"/>
        </w:rPr>
        <w:t>inch</w:t>
      </w:r>
      <w:r>
        <w:rPr>
          <w:sz w:val="16"/>
        </w:rPr>
        <w:tab/>
        <w:t>in</w:t>
      </w:r>
    </w:p>
    <w:p w14:paraId="74DCC1D8" w14:textId="77777777" w:rsidR="00063ED1" w:rsidRDefault="00063ED1" w:rsidP="00063ED1">
      <w:pPr>
        <w:pStyle w:val="TableRow"/>
        <w:tabs>
          <w:tab w:val="left" w:pos="2448"/>
          <w:tab w:val="left" w:pos="2988"/>
        </w:tabs>
        <w:spacing w:line="180" w:lineRule="exact"/>
        <w:jc w:val="left"/>
        <w:rPr>
          <w:sz w:val="16"/>
        </w:rPr>
      </w:pPr>
      <w:r>
        <w:rPr>
          <w:sz w:val="16"/>
        </w:rPr>
        <w:t>mile</w:t>
      </w:r>
      <w:r>
        <w:rPr>
          <w:sz w:val="16"/>
        </w:rPr>
        <w:tab/>
        <w:t>mi</w:t>
      </w:r>
    </w:p>
    <w:p w14:paraId="5405657E" w14:textId="77777777" w:rsidR="00063ED1" w:rsidRDefault="00063ED1" w:rsidP="00063ED1">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6E136D82" w14:textId="77777777" w:rsidR="00063ED1" w:rsidRDefault="00063ED1" w:rsidP="00063ED1">
      <w:pPr>
        <w:pStyle w:val="TableRow"/>
        <w:tabs>
          <w:tab w:val="left" w:pos="2448"/>
          <w:tab w:val="left" w:pos="2988"/>
        </w:tabs>
        <w:spacing w:line="180" w:lineRule="exact"/>
        <w:jc w:val="left"/>
        <w:rPr>
          <w:sz w:val="16"/>
        </w:rPr>
      </w:pPr>
      <w:r>
        <w:rPr>
          <w:sz w:val="16"/>
        </w:rPr>
        <w:t>ounce</w:t>
      </w:r>
      <w:r>
        <w:rPr>
          <w:sz w:val="16"/>
        </w:rPr>
        <w:tab/>
        <w:t>oz</w:t>
      </w:r>
    </w:p>
    <w:p w14:paraId="7A5D1327" w14:textId="77777777" w:rsidR="00063ED1" w:rsidRDefault="00063ED1" w:rsidP="00063ED1">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5FB4B3FB" w14:textId="77777777" w:rsidR="00063ED1" w:rsidRDefault="00063ED1" w:rsidP="00063ED1">
      <w:pPr>
        <w:pStyle w:val="TableRow"/>
        <w:tabs>
          <w:tab w:val="left" w:pos="2448"/>
          <w:tab w:val="left" w:pos="2988"/>
        </w:tabs>
        <w:spacing w:line="180" w:lineRule="exact"/>
        <w:jc w:val="left"/>
        <w:rPr>
          <w:sz w:val="16"/>
        </w:rPr>
      </w:pPr>
      <w:r>
        <w:rPr>
          <w:sz w:val="16"/>
        </w:rPr>
        <w:t>quart</w:t>
      </w:r>
      <w:r>
        <w:rPr>
          <w:sz w:val="16"/>
        </w:rPr>
        <w:tab/>
        <w:t>qt</w:t>
      </w:r>
    </w:p>
    <w:p w14:paraId="326984EB" w14:textId="77777777" w:rsidR="00063ED1" w:rsidRDefault="00063ED1" w:rsidP="00063ED1">
      <w:pPr>
        <w:pStyle w:val="TableRow"/>
        <w:tabs>
          <w:tab w:val="left" w:pos="2448"/>
          <w:tab w:val="left" w:pos="2988"/>
        </w:tabs>
        <w:spacing w:line="180" w:lineRule="exact"/>
        <w:jc w:val="left"/>
        <w:rPr>
          <w:sz w:val="16"/>
        </w:rPr>
      </w:pPr>
      <w:r>
        <w:rPr>
          <w:sz w:val="16"/>
        </w:rPr>
        <w:t>yard</w:t>
      </w:r>
      <w:r>
        <w:rPr>
          <w:sz w:val="16"/>
        </w:rPr>
        <w:tab/>
        <w:t>yd</w:t>
      </w:r>
    </w:p>
    <w:p w14:paraId="151CF1F5" w14:textId="77777777" w:rsidR="00063ED1" w:rsidRDefault="00063ED1" w:rsidP="00063ED1">
      <w:pPr>
        <w:pStyle w:val="TableRow"/>
        <w:tabs>
          <w:tab w:val="left" w:pos="2448"/>
          <w:tab w:val="left" w:pos="2988"/>
        </w:tabs>
        <w:spacing w:line="180" w:lineRule="exact"/>
        <w:jc w:val="left"/>
        <w:rPr>
          <w:sz w:val="16"/>
        </w:rPr>
      </w:pPr>
      <w:r>
        <w:rPr>
          <w:sz w:val="16"/>
        </w:rPr>
        <w:tab/>
      </w:r>
    </w:p>
    <w:p w14:paraId="127AFB87" w14:textId="77777777" w:rsidR="00063ED1" w:rsidRDefault="00063ED1" w:rsidP="00063ED1">
      <w:pPr>
        <w:pStyle w:val="TableRow"/>
        <w:tabs>
          <w:tab w:val="left" w:pos="2448"/>
          <w:tab w:val="left" w:pos="2988"/>
        </w:tabs>
        <w:spacing w:line="180" w:lineRule="exact"/>
        <w:jc w:val="left"/>
        <w:rPr>
          <w:sz w:val="16"/>
        </w:rPr>
      </w:pPr>
      <w:r>
        <w:rPr>
          <w:b/>
          <w:sz w:val="16"/>
        </w:rPr>
        <w:t>Time and temperature</w:t>
      </w:r>
      <w:r>
        <w:rPr>
          <w:sz w:val="16"/>
        </w:rPr>
        <w:tab/>
      </w:r>
    </w:p>
    <w:p w14:paraId="13103460" w14:textId="77777777" w:rsidR="00063ED1" w:rsidRDefault="00063ED1" w:rsidP="00063ED1">
      <w:pPr>
        <w:pStyle w:val="TableRow"/>
        <w:tabs>
          <w:tab w:val="left" w:pos="2448"/>
          <w:tab w:val="left" w:pos="2988"/>
        </w:tabs>
        <w:spacing w:line="180" w:lineRule="exact"/>
        <w:jc w:val="left"/>
        <w:rPr>
          <w:sz w:val="16"/>
        </w:rPr>
      </w:pPr>
      <w:r>
        <w:rPr>
          <w:sz w:val="16"/>
        </w:rPr>
        <w:t>day</w:t>
      </w:r>
      <w:r>
        <w:rPr>
          <w:sz w:val="16"/>
        </w:rPr>
        <w:tab/>
        <w:t>d</w:t>
      </w:r>
    </w:p>
    <w:p w14:paraId="6FB6018B" w14:textId="77777777" w:rsidR="00063ED1" w:rsidRDefault="00063ED1" w:rsidP="00063ED1">
      <w:pPr>
        <w:pStyle w:val="TableRow"/>
        <w:tabs>
          <w:tab w:val="left" w:pos="2448"/>
          <w:tab w:val="left" w:pos="2988"/>
        </w:tabs>
        <w:spacing w:line="180" w:lineRule="exact"/>
        <w:jc w:val="left"/>
        <w:rPr>
          <w:sz w:val="16"/>
        </w:rPr>
      </w:pPr>
      <w:r>
        <w:rPr>
          <w:sz w:val="16"/>
        </w:rPr>
        <w:t>degrees Celsius</w:t>
      </w:r>
      <w:r>
        <w:rPr>
          <w:sz w:val="16"/>
        </w:rPr>
        <w:tab/>
        <w:t>°C</w:t>
      </w:r>
    </w:p>
    <w:p w14:paraId="346613F4" w14:textId="77777777" w:rsidR="00063ED1" w:rsidRDefault="00063ED1" w:rsidP="00063ED1">
      <w:pPr>
        <w:pStyle w:val="TableRow"/>
        <w:tabs>
          <w:tab w:val="left" w:pos="2448"/>
          <w:tab w:val="left" w:pos="2988"/>
        </w:tabs>
        <w:spacing w:line="180" w:lineRule="exact"/>
        <w:jc w:val="left"/>
        <w:rPr>
          <w:sz w:val="16"/>
        </w:rPr>
      </w:pPr>
      <w:r>
        <w:rPr>
          <w:sz w:val="16"/>
        </w:rPr>
        <w:t>degrees Fahrenheit</w:t>
      </w:r>
      <w:r>
        <w:rPr>
          <w:sz w:val="16"/>
        </w:rPr>
        <w:tab/>
        <w:t>°F</w:t>
      </w:r>
    </w:p>
    <w:p w14:paraId="4B184531" w14:textId="77777777" w:rsidR="00063ED1" w:rsidRDefault="00063ED1" w:rsidP="00063ED1">
      <w:pPr>
        <w:pStyle w:val="TableRow"/>
        <w:tabs>
          <w:tab w:val="left" w:pos="2448"/>
          <w:tab w:val="left" w:pos="2988"/>
        </w:tabs>
        <w:spacing w:line="180" w:lineRule="exact"/>
        <w:jc w:val="left"/>
        <w:rPr>
          <w:sz w:val="16"/>
        </w:rPr>
      </w:pPr>
      <w:r>
        <w:rPr>
          <w:sz w:val="16"/>
        </w:rPr>
        <w:t>degrees kelvin</w:t>
      </w:r>
      <w:r>
        <w:rPr>
          <w:sz w:val="16"/>
        </w:rPr>
        <w:tab/>
        <w:t>K</w:t>
      </w:r>
    </w:p>
    <w:p w14:paraId="7D234290" w14:textId="77777777" w:rsidR="00063ED1" w:rsidRDefault="00063ED1" w:rsidP="00063ED1">
      <w:pPr>
        <w:pStyle w:val="TableRow"/>
        <w:tabs>
          <w:tab w:val="left" w:pos="2448"/>
          <w:tab w:val="left" w:pos="2988"/>
        </w:tabs>
        <w:spacing w:line="180" w:lineRule="exact"/>
        <w:jc w:val="left"/>
        <w:rPr>
          <w:sz w:val="16"/>
        </w:rPr>
      </w:pPr>
      <w:r>
        <w:rPr>
          <w:sz w:val="16"/>
        </w:rPr>
        <w:t xml:space="preserve">hour </w:t>
      </w:r>
      <w:r>
        <w:rPr>
          <w:sz w:val="16"/>
        </w:rPr>
        <w:tab/>
        <w:t>h</w:t>
      </w:r>
    </w:p>
    <w:p w14:paraId="4CBD7F61" w14:textId="77777777" w:rsidR="00063ED1" w:rsidRDefault="00063ED1" w:rsidP="00063ED1">
      <w:pPr>
        <w:pStyle w:val="TableRow"/>
        <w:tabs>
          <w:tab w:val="left" w:pos="2448"/>
          <w:tab w:val="left" w:pos="2988"/>
        </w:tabs>
        <w:spacing w:line="180" w:lineRule="exact"/>
        <w:jc w:val="left"/>
        <w:rPr>
          <w:sz w:val="16"/>
        </w:rPr>
      </w:pPr>
      <w:r>
        <w:rPr>
          <w:sz w:val="16"/>
        </w:rPr>
        <w:t>minute</w:t>
      </w:r>
      <w:r>
        <w:rPr>
          <w:sz w:val="16"/>
        </w:rPr>
        <w:tab/>
        <w:t>min</w:t>
      </w:r>
    </w:p>
    <w:p w14:paraId="1CCC89D4" w14:textId="77777777" w:rsidR="00063ED1" w:rsidRDefault="00063ED1" w:rsidP="00063ED1">
      <w:pPr>
        <w:pStyle w:val="TableRow"/>
        <w:tabs>
          <w:tab w:val="left" w:pos="2448"/>
          <w:tab w:val="left" w:pos="2988"/>
        </w:tabs>
        <w:spacing w:line="180" w:lineRule="exact"/>
        <w:jc w:val="left"/>
        <w:rPr>
          <w:sz w:val="16"/>
        </w:rPr>
      </w:pPr>
      <w:r>
        <w:rPr>
          <w:sz w:val="16"/>
        </w:rPr>
        <w:t>second</w:t>
      </w:r>
      <w:r>
        <w:rPr>
          <w:sz w:val="16"/>
        </w:rPr>
        <w:tab/>
        <w:t>s</w:t>
      </w:r>
    </w:p>
    <w:p w14:paraId="6DD03878" w14:textId="77777777" w:rsidR="00063ED1" w:rsidRDefault="00063ED1" w:rsidP="00063ED1">
      <w:pPr>
        <w:pStyle w:val="TableRow"/>
        <w:tabs>
          <w:tab w:val="left" w:pos="2448"/>
          <w:tab w:val="left" w:pos="2988"/>
        </w:tabs>
        <w:spacing w:line="180" w:lineRule="exact"/>
        <w:jc w:val="left"/>
        <w:rPr>
          <w:sz w:val="16"/>
        </w:rPr>
      </w:pPr>
      <w:r>
        <w:rPr>
          <w:sz w:val="16"/>
        </w:rPr>
        <w:tab/>
      </w:r>
    </w:p>
    <w:p w14:paraId="6813451C" w14:textId="77777777" w:rsidR="00063ED1" w:rsidRDefault="00063ED1" w:rsidP="00063ED1">
      <w:pPr>
        <w:pStyle w:val="TableRow"/>
        <w:tabs>
          <w:tab w:val="left" w:pos="2448"/>
          <w:tab w:val="left" w:pos="2988"/>
        </w:tabs>
        <w:spacing w:line="180" w:lineRule="exact"/>
        <w:jc w:val="left"/>
        <w:rPr>
          <w:sz w:val="16"/>
        </w:rPr>
      </w:pPr>
      <w:r>
        <w:rPr>
          <w:b/>
          <w:sz w:val="16"/>
        </w:rPr>
        <w:t>Physics and chemistry</w:t>
      </w:r>
      <w:r>
        <w:rPr>
          <w:sz w:val="16"/>
        </w:rPr>
        <w:tab/>
      </w:r>
    </w:p>
    <w:p w14:paraId="464F2434" w14:textId="77777777" w:rsidR="00063ED1" w:rsidRDefault="00063ED1" w:rsidP="00063ED1">
      <w:pPr>
        <w:pStyle w:val="TableRow"/>
        <w:tabs>
          <w:tab w:val="left" w:pos="2448"/>
          <w:tab w:val="left" w:pos="2988"/>
        </w:tabs>
        <w:spacing w:line="180" w:lineRule="exact"/>
        <w:jc w:val="left"/>
        <w:rPr>
          <w:sz w:val="16"/>
        </w:rPr>
      </w:pPr>
      <w:r>
        <w:rPr>
          <w:sz w:val="16"/>
        </w:rPr>
        <w:t>all atomic symbols</w:t>
      </w:r>
      <w:r>
        <w:rPr>
          <w:sz w:val="16"/>
        </w:rPr>
        <w:tab/>
      </w:r>
    </w:p>
    <w:p w14:paraId="652CC158" w14:textId="77777777" w:rsidR="00063ED1" w:rsidRDefault="00063ED1" w:rsidP="00063ED1">
      <w:pPr>
        <w:pStyle w:val="TableRow"/>
        <w:tabs>
          <w:tab w:val="left" w:pos="2448"/>
          <w:tab w:val="left" w:pos="2988"/>
        </w:tabs>
        <w:spacing w:line="180" w:lineRule="exact"/>
        <w:jc w:val="left"/>
        <w:rPr>
          <w:sz w:val="16"/>
        </w:rPr>
      </w:pPr>
      <w:r>
        <w:rPr>
          <w:sz w:val="16"/>
        </w:rPr>
        <w:t>alternating current</w:t>
      </w:r>
      <w:r>
        <w:rPr>
          <w:sz w:val="16"/>
        </w:rPr>
        <w:tab/>
        <w:t>AC</w:t>
      </w:r>
    </w:p>
    <w:p w14:paraId="010240BD" w14:textId="77777777" w:rsidR="00063ED1" w:rsidRDefault="00063ED1" w:rsidP="00063ED1">
      <w:pPr>
        <w:pStyle w:val="TableRow"/>
        <w:tabs>
          <w:tab w:val="left" w:pos="2448"/>
          <w:tab w:val="left" w:pos="2988"/>
        </w:tabs>
        <w:spacing w:line="180" w:lineRule="exact"/>
        <w:jc w:val="left"/>
        <w:rPr>
          <w:sz w:val="16"/>
        </w:rPr>
      </w:pPr>
      <w:r>
        <w:rPr>
          <w:sz w:val="16"/>
        </w:rPr>
        <w:t>ampere</w:t>
      </w:r>
      <w:r>
        <w:rPr>
          <w:sz w:val="16"/>
        </w:rPr>
        <w:tab/>
        <w:t>A</w:t>
      </w:r>
    </w:p>
    <w:p w14:paraId="4E7A3820" w14:textId="77777777" w:rsidR="00063ED1" w:rsidRDefault="00063ED1" w:rsidP="00063ED1">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41C7F692" w14:textId="77777777" w:rsidR="00063ED1" w:rsidRDefault="00063ED1" w:rsidP="00063ED1">
      <w:pPr>
        <w:pStyle w:val="TableRow"/>
        <w:tabs>
          <w:tab w:val="left" w:pos="2448"/>
          <w:tab w:val="left" w:pos="2988"/>
        </w:tabs>
        <w:spacing w:line="180" w:lineRule="exact"/>
        <w:jc w:val="left"/>
        <w:rPr>
          <w:sz w:val="16"/>
        </w:rPr>
      </w:pPr>
      <w:r>
        <w:rPr>
          <w:sz w:val="16"/>
        </w:rPr>
        <w:t>direct current</w:t>
      </w:r>
      <w:r>
        <w:rPr>
          <w:sz w:val="16"/>
        </w:rPr>
        <w:tab/>
        <w:t>DC</w:t>
      </w:r>
    </w:p>
    <w:p w14:paraId="2F4B2744" w14:textId="77777777" w:rsidR="00063ED1" w:rsidRDefault="00063ED1" w:rsidP="00063ED1">
      <w:pPr>
        <w:pStyle w:val="TableRow"/>
        <w:tabs>
          <w:tab w:val="left" w:pos="2448"/>
          <w:tab w:val="left" w:pos="2988"/>
        </w:tabs>
        <w:spacing w:line="180" w:lineRule="exact"/>
        <w:jc w:val="left"/>
        <w:rPr>
          <w:sz w:val="16"/>
        </w:rPr>
      </w:pPr>
      <w:r>
        <w:rPr>
          <w:sz w:val="16"/>
        </w:rPr>
        <w:t>hertz</w:t>
      </w:r>
      <w:r>
        <w:rPr>
          <w:sz w:val="16"/>
        </w:rPr>
        <w:tab/>
        <w:t>Hz</w:t>
      </w:r>
    </w:p>
    <w:p w14:paraId="712E2894" w14:textId="77777777" w:rsidR="00063ED1" w:rsidRDefault="00063ED1" w:rsidP="00063ED1">
      <w:pPr>
        <w:pStyle w:val="TableRow"/>
        <w:tabs>
          <w:tab w:val="left" w:pos="2448"/>
          <w:tab w:val="left" w:pos="2988"/>
        </w:tabs>
        <w:spacing w:line="180" w:lineRule="exact"/>
        <w:jc w:val="left"/>
        <w:rPr>
          <w:sz w:val="16"/>
        </w:rPr>
      </w:pPr>
      <w:r>
        <w:rPr>
          <w:sz w:val="16"/>
        </w:rPr>
        <w:t>horsepower</w:t>
      </w:r>
      <w:r>
        <w:rPr>
          <w:sz w:val="16"/>
        </w:rPr>
        <w:tab/>
        <w:t>hp</w:t>
      </w:r>
    </w:p>
    <w:p w14:paraId="12D79D8B" w14:textId="77777777" w:rsidR="00063ED1" w:rsidRDefault="00063ED1" w:rsidP="00063ED1">
      <w:pPr>
        <w:pStyle w:val="TableRow"/>
        <w:tabs>
          <w:tab w:val="left" w:pos="2448"/>
          <w:tab w:val="left" w:pos="2988"/>
        </w:tabs>
        <w:spacing w:line="180" w:lineRule="exact"/>
        <w:jc w:val="left"/>
        <w:rPr>
          <w:sz w:val="16"/>
        </w:rPr>
      </w:pPr>
      <w:r>
        <w:rPr>
          <w:sz w:val="16"/>
        </w:rPr>
        <w:t>hydrogen ion activity</w:t>
      </w:r>
      <w:r>
        <w:rPr>
          <w:sz w:val="16"/>
        </w:rPr>
        <w:tab/>
        <w:t>pH</w:t>
      </w:r>
    </w:p>
    <w:p w14:paraId="74C3A6FF" w14:textId="77777777" w:rsidR="00063ED1" w:rsidRDefault="00063ED1" w:rsidP="00063ED1">
      <w:pPr>
        <w:pStyle w:val="TableRow"/>
        <w:tabs>
          <w:tab w:val="left" w:pos="2448"/>
          <w:tab w:val="left" w:pos="2988"/>
        </w:tabs>
        <w:spacing w:line="180" w:lineRule="exact"/>
        <w:jc w:val="left"/>
        <w:rPr>
          <w:sz w:val="16"/>
        </w:rPr>
      </w:pPr>
      <w:r>
        <w:rPr>
          <w:sz w:val="16"/>
        </w:rPr>
        <w:t xml:space="preserve">     (negative log of)</w:t>
      </w:r>
      <w:r>
        <w:rPr>
          <w:sz w:val="16"/>
        </w:rPr>
        <w:tab/>
      </w:r>
    </w:p>
    <w:p w14:paraId="10EA8C1C" w14:textId="77777777" w:rsidR="00063ED1" w:rsidRDefault="00063ED1" w:rsidP="00063ED1">
      <w:pPr>
        <w:pStyle w:val="TableRow"/>
        <w:tabs>
          <w:tab w:val="left" w:pos="2448"/>
          <w:tab w:val="left" w:pos="2988"/>
        </w:tabs>
        <w:spacing w:line="180" w:lineRule="exact"/>
        <w:jc w:val="left"/>
        <w:rPr>
          <w:sz w:val="16"/>
        </w:rPr>
      </w:pPr>
      <w:r>
        <w:rPr>
          <w:sz w:val="16"/>
        </w:rPr>
        <w:t>parts per million</w:t>
      </w:r>
      <w:r>
        <w:rPr>
          <w:sz w:val="16"/>
        </w:rPr>
        <w:tab/>
        <w:t>ppm</w:t>
      </w:r>
    </w:p>
    <w:p w14:paraId="110DD13C" w14:textId="77777777" w:rsidR="00063ED1" w:rsidRDefault="00063ED1" w:rsidP="00063ED1">
      <w:pPr>
        <w:pStyle w:val="TableRow"/>
        <w:tabs>
          <w:tab w:val="left" w:pos="2448"/>
          <w:tab w:val="left" w:pos="2988"/>
        </w:tabs>
        <w:spacing w:line="180" w:lineRule="exact"/>
        <w:jc w:val="left"/>
        <w:rPr>
          <w:sz w:val="16"/>
        </w:rPr>
      </w:pPr>
      <w:r>
        <w:rPr>
          <w:sz w:val="16"/>
        </w:rPr>
        <w:t>parts per thousand</w:t>
      </w:r>
      <w:r>
        <w:rPr>
          <w:sz w:val="16"/>
        </w:rPr>
        <w:tab/>
        <w:t>ppt,</w:t>
      </w:r>
    </w:p>
    <w:p w14:paraId="5A20B413" w14:textId="77777777" w:rsidR="00063ED1" w:rsidRDefault="00063ED1" w:rsidP="00063ED1">
      <w:pPr>
        <w:pStyle w:val="TableRow"/>
        <w:tabs>
          <w:tab w:val="left" w:pos="2448"/>
          <w:tab w:val="left" w:pos="2988"/>
        </w:tabs>
        <w:spacing w:line="180" w:lineRule="exact"/>
        <w:jc w:val="left"/>
        <w:rPr>
          <w:sz w:val="16"/>
        </w:rPr>
      </w:pPr>
      <w:r>
        <w:rPr>
          <w:sz w:val="16"/>
        </w:rPr>
        <w:tab/>
        <w:t xml:space="preserve"> ‰</w:t>
      </w:r>
    </w:p>
    <w:p w14:paraId="33A92F78" w14:textId="77777777" w:rsidR="00063ED1" w:rsidRDefault="00063ED1" w:rsidP="00063ED1">
      <w:pPr>
        <w:pStyle w:val="TableRow"/>
        <w:tabs>
          <w:tab w:val="left" w:pos="2448"/>
          <w:tab w:val="left" w:pos="2988"/>
        </w:tabs>
        <w:spacing w:line="180" w:lineRule="exact"/>
        <w:jc w:val="left"/>
        <w:rPr>
          <w:sz w:val="16"/>
        </w:rPr>
      </w:pPr>
      <w:r>
        <w:rPr>
          <w:sz w:val="16"/>
        </w:rPr>
        <w:t>volts</w:t>
      </w:r>
      <w:r>
        <w:rPr>
          <w:sz w:val="16"/>
        </w:rPr>
        <w:tab/>
        <w:t>V</w:t>
      </w:r>
    </w:p>
    <w:p w14:paraId="7C8EDE04" w14:textId="77777777" w:rsidR="00063ED1" w:rsidRDefault="00063ED1" w:rsidP="00063ED1">
      <w:pPr>
        <w:pStyle w:val="TableRow"/>
        <w:tabs>
          <w:tab w:val="left" w:pos="2448"/>
          <w:tab w:val="left" w:pos="2988"/>
        </w:tabs>
        <w:spacing w:line="180" w:lineRule="exact"/>
        <w:jc w:val="left"/>
        <w:rPr>
          <w:sz w:val="16"/>
        </w:rPr>
      </w:pPr>
      <w:r>
        <w:rPr>
          <w:sz w:val="16"/>
        </w:rPr>
        <w:t>watts</w:t>
      </w:r>
      <w:r>
        <w:rPr>
          <w:sz w:val="16"/>
        </w:rPr>
        <w:tab/>
        <w:t>W</w:t>
      </w:r>
    </w:p>
    <w:p w14:paraId="0FE82DFA" w14:textId="77777777" w:rsidR="00063ED1" w:rsidRDefault="00063ED1" w:rsidP="00063ED1">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5938804C" w14:textId="77777777" w:rsidR="00063ED1" w:rsidRDefault="00063ED1" w:rsidP="00063ED1">
      <w:pPr>
        <w:pStyle w:val="TableRow"/>
        <w:tabs>
          <w:tab w:val="left" w:pos="1728"/>
          <w:tab w:val="left" w:pos="3348"/>
        </w:tabs>
        <w:spacing w:line="180" w:lineRule="exact"/>
        <w:jc w:val="left"/>
        <w:rPr>
          <w:sz w:val="16"/>
        </w:rPr>
      </w:pPr>
      <w:r>
        <w:rPr>
          <w:sz w:val="16"/>
        </w:rPr>
        <w:t xml:space="preserve">Alaska Administrative </w:t>
      </w:r>
    </w:p>
    <w:p w14:paraId="679ED174" w14:textId="77777777" w:rsidR="00063ED1" w:rsidRDefault="00063ED1" w:rsidP="00063ED1">
      <w:pPr>
        <w:pStyle w:val="TableRow"/>
        <w:tabs>
          <w:tab w:val="left" w:pos="1728"/>
          <w:tab w:val="left" w:pos="3348"/>
        </w:tabs>
        <w:spacing w:line="180" w:lineRule="exact"/>
        <w:jc w:val="left"/>
        <w:rPr>
          <w:sz w:val="16"/>
        </w:rPr>
      </w:pPr>
      <w:r>
        <w:rPr>
          <w:sz w:val="16"/>
        </w:rPr>
        <w:t xml:space="preserve">    Code</w:t>
      </w:r>
      <w:r>
        <w:rPr>
          <w:sz w:val="16"/>
        </w:rPr>
        <w:tab/>
        <w:t>AAC</w:t>
      </w:r>
    </w:p>
    <w:p w14:paraId="52D633EB" w14:textId="77777777" w:rsidR="00063ED1" w:rsidRDefault="00063ED1" w:rsidP="00063ED1">
      <w:pPr>
        <w:pStyle w:val="TableRow"/>
        <w:tabs>
          <w:tab w:val="left" w:pos="1728"/>
          <w:tab w:val="left" w:pos="3348"/>
        </w:tabs>
        <w:spacing w:line="180" w:lineRule="exact"/>
        <w:jc w:val="left"/>
        <w:rPr>
          <w:sz w:val="16"/>
        </w:rPr>
      </w:pPr>
      <w:r>
        <w:rPr>
          <w:sz w:val="16"/>
        </w:rPr>
        <w:t xml:space="preserve">all commonly accepted </w:t>
      </w:r>
    </w:p>
    <w:p w14:paraId="7E92A3F8" w14:textId="77777777" w:rsidR="00063ED1" w:rsidRDefault="00063ED1" w:rsidP="00063ED1">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5AA96CFC" w14:textId="77777777" w:rsidR="00063ED1" w:rsidRDefault="00063ED1" w:rsidP="00063ED1">
      <w:pPr>
        <w:pStyle w:val="TableRow"/>
        <w:tabs>
          <w:tab w:val="left" w:pos="1728"/>
          <w:tab w:val="left" w:pos="3348"/>
        </w:tabs>
        <w:spacing w:line="180" w:lineRule="exact"/>
        <w:jc w:val="left"/>
        <w:rPr>
          <w:sz w:val="16"/>
        </w:rPr>
      </w:pPr>
      <w:r>
        <w:rPr>
          <w:sz w:val="16"/>
        </w:rPr>
        <w:t xml:space="preserve">all commonly accepted </w:t>
      </w:r>
    </w:p>
    <w:p w14:paraId="30C6DE2F" w14:textId="77777777" w:rsidR="00063ED1" w:rsidRDefault="00063ED1" w:rsidP="00063ED1">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5846745C" w14:textId="77777777" w:rsidR="00063ED1" w:rsidRDefault="00063ED1" w:rsidP="00063ED1">
      <w:pPr>
        <w:pStyle w:val="TableRow"/>
        <w:tabs>
          <w:tab w:val="left" w:pos="1728"/>
          <w:tab w:val="left" w:pos="3348"/>
        </w:tabs>
        <w:spacing w:line="180" w:lineRule="exact"/>
        <w:ind w:left="1725" w:hanging="1725"/>
        <w:jc w:val="left"/>
        <w:rPr>
          <w:sz w:val="16"/>
        </w:rPr>
      </w:pPr>
      <w:r>
        <w:rPr>
          <w:sz w:val="16"/>
        </w:rPr>
        <w:tab/>
        <w:t>R.N., etc.</w:t>
      </w:r>
    </w:p>
    <w:p w14:paraId="21EACB9C" w14:textId="77777777" w:rsidR="00063ED1" w:rsidRDefault="00063ED1" w:rsidP="00063ED1">
      <w:pPr>
        <w:pStyle w:val="TableRow"/>
        <w:tabs>
          <w:tab w:val="left" w:pos="1728"/>
          <w:tab w:val="left" w:pos="3348"/>
        </w:tabs>
        <w:spacing w:line="180" w:lineRule="exact"/>
        <w:jc w:val="left"/>
        <w:rPr>
          <w:sz w:val="16"/>
        </w:rPr>
      </w:pPr>
      <w:r>
        <w:rPr>
          <w:sz w:val="16"/>
        </w:rPr>
        <w:t>at</w:t>
      </w:r>
      <w:r>
        <w:rPr>
          <w:sz w:val="16"/>
        </w:rPr>
        <w:tab/>
        <w:t>@</w:t>
      </w:r>
    </w:p>
    <w:p w14:paraId="4791DF83" w14:textId="77777777" w:rsidR="00063ED1" w:rsidRDefault="00063ED1" w:rsidP="00063ED1">
      <w:pPr>
        <w:pStyle w:val="TableRow"/>
        <w:tabs>
          <w:tab w:val="left" w:pos="1728"/>
          <w:tab w:val="left" w:pos="3348"/>
        </w:tabs>
        <w:spacing w:line="180" w:lineRule="exact"/>
        <w:jc w:val="left"/>
        <w:rPr>
          <w:sz w:val="16"/>
        </w:rPr>
      </w:pPr>
      <w:r>
        <w:rPr>
          <w:sz w:val="16"/>
        </w:rPr>
        <w:t>compass directions:</w:t>
      </w:r>
      <w:r>
        <w:rPr>
          <w:sz w:val="16"/>
        </w:rPr>
        <w:tab/>
      </w:r>
    </w:p>
    <w:p w14:paraId="42387523" w14:textId="77777777" w:rsidR="00063ED1" w:rsidRDefault="00063ED1" w:rsidP="00063ED1">
      <w:pPr>
        <w:pStyle w:val="TableRow"/>
        <w:tabs>
          <w:tab w:val="left" w:pos="1728"/>
          <w:tab w:val="left" w:pos="3348"/>
        </w:tabs>
        <w:spacing w:line="180" w:lineRule="exact"/>
        <w:ind w:left="432"/>
        <w:jc w:val="left"/>
        <w:rPr>
          <w:sz w:val="16"/>
        </w:rPr>
      </w:pPr>
      <w:r>
        <w:rPr>
          <w:sz w:val="16"/>
        </w:rPr>
        <w:t>east</w:t>
      </w:r>
      <w:r>
        <w:rPr>
          <w:sz w:val="16"/>
        </w:rPr>
        <w:tab/>
        <w:t>E</w:t>
      </w:r>
    </w:p>
    <w:p w14:paraId="0AF2A3AC" w14:textId="77777777" w:rsidR="00063ED1" w:rsidRDefault="00063ED1" w:rsidP="00063ED1">
      <w:pPr>
        <w:pStyle w:val="TableRow"/>
        <w:tabs>
          <w:tab w:val="left" w:pos="1728"/>
          <w:tab w:val="left" w:pos="3348"/>
        </w:tabs>
        <w:spacing w:line="180" w:lineRule="exact"/>
        <w:ind w:left="432"/>
        <w:jc w:val="left"/>
        <w:rPr>
          <w:sz w:val="16"/>
        </w:rPr>
      </w:pPr>
      <w:r>
        <w:rPr>
          <w:sz w:val="16"/>
        </w:rPr>
        <w:t>north</w:t>
      </w:r>
      <w:r>
        <w:rPr>
          <w:sz w:val="16"/>
        </w:rPr>
        <w:tab/>
        <w:t>N</w:t>
      </w:r>
    </w:p>
    <w:p w14:paraId="197DBCCD" w14:textId="77777777" w:rsidR="00063ED1" w:rsidRDefault="00063ED1" w:rsidP="00063ED1">
      <w:pPr>
        <w:pStyle w:val="TableRow"/>
        <w:tabs>
          <w:tab w:val="left" w:pos="1728"/>
          <w:tab w:val="left" w:pos="3348"/>
        </w:tabs>
        <w:spacing w:line="180" w:lineRule="exact"/>
        <w:ind w:left="432"/>
        <w:jc w:val="left"/>
        <w:rPr>
          <w:sz w:val="16"/>
        </w:rPr>
      </w:pPr>
      <w:r>
        <w:rPr>
          <w:sz w:val="16"/>
        </w:rPr>
        <w:t>south</w:t>
      </w:r>
      <w:r>
        <w:rPr>
          <w:sz w:val="16"/>
        </w:rPr>
        <w:tab/>
        <w:t>S</w:t>
      </w:r>
    </w:p>
    <w:p w14:paraId="07C0CA9C" w14:textId="77777777" w:rsidR="00063ED1" w:rsidRDefault="00063ED1" w:rsidP="00063ED1">
      <w:pPr>
        <w:pStyle w:val="TableRow"/>
        <w:tabs>
          <w:tab w:val="left" w:pos="1728"/>
          <w:tab w:val="left" w:pos="3348"/>
        </w:tabs>
        <w:spacing w:line="180" w:lineRule="exact"/>
        <w:ind w:left="432"/>
        <w:jc w:val="left"/>
        <w:rPr>
          <w:sz w:val="16"/>
        </w:rPr>
      </w:pPr>
      <w:r>
        <w:rPr>
          <w:sz w:val="16"/>
        </w:rPr>
        <w:t>west</w:t>
      </w:r>
      <w:r>
        <w:rPr>
          <w:sz w:val="16"/>
        </w:rPr>
        <w:tab/>
        <w:t>W</w:t>
      </w:r>
    </w:p>
    <w:p w14:paraId="0A2976C0" w14:textId="77777777" w:rsidR="00063ED1" w:rsidRDefault="00063ED1" w:rsidP="00063ED1">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73BD6070" w14:textId="77777777" w:rsidR="00063ED1" w:rsidRDefault="00063ED1" w:rsidP="00063ED1">
      <w:pPr>
        <w:pStyle w:val="TableRow"/>
        <w:tabs>
          <w:tab w:val="left" w:pos="1728"/>
          <w:tab w:val="left" w:pos="3348"/>
        </w:tabs>
        <w:spacing w:line="180" w:lineRule="exact"/>
        <w:jc w:val="left"/>
        <w:rPr>
          <w:sz w:val="16"/>
        </w:rPr>
      </w:pPr>
      <w:r>
        <w:rPr>
          <w:sz w:val="16"/>
        </w:rPr>
        <w:t>corporate suffixes:</w:t>
      </w:r>
      <w:r>
        <w:rPr>
          <w:sz w:val="16"/>
        </w:rPr>
        <w:tab/>
      </w:r>
    </w:p>
    <w:p w14:paraId="4329ADD6" w14:textId="77777777" w:rsidR="00063ED1" w:rsidRDefault="00063ED1" w:rsidP="00063ED1">
      <w:pPr>
        <w:pStyle w:val="TableRow"/>
        <w:tabs>
          <w:tab w:val="left" w:pos="1728"/>
          <w:tab w:val="left" w:pos="3348"/>
        </w:tabs>
        <w:spacing w:line="180" w:lineRule="exact"/>
        <w:ind w:left="432"/>
        <w:jc w:val="left"/>
        <w:rPr>
          <w:sz w:val="16"/>
        </w:rPr>
      </w:pPr>
      <w:r>
        <w:rPr>
          <w:sz w:val="16"/>
        </w:rPr>
        <w:t>Company</w:t>
      </w:r>
      <w:r>
        <w:rPr>
          <w:sz w:val="16"/>
        </w:rPr>
        <w:tab/>
        <w:t>Co.</w:t>
      </w:r>
    </w:p>
    <w:p w14:paraId="30FEBC0A" w14:textId="77777777" w:rsidR="00063ED1" w:rsidRDefault="00063ED1" w:rsidP="00063ED1">
      <w:pPr>
        <w:pStyle w:val="TableRow"/>
        <w:tabs>
          <w:tab w:val="left" w:pos="1728"/>
          <w:tab w:val="left" w:pos="3348"/>
        </w:tabs>
        <w:spacing w:line="180" w:lineRule="exact"/>
        <w:ind w:left="432"/>
        <w:jc w:val="left"/>
        <w:rPr>
          <w:sz w:val="16"/>
        </w:rPr>
      </w:pPr>
      <w:r>
        <w:rPr>
          <w:sz w:val="16"/>
        </w:rPr>
        <w:t>Corporation</w:t>
      </w:r>
      <w:r>
        <w:rPr>
          <w:sz w:val="16"/>
        </w:rPr>
        <w:tab/>
        <w:t>Corp.</w:t>
      </w:r>
    </w:p>
    <w:p w14:paraId="3780A88B" w14:textId="77777777" w:rsidR="00063ED1" w:rsidRDefault="00063ED1" w:rsidP="00063ED1">
      <w:pPr>
        <w:pStyle w:val="TableRow"/>
        <w:tabs>
          <w:tab w:val="left" w:pos="1728"/>
          <w:tab w:val="left" w:pos="3348"/>
        </w:tabs>
        <w:spacing w:line="180" w:lineRule="exact"/>
        <w:ind w:left="432"/>
        <w:jc w:val="left"/>
        <w:rPr>
          <w:sz w:val="16"/>
        </w:rPr>
      </w:pPr>
      <w:r>
        <w:rPr>
          <w:sz w:val="16"/>
        </w:rPr>
        <w:t>Incorporated</w:t>
      </w:r>
      <w:r>
        <w:rPr>
          <w:sz w:val="16"/>
        </w:rPr>
        <w:tab/>
        <w:t>Inc.</w:t>
      </w:r>
    </w:p>
    <w:p w14:paraId="5DCEBF53" w14:textId="77777777" w:rsidR="00063ED1" w:rsidRDefault="00063ED1" w:rsidP="00063ED1">
      <w:pPr>
        <w:pStyle w:val="TableRow"/>
        <w:tabs>
          <w:tab w:val="left" w:pos="1728"/>
          <w:tab w:val="left" w:pos="3348"/>
        </w:tabs>
        <w:spacing w:line="180" w:lineRule="exact"/>
        <w:ind w:left="432"/>
        <w:jc w:val="left"/>
        <w:rPr>
          <w:sz w:val="16"/>
        </w:rPr>
      </w:pPr>
      <w:r>
        <w:rPr>
          <w:sz w:val="16"/>
        </w:rPr>
        <w:t>Limited</w:t>
      </w:r>
      <w:r>
        <w:rPr>
          <w:sz w:val="16"/>
        </w:rPr>
        <w:tab/>
        <w:t>Ltd.</w:t>
      </w:r>
    </w:p>
    <w:p w14:paraId="5F8EC365" w14:textId="77777777" w:rsidR="00063ED1" w:rsidRDefault="00063ED1" w:rsidP="00063ED1">
      <w:pPr>
        <w:pStyle w:val="TableRow"/>
        <w:tabs>
          <w:tab w:val="left" w:pos="1728"/>
          <w:tab w:val="left" w:pos="3348"/>
        </w:tabs>
        <w:spacing w:line="180" w:lineRule="exact"/>
        <w:jc w:val="left"/>
        <w:rPr>
          <w:sz w:val="16"/>
        </w:rPr>
      </w:pPr>
      <w:r>
        <w:rPr>
          <w:sz w:val="16"/>
        </w:rPr>
        <w:t>District of Columbia</w:t>
      </w:r>
      <w:r>
        <w:rPr>
          <w:sz w:val="16"/>
        </w:rPr>
        <w:tab/>
        <w:t>D.C.</w:t>
      </w:r>
    </w:p>
    <w:p w14:paraId="02EAD748" w14:textId="77777777" w:rsidR="00063ED1" w:rsidRDefault="00063ED1" w:rsidP="00063ED1">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0651939E" w14:textId="77777777" w:rsidR="00063ED1" w:rsidRDefault="00063ED1" w:rsidP="00063ED1">
      <w:pPr>
        <w:pStyle w:val="TableRow"/>
        <w:tabs>
          <w:tab w:val="left" w:pos="1728"/>
          <w:tab w:val="left" w:pos="3348"/>
        </w:tabs>
        <w:spacing w:line="180" w:lineRule="exact"/>
        <w:jc w:val="left"/>
        <w:rPr>
          <w:sz w:val="16"/>
        </w:rPr>
      </w:pPr>
      <w:r>
        <w:rPr>
          <w:sz w:val="16"/>
        </w:rPr>
        <w:t>et cetera (and so forth)</w:t>
      </w:r>
      <w:r>
        <w:rPr>
          <w:sz w:val="16"/>
        </w:rPr>
        <w:tab/>
        <w:t>etc.</w:t>
      </w:r>
    </w:p>
    <w:p w14:paraId="0298B932" w14:textId="77777777" w:rsidR="00063ED1" w:rsidRDefault="00063ED1" w:rsidP="00063ED1">
      <w:pPr>
        <w:pStyle w:val="TableRow"/>
        <w:tabs>
          <w:tab w:val="left" w:pos="1728"/>
          <w:tab w:val="left" w:pos="3348"/>
        </w:tabs>
        <w:spacing w:line="180" w:lineRule="exact"/>
        <w:jc w:val="left"/>
        <w:rPr>
          <w:sz w:val="16"/>
        </w:rPr>
      </w:pPr>
      <w:r>
        <w:rPr>
          <w:sz w:val="16"/>
        </w:rPr>
        <w:t xml:space="preserve">exempli gratia </w:t>
      </w:r>
    </w:p>
    <w:p w14:paraId="38055E64" w14:textId="77777777" w:rsidR="00063ED1" w:rsidRDefault="00063ED1" w:rsidP="00063ED1">
      <w:pPr>
        <w:pStyle w:val="TableRow"/>
        <w:tabs>
          <w:tab w:val="left" w:pos="1728"/>
          <w:tab w:val="left" w:pos="3348"/>
        </w:tabs>
        <w:spacing w:line="180" w:lineRule="exact"/>
        <w:jc w:val="left"/>
        <w:rPr>
          <w:sz w:val="16"/>
        </w:rPr>
      </w:pPr>
      <w:r>
        <w:rPr>
          <w:sz w:val="16"/>
        </w:rPr>
        <w:t xml:space="preserve">    (for example)</w:t>
      </w:r>
      <w:r>
        <w:rPr>
          <w:sz w:val="16"/>
        </w:rPr>
        <w:tab/>
        <w:t>e.g.</w:t>
      </w:r>
    </w:p>
    <w:p w14:paraId="4102E57F" w14:textId="77777777" w:rsidR="00063ED1" w:rsidRDefault="00063ED1" w:rsidP="00063ED1">
      <w:pPr>
        <w:pStyle w:val="TableRow"/>
        <w:tabs>
          <w:tab w:val="left" w:pos="1728"/>
          <w:tab w:val="left" w:pos="3348"/>
        </w:tabs>
        <w:spacing w:line="180" w:lineRule="exact"/>
        <w:jc w:val="left"/>
        <w:rPr>
          <w:sz w:val="16"/>
        </w:rPr>
      </w:pPr>
      <w:r>
        <w:rPr>
          <w:sz w:val="16"/>
        </w:rPr>
        <w:t xml:space="preserve">Federal Information </w:t>
      </w:r>
    </w:p>
    <w:p w14:paraId="272B0172" w14:textId="77777777" w:rsidR="00063ED1" w:rsidRDefault="00063ED1" w:rsidP="00063ED1">
      <w:pPr>
        <w:pStyle w:val="TableRow"/>
        <w:tabs>
          <w:tab w:val="left" w:pos="1728"/>
          <w:tab w:val="left" w:pos="3348"/>
        </w:tabs>
        <w:spacing w:line="180" w:lineRule="exact"/>
        <w:jc w:val="left"/>
        <w:rPr>
          <w:sz w:val="16"/>
        </w:rPr>
      </w:pPr>
      <w:r>
        <w:rPr>
          <w:sz w:val="16"/>
        </w:rPr>
        <w:t xml:space="preserve">    Code</w:t>
      </w:r>
      <w:r>
        <w:rPr>
          <w:sz w:val="16"/>
        </w:rPr>
        <w:tab/>
        <w:t>FIC</w:t>
      </w:r>
    </w:p>
    <w:p w14:paraId="37E330C1" w14:textId="77777777" w:rsidR="00063ED1" w:rsidRDefault="00063ED1" w:rsidP="00063ED1">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21D23AC0" w14:textId="77777777" w:rsidR="00063ED1" w:rsidRDefault="00063ED1" w:rsidP="00063ED1">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19249B0A" w14:textId="77777777" w:rsidR="00063ED1" w:rsidRDefault="00063ED1" w:rsidP="00063ED1">
      <w:pPr>
        <w:pStyle w:val="TableRow"/>
        <w:tabs>
          <w:tab w:val="left" w:pos="1728"/>
          <w:tab w:val="left" w:pos="3348"/>
        </w:tabs>
        <w:spacing w:line="180" w:lineRule="exact"/>
        <w:jc w:val="left"/>
        <w:rPr>
          <w:sz w:val="16"/>
        </w:rPr>
      </w:pPr>
      <w:r>
        <w:rPr>
          <w:sz w:val="16"/>
        </w:rPr>
        <w:t>monetary symbols</w:t>
      </w:r>
    </w:p>
    <w:p w14:paraId="2C5C8675" w14:textId="77777777" w:rsidR="00063ED1" w:rsidRDefault="00063ED1" w:rsidP="00063ED1">
      <w:pPr>
        <w:pStyle w:val="TableRow"/>
        <w:tabs>
          <w:tab w:val="left" w:pos="1728"/>
          <w:tab w:val="left" w:pos="3348"/>
        </w:tabs>
        <w:spacing w:line="180" w:lineRule="exact"/>
        <w:jc w:val="left"/>
        <w:rPr>
          <w:sz w:val="16"/>
        </w:rPr>
      </w:pPr>
      <w:r>
        <w:rPr>
          <w:sz w:val="16"/>
        </w:rPr>
        <w:t xml:space="preserve">     (U.S.)</w:t>
      </w:r>
      <w:r>
        <w:rPr>
          <w:sz w:val="16"/>
        </w:rPr>
        <w:tab/>
        <w:t>$, ¢</w:t>
      </w:r>
    </w:p>
    <w:p w14:paraId="749EF657" w14:textId="77777777" w:rsidR="00063ED1" w:rsidRDefault="00063ED1" w:rsidP="00063ED1">
      <w:pPr>
        <w:pStyle w:val="TableRow"/>
        <w:tabs>
          <w:tab w:val="left" w:pos="1728"/>
          <w:tab w:val="left" w:pos="3348"/>
        </w:tabs>
        <w:spacing w:line="180" w:lineRule="exact"/>
        <w:jc w:val="left"/>
        <w:rPr>
          <w:sz w:val="16"/>
        </w:rPr>
      </w:pPr>
      <w:r>
        <w:rPr>
          <w:sz w:val="16"/>
        </w:rPr>
        <w:t>months (tables and</w:t>
      </w:r>
    </w:p>
    <w:p w14:paraId="115D5E85" w14:textId="77777777" w:rsidR="00063ED1" w:rsidRDefault="00063ED1" w:rsidP="00063ED1">
      <w:pPr>
        <w:pStyle w:val="TableRow"/>
        <w:tabs>
          <w:tab w:val="left" w:pos="1728"/>
          <w:tab w:val="left" w:pos="3348"/>
        </w:tabs>
        <w:spacing w:line="180" w:lineRule="exact"/>
        <w:jc w:val="left"/>
        <w:rPr>
          <w:sz w:val="16"/>
        </w:rPr>
      </w:pPr>
      <w:r>
        <w:rPr>
          <w:sz w:val="16"/>
        </w:rPr>
        <w:t xml:space="preserve">     figures): first three </w:t>
      </w:r>
    </w:p>
    <w:p w14:paraId="45FFD1FB" w14:textId="77777777" w:rsidR="00063ED1" w:rsidRDefault="00063ED1" w:rsidP="00063ED1">
      <w:pPr>
        <w:pStyle w:val="TableRow"/>
        <w:tabs>
          <w:tab w:val="left" w:pos="1728"/>
          <w:tab w:val="left" w:pos="3348"/>
        </w:tabs>
        <w:spacing w:line="180" w:lineRule="exact"/>
        <w:jc w:val="left"/>
        <w:rPr>
          <w:sz w:val="16"/>
        </w:rPr>
      </w:pPr>
      <w:r>
        <w:rPr>
          <w:sz w:val="16"/>
        </w:rPr>
        <w:t xml:space="preserve">     letters</w:t>
      </w:r>
      <w:r>
        <w:rPr>
          <w:sz w:val="16"/>
        </w:rPr>
        <w:tab/>
        <w:t>Jan,...,Dec</w:t>
      </w:r>
    </w:p>
    <w:p w14:paraId="022776D5" w14:textId="77777777" w:rsidR="00063ED1" w:rsidRDefault="00063ED1" w:rsidP="00063ED1">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3F068B64" w14:textId="77777777" w:rsidR="00063ED1" w:rsidRDefault="00063ED1" w:rsidP="00063ED1">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791E5624" w14:textId="77777777" w:rsidR="00063ED1" w:rsidRDefault="00063ED1" w:rsidP="00063ED1">
      <w:pPr>
        <w:pStyle w:val="TableRow"/>
        <w:tabs>
          <w:tab w:val="left" w:pos="1728"/>
          <w:tab w:val="left" w:pos="3348"/>
        </w:tabs>
        <w:spacing w:line="180" w:lineRule="exact"/>
        <w:jc w:val="left"/>
        <w:rPr>
          <w:sz w:val="16"/>
        </w:rPr>
      </w:pPr>
      <w:r>
        <w:rPr>
          <w:sz w:val="16"/>
        </w:rPr>
        <w:t>United States</w:t>
      </w:r>
    </w:p>
    <w:p w14:paraId="1BDB999E" w14:textId="77777777" w:rsidR="00063ED1" w:rsidRDefault="00063ED1" w:rsidP="00063ED1">
      <w:pPr>
        <w:pStyle w:val="TableRow"/>
        <w:tabs>
          <w:tab w:val="left" w:pos="1728"/>
          <w:tab w:val="left" w:pos="3348"/>
        </w:tabs>
        <w:spacing w:line="180" w:lineRule="exact"/>
        <w:jc w:val="left"/>
        <w:rPr>
          <w:sz w:val="16"/>
        </w:rPr>
      </w:pPr>
      <w:r>
        <w:rPr>
          <w:sz w:val="16"/>
        </w:rPr>
        <w:t xml:space="preserve">    (adjective)</w:t>
      </w:r>
      <w:r>
        <w:rPr>
          <w:sz w:val="16"/>
        </w:rPr>
        <w:tab/>
        <w:t>U.S.</w:t>
      </w:r>
    </w:p>
    <w:p w14:paraId="52A103A9" w14:textId="77777777" w:rsidR="00063ED1" w:rsidRDefault="00063ED1" w:rsidP="00063ED1">
      <w:pPr>
        <w:pStyle w:val="TableRow"/>
        <w:tabs>
          <w:tab w:val="left" w:pos="1728"/>
          <w:tab w:val="left" w:pos="3348"/>
        </w:tabs>
        <w:spacing w:line="180" w:lineRule="exact"/>
        <w:jc w:val="left"/>
        <w:rPr>
          <w:sz w:val="16"/>
        </w:rPr>
      </w:pPr>
      <w:r>
        <w:rPr>
          <w:sz w:val="16"/>
        </w:rPr>
        <w:t xml:space="preserve">United States of </w:t>
      </w:r>
    </w:p>
    <w:p w14:paraId="06164C41" w14:textId="77777777" w:rsidR="00063ED1" w:rsidRDefault="00063ED1" w:rsidP="00063ED1">
      <w:pPr>
        <w:pStyle w:val="TableRow"/>
        <w:tabs>
          <w:tab w:val="left" w:pos="1728"/>
          <w:tab w:val="left" w:pos="3348"/>
        </w:tabs>
        <w:spacing w:line="180" w:lineRule="exact"/>
        <w:jc w:val="left"/>
        <w:rPr>
          <w:sz w:val="16"/>
        </w:rPr>
      </w:pPr>
      <w:r>
        <w:rPr>
          <w:sz w:val="16"/>
        </w:rPr>
        <w:t xml:space="preserve">    America (noun)</w:t>
      </w:r>
      <w:r>
        <w:rPr>
          <w:sz w:val="16"/>
        </w:rPr>
        <w:tab/>
        <w:t>USA</w:t>
      </w:r>
    </w:p>
    <w:p w14:paraId="207815A2" w14:textId="77777777" w:rsidR="00063ED1" w:rsidRDefault="00063ED1" w:rsidP="00063ED1">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39E2AE49" w14:textId="77777777" w:rsidR="00063ED1" w:rsidRDefault="00063ED1" w:rsidP="00063ED1">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4844F678" w14:textId="77777777" w:rsidR="00063ED1" w:rsidRDefault="00063ED1" w:rsidP="00063ED1">
      <w:pPr>
        <w:pStyle w:val="TableRow"/>
        <w:tabs>
          <w:tab w:val="left" w:pos="2988"/>
        </w:tabs>
        <w:spacing w:line="180" w:lineRule="exact"/>
        <w:jc w:val="left"/>
        <w:rPr>
          <w:sz w:val="16"/>
        </w:rPr>
      </w:pPr>
      <w:r>
        <w:rPr>
          <w:b/>
          <w:bCs/>
          <w:sz w:val="16"/>
        </w:rPr>
        <w:br w:type="column"/>
      </w:r>
      <w:r>
        <w:rPr>
          <w:b/>
          <w:sz w:val="16"/>
        </w:rPr>
        <w:t>Mathematics, statistics</w:t>
      </w:r>
    </w:p>
    <w:p w14:paraId="18B02C2B" w14:textId="77777777" w:rsidR="00063ED1" w:rsidRDefault="00063ED1" w:rsidP="00063ED1">
      <w:pPr>
        <w:pStyle w:val="TableRow"/>
        <w:tabs>
          <w:tab w:val="left" w:pos="2016"/>
          <w:tab w:val="left" w:pos="2988"/>
        </w:tabs>
        <w:spacing w:line="180" w:lineRule="exact"/>
        <w:jc w:val="left"/>
        <w:rPr>
          <w:i/>
          <w:iCs/>
          <w:sz w:val="16"/>
        </w:rPr>
      </w:pPr>
      <w:r>
        <w:rPr>
          <w:i/>
          <w:iCs/>
          <w:sz w:val="16"/>
        </w:rPr>
        <w:t>all standard mathematical</w:t>
      </w:r>
    </w:p>
    <w:p w14:paraId="399B278B" w14:textId="77777777" w:rsidR="00063ED1" w:rsidRDefault="00063ED1" w:rsidP="00063ED1">
      <w:pPr>
        <w:pStyle w:val="TableRow"/>
        <w:tabs>
          <w:tab w:val="left" w:pos="2016"/>
          <w:tab w:val="left" w:pos="2988"/>
        </w:tabs>
        <w:spacing w:line="180" w:lineRule="exact"/>
        <w:jc w:val="left"/>
        <w:rPr>
          <w:i/>
          <w:iCs/>
          <w:sz w:val="16"/>
        </w:rPr>
      </w:pPr>
      <w:r>
        <w:rPr>
          <w:i/>
          <w:iCs/>
          <w:sz w:val="16"/>
        </w:rPr>
        <w:t xml:space="preserve">    signs, symbols and </w:t>
      </w:r>
    </w:p>
    <w:p w14:paraId="1048C2A3" w14:textId="77777777" w:rsidR="00063ED1" w:rsidRDefault="00063ED1" w:rsidP="00063ED1">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525F9119" w14:textId="77777777" w:rsidR="00063ED1" w:rsidRDefault="00063ED1" w:rsidP="00063ED1">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374E5A87" w14:textId="77777777" w:rsidR="00063ED1" w:rsidRDefault="00063ED1" w:rsidP="00063ED1">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53F3BCD7" w14:textId="77777777" w:rsidR="00063ED1" w:rsidRDefault="00063ED1" w:rsidP="00063ED1">
      <w:pPr>
        <w:pStyle w:val="TableRow"/>
        <w:tabs>
          <w:tab w:val="left" w:pos="2016"/>
          <w:tab w:val="left" w:pos="2988"/>
        </w:tabs>
        <w:spacing w:line="180" w:lineRule="exact"/>
        <w:jc w:val="left"/>
        <w:rPr>
          <w:sz w:val="16"/>
        </w:rPr>
      </w:pPr>
      <w:r>
        <w:rPr>
          <w:sz w:val="16"/>
        </w:rPr>
        <w:t>catch per unit effort</w:t>
      </w:r>
      <w:r>
        <w:rPr>
          <w:sz w:val="16"/>
        </w:rPr>
        <w:tab/>
        <w:t>CPUE</w:t>
      </w:r>
    </w:p>
    <w:p w14:paraId="48A06F1A" w14:textId="77777777" w:rsidR="00063ED1" w:rsidRDefault="00063ED1" w:rsidP="00063ED1">
      <w:pPr>
        <w:pStyle w:val="TableRow"/>
        <w:tabs>
          <w:tab w:val="left" w:pos="2016"/>
          <w:tab w:val="left" w:pos="2988"/>
        </w:tabs>
        <w:spacing w:line="180" w:lineRule="exact"/>
        <w:jc w:val="left"/>
        <w:rPr>
          <w:sz w:val="16"/>
        </w:rPr>
      </w:pPr>
      <w:r>
        <w:rPr>
          <w:sz w:val="16"/>
        </w:rPr>
        <w:t>coefficient of variation</w:t>
      </w:r>
      <w:r>
        <w:rPr>
          <w:sz w:val="16"/>
        </w:rPr>
        <w:tab/>
        <w:t>CV</w:t>
      </w:r>
    </w:p>
    <w:p w14:paraId="4DD320F8" w14:textId="77777777" w:rsidR="00063ED1" w:rsidRDefault="00063ED1" w:rsidP="00063ED1">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37A4B2D8" w14:textId="77777777" w:rsidR="00063ED1" w:rsidRDefault="00063ED1" w:rsidP="00063ED1">
      <w:pPr>
        <w:pStyle w:val="TableRow"/>
        <w:tabs>
          <w:tab w:val="left" w:pos="2016"/>
          <w:tab w:val="left" w:pos="2988"/>
        </w:tabs>
        <w:spacing w:line="180" w:lineRule="exact"/>
        <w:jc w:val="left"/>
        <w:rPr>
          <w:sz w:val="16"/>
        </w:rPr>
      </w:pPr>
      <w:r>
        <w:rPr>
          <w:sz w:val="16"/>
        </w:rPr>
        <w:t>confidence interval</w:t>
      </w:r>
      <w:r>
        <w:rPr>
          <w:sz w:val="16"/>
        </w:rPr>
        <w:tab/>
        <w:t>CI</w:t>
      </w:r>
    </w:p>
    <w:p w14:paraId="446DDFC3" w14:textId="77777777" w:rsidR="00063ED1" w:rsidRDefault="00063ED1" w:rsidP="00063ED1">
      <w:pPr>
        <w:pStyle w:val="TableRow"/>
        <w:tabs>
          <w:tab w:val="left" w:pos="2016"/>
          <w:tab w:val="left" w:pos="2988"/>
        </w:tabs>
        <w:spacing w:line="180" w:lineRule="exact"/>
        <w:jc w:val="left"/>
        <w:rPr>
          <w:sz w:val="16"/>
        </w:rPr>
      </w:pPr>
      <w:r>
        <w:rPr>
          <w:sz w:val="16"/>
        </w:rPr>
        <w:t xml:space="preserve">correlation coefficient </w:t>
      </w:r>
    </w:p>
    <w:p w14:paraId="462E06C5" w14:textId="77777777" w:rsidR="00063ED1" w:rsidRDefault="00063ED1" w:rsidP="00063ED1">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6EC67F9E" w14:textId="77777777" w:rsidR="00063ED1" w:rsidRDefault="00063ED1" w:rsidP="00063ED1">
      <w:pPr>
        <w:pStyle w:val="TableRow"/>
        <w:tabs>
          <w:tab w:val="left" w:pos="2016"/>
          <w:tab w:val="left" w:pos="2988"/>
        </w:tabs>
        <w:spacing w:line="180" w:lineRule="exact"/>
        <w:jc w:val="left"/>
        <w:rPr>
          <w:sz w:val="16"/>
        </w:rPr>
      </w:pPr>
      <w:r>
        <w:rPr>
          <w:sz w:val="16"/>
        </w:rPr>
        <w:t>correlation coefficient</w:t>
      </w:r>
    </w:p>
    <w:p w14:paraId="501AB840" w14:textId="77777777" w:rsidR="00063ED1" w:rsidRDefault="00063ED1" w:rsidP="00063ED1">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2C1B3FCD" w14:textId="77777777" w:rsidR="00063ED1" w:rsidRDefault="00063ED1" w:rsidP="00063ED1">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2C6B5911" w14:textId="77777777" w:rsidR="00063ED1" w:rsidRDefault="00063ED1" w:rsidP="00063ED1">
      <w:pPr>
        <w:pStyle w:val="TableRow"/>
        <w:tabs>
          <w:tab w:val="left" w:pos="2016"/>
          <w:tab w:val="left" w:pos="2988"/>
        </w:tabs>
        <w:spacing w:line="180" w:lineRule="exact"/>
        <w:jc w:val="left"/>
        <w:rPr>
          <w:sz w:val="16"/>
        </w:rPr>
      </w:pPr>
      <w:r>
        <w:rPr>
          <w:sz w:val="16"/>
        </w:rPr>
        <w:t>degree (angular )</w:t>
      </w:r>
      <w:r>
        <w:rPr>
          <w:sz w:val="16"/>
        </w:rPr>
        <w:tab/>
        <w:t>°</w:t>
      </w:r>
    </w:p>
    <w:p w14:paraId="2D44A07E" w14:textId="77777777" w:rsidR="00063ED1" w:rsidRDefault="00063ED1" w:rsidP="00063ED1">
      <w:pPr>
        <w:pStyle w:val="TableRow"/>
        <w:tabs>
          <w:tab w:val="left" w:pos="2016"/>
          <w:tab w:val="left" w:pos="2988"/>
        </w:tabs>
        <w:spacing w:line="180" w:lineRule="exact"/>
        <w:jc w:val="left"/>
        <w:rPr>
          <w:sz w:val="16"/>
        </w:rPr>
      </w:pPr>
      <w:r>
        <w:rPr>
          <w:sz w:val="16"/>
        </w:rPr>
        <w:t>degrees of freedom</w:t>
      </w:r>
      <w:r>
        <w:rPr>
          <w:sz w:val="16"/>
        </w:rPr>
        <w:tab/>
        <w:t>df</w:t>
      </w:r>
    </w:p>
    <w:p w14:paraId="3CCDC7E8" w14:textId="77777777" w:rsidR="00063ED1" w:rsidRDefault="00063ED1" w:rsidP="00063ED1">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3D7AE9B8" w14:textId="77777777" w:rsidR="00063ED1" w:rsidRDefault="00063ED1" w:rsidP="00063ED1">
      <w:pPr>
        <w:pStyle w:val="TableRow"/>
        <w:tabs>
          <w:tab w:val="left" w:pos="2016"/>
          <w:tab w:val="left" w:pos="2988"/>
        </w:tabs>
        <w:spacing w:line="180" w:lineRule="exact"/>
        <w:jc w:val="left"/>
        <w:rPr>
          <w:sz w:val="16"/>
        </w:rPr>
      </w:pPr>
      <w:r>
        <w:rPr>
          <w:sz w:val="16"/>
        </w:rPr>
        <w:t>greater than</w:t>
      </w:r>
      <w:r>
        <w:rPr>
          <w:sz w:val="16"/>
        </w:rPr>
        <w:tab/>
        <w:t>&gt;</w:t>
      </w:r>
    </w:p>
    <w:p w14:paraId="2F651AE6" w14:textId="77777777" w:rsidR="00063ED1" w:rsidRDefault="00063ED1" w:rsidP="00063ED1">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54C5C857" w14:textId="77777777" w:rsidR="00063ED1" w:rsidRDefault="00063ED1" w:rsidP="00063ED1">
      <w:pPr>
        <w:pStyle w:val="TableRow"/>
        <w:tabs>
          <w:tab w:val="left" w:pos="2016"/>
          <w:tab w:val="left" w:pos="2988"/>
        </w:tabs>
        <w:spacing w:line="180" w:lineRule="exact"/>
        <w:jc w:val="left"/>
        <w:rPr>
          <w:sz w:val="16"/>
        </w:rPr>
      </w:pPr>
      <w:r>
        <w:rPr>
          <w:sz w:val="16"/>
        </w:rPr>
        <w:t>harvest per unit effort</w:t>
      </w:r>
      <w:r>
        <w:rPr>
          <w:sz w:val="16"/>
        </w:rPr>
        <w:tab/>
        <w:t>HPUE</w:t>
      </w:r>
    </w:p>
    <w:p w14:paraId="42A382D4" w14:textId="77777777" w:rsidR="00063ED1" w:rsidRDefault="00063ED1" w:rsidP="00063ED1">
      <w:pPr>
        <w:pStyle w:val="TableRow"/>
        <w:tabs>
          <w:tab w:val="left" w:pos="2016"/>
          <w:tab w:val="left" w:pos="2988"/>
        </w:tabs>
        <w:spacing w:line="180" w:lineRule="exact"/>
        <w:jc w:val="left"/>
        <w:rPr>
          <w:sz w:val="16"/>
        </w:rPr>
      </w:pPr>
      <w:r>
        <w:rPr>
          <w:sz w:val="16"/>
        </w:rPr>
        <w:t>less than</w:t>
      </w:r>
      <w:r>
        <w:rPr>
          <w:sz w:val="16"/>
        </w:rPr>
        <w:tab/>
        <w:t>&lt;</w:t>
      </w:r>
    </w:p>
    <w:p w14:paraId="15DED4F6" w14:textId="77777777" w:rsidR="00063ED1" w:rsidRDefault="00063ED1" w:rsidP="00063ED1">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209CA1F5" w14:textId="77777777" w:rsidR="00063ED1" w:rsidRDefault="00063ED1" w:rsidP="00063ED1">
      <w:pPr>
        <w:pStyle w:val="TableRow"/>
        <w:tabs>
          <w:tab w:val="left" w:pos="2016"/>
          <w:tab w:val="left" w:pos="2988"/>
        </w:tabs>
        <w:spacing w:line="180" w:lineRule="exact"/>
        <w:jc w:val="left"/>
        <w:rPr>
          <w:sz w:val="16"/>
        </w:rPr>
      </w:pPr>
      <w:r>
        <w:rPr>
          <w:sz w:val="16"/>
        </w:rPr>
        <w:t>logarithm (natural)</w:t>
      </w:r>
      <w:r>
        <w:rPr>
          <w:sz w:val="16"/>
        </w:rPr>
        <w:tab/>
        <w:t>ln</w:t>
      </w:r>
    </w:p>
    <w:p w14:paraId="33FDFD82" w14:textId="77777777" w:rsidR="00063ED1" w:rsidRDefault="00063ED1" w:rsidP="00063ED1">
      <w:pPr>
        <w:pStyle w:val="TableRow"/>
        <w:tabs>
          <w:tab w:val="left" w:pos="2016"/>
          <w:tab w:val="left" w:pos="2988"/>
        </w:tabs>
        <w:spacing w:line="180" w:lineRule="exact"/>
        <w:jc w:val="left"/>
        <w:rPr>
          <w:sz w:val="16"/>
        </w:rPr>
      </w:pPr>
      <w:r>
        <w:rPr>
          <w:sz w:val="16"/>
        </w:rPr>
        <w:t>logarithm (base 10)</w:t>
      </w:r>
      <w:r>
        <w:rPr>
          <w:sz w:val="16"/>
        </w:rPr>
        <w:tab/>
        <w:t>log</w:t>
      </w:r>
    </w:p>
    <w:p w14:paraId="31F34556" w14:textId="77777777" w:rsidR="00063ED1" w:rsidRDefault="00063ED1" w:rsidP="00063ED1">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5CB7B74D" w14:textId="77777777" w:rsidR="00063ED1" w:rsidRDefault="00063ED1" w:rsidP="00063ED1">
      <w:pPr>
        <w:pStyle w:val="TableRow"/>
        <w:tabs>
          <w:tab w:val="left" w:pos="2016"/>
          <w:tab w:val="left" w:pos="2988"/>
        </w:tabs>
        <w:spacing w:line="180" w:lineRule="exact"/>
        <w:jc w:val="left"/>
        <w:rPr>
          <w:sz w:val="16"/>
        </w:rPr>
      </w:pPr>
      <w:r>
        <w:rPr>
          <w:sz w:val="16"/>
        </w:rPr>
        <w:t>minute (angular)</w:t>
      </w:r>
      <w:r>
        <w:rPr>
          <w:sz w:val="16"/>
        </w:rPr>
        <w:tab/>
        <w:t>'</w:t>
      </w:r>
    </w:p>
    <w:p w14:paraId="0EFFF49E" w14:textId="77777777" w:rsidR="00063ED1" w:rsidRDefault="00063ED1" w:rsidP="00063ED1">
      <w:pPr>
        <w:pStyle w:val="TableRow"/>
        <w:tabs>
          <w:tab w:val="left" w:pos="2016"/>
          <w:tab w:val="left" w:pos="2988"/>
        </w:tabs>
        <w:spacing w:line="180" w:lineRule="exact"/>
        <w:jc w:val="left"/>
        <w:rPr>
          <w:sz w:val="16"/>
        </w:rPr>
      </w:pPr>
      <w:r>
        <w:rPr>
          <w:sz w:val="16"/>
        </w:rPr>
        <w:t>not significant</w:t>
      </w:r>
      <w:r>
        <w:rPr>
          <w:sz w:val="16"/>
        </w:rPr>
        <w:tab/>
        <w:t>NS</w:t>
      </w:r>
    </w:p>
    <w:p w14:paraId="0C581D9B" w14:textId="77777777" w:rsidR="00063ED1" w:rsidRDefault="00063ED1" w:rsidP="00063ED1">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2B746C5F" w14:textId="77777777" w:rsidR="00063ED1" w:rsidRDefault="00063ED1" w:rsidP="00063ED1">
      <w:pPr>
        <w:pStyle w:val="TableRow"/>
        <w:tabs>
          <w:tab w:val="left" w:pos="2016"/>
          <w:tab w:val="left" w:pos="2988"/>
        </w:tabs>
        <w:spacing w:line="180" w:lineRule="exact"/>
        <w:jc w:val="left"/>
        <w:rPr>
          <w:sz w:val="16"/>
        </w:rPr>
      </w:pPr>
      <w:r>
        <w:rPr>
          <w:sz w:val="16"/>
        </w:rPr>
        <w:t>percent</w:t>
      </w:r>
      <w:r>
        <w:rPr>
          <w:sz w:val="16"/>
        </w:rPr>
        <w:tab/>
        <w:t>%</w:t>
      </w:r>
    </w:p>
    <w:p w14:paraId="2C6E40AB" w14:textId="77777777" w:rsidR="00063ED1" w:rsidRDefault="00063ED1" w:rsidP="00063ED1">
      <w:pPr>
        <w:pStyle w:val="TableRow"/>
        <w:tabs>
          <w:tab w:val="left" w:pos="2016"/>
          <w:tab w:val="left" w:pos="2988"/>
        </w:tabs>
        <w:spacing w:line="180" w:lineRule="exact"/>
        <w:jc w:val="left"/>
        <w:rPr>
          <w:sz w:val="16"/>
        </w:rPr>
      </w:pPr>
      <w:r>
        <w:rPr>
          <w:sz w:val="16"/>
        </w:rPr>
        <w:t>probability</w:t>
      </w:r>
      <w:r>
        <w:rPr>
          <w:sz w:val="16"/>
        </w:rPr>
        <w:tab/>
        <w:t>P</w:t>
      </w:r>
    </w:p>
    <w:p w14:paraId="1CB3B6E4" w14:textId="77777777" w:rsidR="00063ED1" w:rsidRDefault="00063ED1" w:rsidP="00063ED1">
      <w:pPr>
        <w:pStyle w:val="TableRow"/>
        <w:tabs>
          <w:tab w:val="left" w:pos="2016"/>
          <w:tab w:val="left" w:pos="2988"/>
        </w:tabs>
        <w:spacing w:line="180" w:lineRule="exact"/>
        <w:jc w:val="left"/>
        <w:rPr>
          <w:sz w:val="16"/>
        </w:rPr>
      </w:pPr>
      <w:r>
        <w:rPr>
          <w:sz w:val="16"/>
        </w:rPr>
        <w:t xml:space="preserve">probability of a type I error </w:t>
      </w:r>
    </w:p>
    <w:p w14:paraId="357C0958" w14:textId="77777777" w:rsidR="00063ED1" w:rsidRDefault="00063ED1" w:rsidP="00063ED1">
      <w:pPr>
        <w:pStyle w:val="TableRow"/>
        <w:tabs>
          <w:tab w:val="left" w:pos="2016"/>
          <w:tab w:val="left" w:pos="2988"/>
        </w:tabs>
        <w:spacing w:line="180" w:lineRule="exact"/>
        <w:jc w:val="left"/>
        <w:rPr>
          <w:sz w:val="16"/>
        </w:rPr>
      </w:pPr>
      <w:r>
        <w:rPr>
          <w:sz w:val="16"/>
        </w:rPr>
        <w:t xml:space="preserve">   (rejection of the null</w:t>
      </w:r>
    </w:p>
    <w:p w14:paraId="727F3781" w14:textId="77777777" w:rsidR="00063ED1" w:rsidRDefault="00063ED1" w:rsidP="00063ED1">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15813518" w14:textId="77777777" w:rsidR="00063ED1" w:rsidRDefault="00063ED1" w:rsidP="00063ED1">
      <w:pPr>
        <w:pStyle w:val="TableRow"/>
        <w:tabs>
          <w:tab w:val="left" w:pos="2016"/>
          <w:tab w:val="left" w:pos="2988"/>
        </w:tabs>
        <w:spacing w:line="180" w:lineRule="exact"/>
        <w:jc w:val="left"/>
        <w:rPr>
          <w:sz w:val="16"/>
        </w:rPr>
      </w:pPr>
      <w:r>
        <w:rPr>
          <w:sz w:val="16"/>
        </w:rPr>
        <w:t xml:space="preserve">probability of a type II error </w:t>
      </w:r>
    </w:p>
    <w:p w14:paraId="18DE9C7C" w14:textId="77777777" w:rsidR="00063ED1" w:rsidRDefault="00063ED1" w:rsidP="00063ED1">
      <w:pPr>
        <w:pStyle w:val="TableRow"/>
        <w:tabs>
          <w:tab w:val="left" w:pos="2016"/>
          <w:tab w:val="left" w:pos="2988"/>
        </w:tabs>
        <w:spacing w:line="180" w:lineRule="exact"/>
        <w:jc w:val="left"/>
        <w:rPr>
          <w:sz w:val="16"/>
        </w:rPr>
      </w:pPr>
      <w:r>
        <w:rPr>
          <w:sz w:val="16"/>
        </w:rPr>
        <w:t xml:space="preserve">   (acceptance of the null </w:t>
      </w:r>
    </w:p>
    <w:p w14:paraId="2F25EE74" w14:textId="77777777" w:rsidR="00063ED1" w:rsidRDefault="00063ED1" w:rsidP="00063ED1">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5D39B4D3" w14:textId="77777777" w:rsidR="00063ED1" w:rsidRDefault="00063ED1" w:rsidP="00063ED1">
      <w:pPr>
        <w:pStyle w:val="TableRow"/>
        <w:tabs>
          <w:tab w:val="left" w:pos="2016"/>
          <w:tab w:val="left" w:pos="2988"/>
        </w:tabs>
        <w:spacing w:line="180" w:lineRule="exact"/>
        <w:jc w:val="left"/>
        <w:rPr>
          <w:sz w:val="16"/>
        </w:rPr>
      </w:pPr>
      <w:r>
        <w:rPr>
          <w:sz w:val="16"/>
        </w:rPr>
        <w:t>second (angular)</w:t>
      </w:r>
      <w:r>
        <w:rPr>
          <w:sz w:val="16"/>
        </w:rPr>
        <w:tab/>
        <w:t>"</w:t>
      </w:r>
    </w:p>
    <w:p w14:paraId="09DAF6F2" w14:textId="77777777" w:rsidR="00063ED1" w:rsidRDefault="00063ED1" w:rsidP="00063ED1">
      <w:pPr>
        <w:pStyle w:val="TableRow"/>
        <w:tabs>
          <w:tab w:val="left" w:pos="2016"/>
          <w:tab w:val="left" w:pos="2988"/>
        </w:tabs>
        <w:spacing w:line="180" w:lineRule="exact"/>
        <w:jc w:val="left"/>
        <w:rPr>
          <w:sz w:val="16"/>
        </w:rPr>
      </w:pPr>
      <w:r>
        <w:rPr>
          <w:sz w:val="16"/>
        </w:rPr>
        <w:t>standard deviation</w:t>
      </w:r>
      <w:r>
        <w:rPr>
          <w:sz w:val="16"/>
        </w:rPr>
        <w:tab/>
        <w:t>SD</w:t>
      </w:r>
    </w:p>
    <w:p w14:paraId="304051CB" w14:textId="77777777" w:rsidR="00063ED1" w:rsidRDefault="00063ED1" w:rsidP="00063ED1">
      <w:pPr>
        <w:pStyle w:val="TableRow"/>
        <w:tabs>
          <w:tab w:val="left" w:pos="2016"/>
          <w:tab w:val="left" w:pos="2988"/>
        </w:tabs>
        <w:spacing w:line="180" w:lineRule="exact"/>
        <w:jc w:val="left"/>
        <w:rPr>
          <w:sz w:val="16"/>
        </w:rPr>
      </w:pPr>
      <w:r>
        <w:rPr>
          <w:sz w:val="16"/>
        </w:rPr>
        <w:t>standard error</w:t>
      </w:r>
      <w:r>
        <w:rPr>
          <w:sz w:val="16"/>
        </w:rPr>
        <w:tab/>
        <w:t>SE</w:t>
      </w:r>
    </w:p>
    <w:p w14:paraId="2E8EB536" w14:textId="77777777" w:rsidR="00063ED1" w:rsidRDefault="00063ED1" w:rsidP="00063ED1">
      <w:pPr>
        <w:pStyle w:val="TableRow"/>
        <w:tabs>
          <w:tab w:val="left" w:pos="2016"/>
          <w:tab w:val="left" w:pos="2988"/>
        </w:tabs>
        <w:spacing w:line="180" w:lineRule="exact"/>
        <w:jc w:val="left"/>
        <w:rPr>
          <w:sz w:val="16"/>
        </w:rPr>
      </w:pPr>
      <w:r>
        <w:rPr>
          <w:sz w:val="16"/>
        </w:rPr>
        <w:t>variance</w:t>
      </w:r>
      <w:r>
        <w:rPr>
          <w:sz w:val="16"/>
        </w:rPr>
        <w:tab/>
      </w:r>
    </w:p>
    <w:p w14:paraId="33CA91A4" w14:textId="77777777" w:rsidR="00063ED1" w:rsidRDefault="00063ED1" w:rsidP="00063ED1">
      <w:pPr>
        <w:pStyle w:val="TableRow"/>
        <w:tabs>
          <w:tab w:val="left" w:pos="2016"/>
          <w:tab w:val="left" w:pos="2988"/>
        </w:tabs>
        <w:spacing w:line="180" w:lineRule="exact"/>
        <w:jc w:val="left"/>
        <w:rPr>
          <w:sz w:val="16"/>
        </w:rPr>
      </w:pPr>
      <w:r>
        <w:rPr>
          <w:sz w:val="16"/>
        </w:rPr>
        <w:t xml:space="preserve">     population</w:t>
      </w:r>
      <w:r>
        <w:rPr>
          <w:sz w:val="16"/>
        </w:rPr>
        <w:tab/>
        <w:t>Var</w:t>
      </w:r>
    </w:p>
    <w:p w14:paraId="7D41FCD1" w14:textId="77777777" w:rsidR="00063ED1" w:rsidRDefault="00063ED1" w:rsidP="00063ED1">
      <w:pPr>
        <w:pStyle w:val="TableRow"/>
        <w:tabs>
          <w:tab w:val="left" w:pos="2016"/>
          <w:tab w:val="left" w:pos="2988"/>
        </w:tabs>
        <w:spacing w:line="180" w:lineRule="exact"/>
        <w:jc w:val="left"/>
        <w:rPr>
          <w:sz w:val="16"/>
        </w:rPr>
      </w:pPr>
      <w:r>
        <w:rPr>
          <w:sz w:val="16"/>
        </w:rPr>
        <w:t xml:space="preserve">     sample</w:t>
      </w:r>
      <w:r>
        <w:rPr>
          <w:sz w:val="16"/>
        </w:rPr>
        <w:tab/>
        <w:t>var</w:t>
      </w:r>
    </w:p>
    <w:p w14:paraId="678CDFA0" w14:textId="77777777" w:rsidR="00063ED1" w:rsidRDefault="00063ED1" w:rsidP="00063ED1">
      <w:pPr>
        <w:pStyle w:val="Title"/>
      </w:pPr>
    </w:p>
    <w:p w14:paraId="226BE727" w14:textId="77777777" w:rsidR="00063ED1" w:rsidRDefault="00063ED1" w:rsidP="00063ED1">
      <w:pPr>
        <w:pStyle w:val="Title"/>
      </w:pPr>
    </w:p>
    <w:p w14:paraId="208F7778" w14:textId="77777777" w:rsidR="00063ED1" w:rsidRDefault="00063ED1" w:rsidP="00063ED1">
      <w:pPr>
        <w:pStyle w:val="Title"/>
        <w:sectPr w:rsidR="00063ED1">
          <w:footerReference w:type="default" r:id="rId17"/>
          <w:headerReference w:type="first" r:id="rId18"/>
          <w:type w:val="continuous"/>
          <w:pgSz w:w="12240" w:h="15840" w:code="1"/>
          <w:pgMar w:top="1440" w:right="1440" w:bottom="1440" w:left="1440" w:header="720" w:footer="547" w:gutter="0"/>
          <w:pgNumType w:fmt="lowerRoman" w:start="1"/>
          <w:cols w:num="3" w:space="360"/>
          <w:formProt w:val="0"/>
        </w:sectPr>
      </w:pPr>
    </w:p>
    <w:p w14:paraId="3AE70831" w14:textId="77777777" w:rsidR="00063ED1" w:rsidRDefault="00063ED1" w:rsidP="00063ED1">
      <w:pPr>
        <w:pStyle w:val="Title"/>
        <w:sectPr w:rsidR="00063ED1">
          <w:type w:val="continuous"/>
          <w:pgSz w:w="12240" w:h="15840" w:code="1"/>
          <w:pgMar w:top="1440" w:right="1440" w:bottom="1440" w:left="1440" w:header="720" w:footer="547" w:gutter="0"/>
          <w:pgNumType w:fmt="lowerRoman" w:start="1"/>
          <w:cols w:num="3" w:space="720"/>
          <w:formProt w:val="0"/>
        </w:sectPr>
      </w:pPr>
    </w:p>
    <w:p w14:paraId="4C321239" w14:textId="5C01DC4E" w:rsidR="00BB0E9D" w:rsidRPr="005A75B9" w:rsidRDefault="007145CE">
      <w:pPr>
        <w:pStyle w:val="TitlePg-ReptSeries"/>
      </w:pPr>
      <w:r w:rsidRPr="005A75B9">
        <w:lastRenderedPageBreak/>
        <w:t>fishery man</w:t>
      </w:r>
      <w:r w:rsidR="00E55077" w:rsidRPr="005A75B9">
        <w:t xml:space="preserve">uscript series </w:t>
      </w:r>
      <w:r w:rsidR="00BB0E9D" w:rsidRPr="005A75B9">
        <w:t xml:space="preserve">no. </w:t>
      </w:r>
      <w:r w:rsidR="00546F92">
        <w:t>yy</w:t>
      </w:r>
      <w:r w:rsidR="00F9247D">
        <w:t>-xx</w:t>
      </w:r>
    </w:p>
    <w:p w14:paraId="37F1E70E" w14:textId="46E6AE1F" w:rsidR="00BB0E9D" w:rsidRPr="005A75B9" w:rsidRDefault="00C73B19">
      <w:pPr>
        <w:pStyle w:val="TitlePg-Title"/>
      </w:pPr>
      <w:r w:rsidRPr="005A75B9">
        <w:t xml:space="preserve">Review of Salmon Escapement Goals in Southeast Alaska, </w:t>
      </w:r>
      <w:r w:rsidR="00F9247D" w:rsidRPr="005A75B9">
        <w:t>20</w:t>
      </w:r>
      <w:r w:rsidR="00F9247D">
        <w:t>20</w:t>
      </w:r>
    </w:p>
    <w:p w14:paraId="5639CF76" w14:textId="77777777" w:rsidR="00BB0E9D" w:rsidRPr="005A75B9" w:rsidRDefault="00063ED1">
      <w:pPr>
        <w:pStyle w:val="TitlePg-Authors"/>
      </w:pPr>
      <w:r>
        <w:t>b</w:t>
      </w:r>
      <w:r w:rsidR="00BB0E9D" w:rsidRPr="005A75B9">
        <w:t>y</w:t>
      </w:r>
    </w:p>
    <w:p w14:paraId="02D8D7BC" w14:textId="77777777" w:rsidR="00BB0E9D" w:rsidRPr="005A75B9" w:rsidRDefault="0020002F">
      <w:pPr>
        <w:pStyle w:val="TitlePg-Authors"/>
      </w:pPr>
      <w:r w:rsidRPr="005A75B9">
        <w:t>Steven C. Heinl and Andrew W. Piston</w:t>
      </w:r>
    </w:p>
    <w:p w14:paraId="53D8F00F" w14:textId="77777777" w:rsidR="00BB0E9D" w:rsidRPr="005A75B9" w:rsidRDefault="0020002F">
      <w:pPr>
        <w:pStyle w:val="TitlePg-Authors"/>
      </w:pPr>
      <w:r w:rsidRPr="005A75B9">
        <w:t>Alaska Department of Fish and Game, Division of Commercial Fisheries</w:t>
      </w:r>
      <w:r w:rsidR="00BB0E9D" w:rsidRPr="005A75B9">
        <w:t xml:space="preserve">, </w:t>
      </w:r>
      <w:r w:rsidRPr="005A75B9">
        <w:t>Ketchikan</w:t>
      </w:r>
    </w:p>
    <w:p w14:paraId="447E4219" w14:textId="77777777" w:rsidR="0020002F" w:rsidRPr="005A75B9" w:rsidRDefault="0020002F">
      <w:pPr>
        <w:pStyle w:val="TitlePg-Authors"/>
      </w:pPr>
    </w:p>
    <w:p w14:paraId="3ABA90F9" w14:textId="6E46E5BE" w:rsidR="0020002F" w:rsidRPr="005A75B9" w:rsidRDefault="0020002F">
      <w:pPr>
        <w:pStyle w:val="TitlePg-Authors"/>
      </w:pPr>
      <w:r w:rsidRPr="005A75B9">
        <w:t>Philip J. Richards</w:t>
      </w:r>
      <w:r w:rsidR="00595A18">
        <w:t>, and Jeff V. Nichols</w:t>
      </w:r>
    </w:p>
    <w:p w14:paraId="22587CC5" w14:textId="7F24964D" w:rsidR="0020002F" w:rsidRDefault="0020002F">
      <w:pPr>
        <w:pStyle w:val="TitlePg-Authors"/>
      </w:pPr>
      <w:r w:rsidRPr="005A75B9">
        <w:t>Alaska Department of Fish and Game, Division of Sport Fish, Douglas</w:t>
      </w:r>
    </w:p>
    <w:p w14:paraId="39A7154A" w14:textId="59E88189" w:rsidR="00D40BDC" w:rsidRDefault="00D40BDC">
      <w:pPr>
        <w:pStyle w:val="TitlePg-Authors"/>
      </w:pPr>
    </w:p>
    <w:p w14:paraId="47BE53D0" w14:textId="30E89C24" w:rsidR="00D40BDC" w:rsidRDefault="00D40BDC">
      <w:pPr>
        <w:pStyle w:val="TitlePg-Authors"/>
      </w:pPr>
      <w:r w:rsidRPr="005A75B9">
        <w:t>Edgar L. Jones III</w:t>
      </w:r>
    </w:p>
    <w:p w14:paraId="3227693A" w14:textId="52DC01B0" w:rsidR="008E1230" w:rsidRDefault="00D40BDC">
      <w:pPr>
        <w:pStyle w:val="TitlePg-Authors"/>
      </w:pPr>
      <w:r>
        <w:t>Alaska Department of Fish and Game, Division of Sport Fish, Juneau</w:t>
      </w:r>
    </w:p>
    <w:p w14:paraId="7648F75E" w14:textId="77777777" w:rsidR="00D40BDC" w:rsidRDefault="00D40BDC">
      <w:pPr>
        <w:pStyle w:val="TitlePg-Authors"/>
      </w:pPr>
    </w:p>
    <w:p w14:paraId="717477AA" w14:textId="7F7CCACA" w:rsidR="008E1230" w:rsidRDefault="008E1230">
      <w:pPr>
        <w:pStyle w:val="TitlePg-Authors"/>
      </w:pPr>
      <w:r>
        <w:t>Brian W. Elliott</w:t>
      </w:r>
    </w:p>
    <w:p w14:paraId="55F99A07" w14:textId="7991FA01" w:rsidR="008E1230" w:rsidRDefault="008E1230" w:rsidP="008E1230">
      <w:pPr>
        <w:pStyle w:val="TitlePg-Authors"/>
      </w:pPr>
      <w:r w:rsidRPr="005A75B9">
        <w:t xml:space="preserve">Alaska Department of Fish and Game, Division of Sport Fish, </w:t>
      </w:r>
      <w:r>
        <w:t>Haines</w:t>
      </w:r>
    </w:p>
    <w:p w14:paraId="37B76304" w14:textId="77777777" w:rsidR="0020002F" w:rsidRPr="005A75B9" w:rsidRDefault="0020002F">
      <w:pPr>
        <w:pStyle w:val="TitlePg-Authors"/>
      </w:pPr>
    </w:p>
    <w:p w14:paraId="115E54F1" w14:textId="2319D918" w:rsidR="00BB0E9D" w:rsidRPr="005A75B9" w:rsidRDefault="00F9247D">
      <w:pPr>
        <w:pStyle w:val="TitlePg-Authors"/>
      </w:pPr>
      <w:r>
        <w:t xml:space="preserve">Julie </w:t>
      </w:r>
      <w:r w:rsidR="00BC7E25">
        <w:t xml:space="preserve">A. </w:t>
      </w:r>
      <w:r>
        <w:t>Bednarski</w:t>
      </w:r>
    </w:p>
    <w:p w14:paraId="6AED55C6" w14:textId="77777777" w:rsidR="00BB0E9D" w:rsidRDefault="0020002F">
      <w:pPr>
        <w:pStyle w:val="TitlePg-Authors"/>
      </w:pPr>
      <w:r w:rsidRPr="005A75B9">
        <w:t>Alaska Department of Fish and Game</w:t>
      </w:r>
      <w:r w:rsidR="00BB0E9D" w:rsidRPr="005A75B9">
        <w:t xml:space="preserve">, </w:t>
      </w:r>
      <w:r w:rsidRPr="005A75B9">
        <w:t xml:space="preserve">Division of Commercial Fisheries, </w:t>
      </w:r>
      <w:r w:rsidR="0044066B">
        <w:t>Douglas</w:t>
      </w:r>
    </w:p>
    <w:p w14:paraId="2E007DEC" w14:textId="525C533F" w:rsidR="00D81444" w:rsidRDefault="00D81444">
      <w:pPr>
        <w:pStyle w:val="TitlePg-Authors"/>
      </w:pPr>
    </w:p>
    <w:p w14:paraId="29632869" w14:textId="77777777" w:rsidR="00BC7E25" w:rsidRDefault="00BC7E25" w:rsidP="00BC7E25">
      <w:pPr>
        <w:pStyle w:val="TitlePg-Authors"/>
      </w:pPr>
      <w:r>
        <w:t>Justin T. Priest</w:t>
      </w:r>
    </w:p>
    <w:p w14:paraId="3AF28163" w14:textId="3CAAEE84" w:rsidR="00BC7E25" w:rsidRDefault="00BC7E25" w:rsidP="00BC7E25">
      <w:pPr>
        <w:pStyle w:val="TitlePg-Authors"/>
      </w:pPr>
      <w:r>
        <w:t>Alaska Department of Fish and Game, Division of Commercial Fisheries, Sitka</w:t>
      </w:r>
    </w:p>
    <w:p w14:paraId="048D0583" w14:textId="77777777" w:rsidR="00BC7E25" w:rsidRDefault="00BC7E25" w:rsidP="00BC7E25">
      <w:pPr>
        <w:pStyle w:val="TitlePg-Authors"/>
      </w:pPr>
    </w:p>
    <w:p w14:paraId="63EB9D46" w14:textId="77777777" w:rsidR="00D81444" w:rsidRDefault="00D81444">
      <w:pPr>
        <w:pStyle w:val="TitlePg-Authors"/>
      </w:pPr>
      <w:r>
        <w:t>and</w:t>
      </w:r>
    </w:p>
    <w:p w14:paraId="60FD7EC3" w14:textId="77777777" w:rsidR="00D81444" w:rsidRDefault="00D81444">
      <w:pPr>
        <w:pStyle w:val="TitlePg-Authors"/>
      </w:pPr>
    </w:p>
    <w:p w14:paraId="77F4F419" w14:textId="77777777" w:rsidR="0044066B" w:rsidRDefault="00D81444">
      <w:pPr>
        <w:pStyle w:val="TitlePg-Authors"/>
      </w:pPr>
      <w:r>
        <w:t xml:space="preserve">Sara </w:t>
      </w:r>
      <w:r w:rsidR="0044066B">
        <w:t xml:space="preserve">E. </w:t>
      </w:r>
      <w:r>
        <w:t>Miller</w:t>
      </w:r>
      <w:r w:rsidR="0044066B">
        <w:t xml:space="preserve"> and Richard E. Brenner</w:t>
      </w:r>
    </w:p>
    <w:p w14:paraId="0B456D8E" w14:textId="77777777" w:rsidR="00D81444" w:rsidRPr="005A75B9" w:rsidRDefault="00D81444">
      <w:pPr>
        <w:pStyle w:val="TitlePg-Authors"/>
      </w:pPr>
      <w:r>
        <w:t xml:space="preserve">Alaska Department of Fish and Game, Division of Commercial Fisheries, </w:t>
      </w:r>
      <w:r w:rsidR="0044066B">
        <w:t>Juneau</w:t>
      </w:r>
    </w:p>
    <w:p w14:paraId="0188877A" w14:textId="77777777" w:rsidR="00AA37CF" w:rsidRPr="005A75B9" w:rsidRDefault="00AA37CF">
      <w:pPr>
        <w:pStyle w:val="TitlePg-Authors"/>
      </w:pPr>
    </w:p>
    <w:p w14:paraId="6DC21135" w14:textId="77777777" w:rsidR="00AA37CF" w:rsidRPr="005A75B9" w:rsidRDefault="00AA37CF">
      <w:pPr>
        <w:pStyle w:val="TitlePg-Authors"/>
      </w:pPr>
    </w:p>
    <w:p w14:paraId="491B1FCE" w14:textId="77777777" w:rsidR="00AA37CF" w:rsidRPr="005A75B9" w:rsidRDefault="00AA37CF">
      <w:pPr>
        <w:pStyle w:val="TitlePg-Authors"/>
      </w:pPr>
    </w:p>
    <w:p w14:paraId="30A00977" w14:textId="77777777" w:rsidR="00BB0E9D" w:rsidRPr="005A75B9" w:rsidRDefault="00BB0E9D">
      <w:pPr>
        <w:sectPr w:rsidR="00BB0E9D" w:rsidRPr="005A75B9">
          <w:footerReference w:type="default" r:id="rId19"/>
          <w:headerReference w:type="first" r:id="rId20"/>
          <w:pgSz w:w="12240" w:h="15840" w:code="1"/>
          <w:pgMar w:top="1440" w:right="1440" w:bottom="1440" w:left="1440" w:header="720" w:footer="547" w:gutter="0"/>
          <w:pgNumType w:fmt="lowerRoman" w:start="1"/>
          <w:cols w:space="720"/>
          <w:formProt w:val="0"/>
        </w:sectPr>
      </w:pPr>
    </w:p>
    <w:p w14:paraId="0697D5BA" w14:textId="77777777" w:rsidR="00BB0E9D" w:rsidRPr="005A75B9" w:rsidRDefault="00BB0E9D" w:rsidP="004E258D">
      <w:pPr>
        <w:pStyle w:val="TitlePg-LocDate"/>
        <w:framePr w:w="0" w:hSpace="0" w:wrap="auto" w:hAnchor="text" w:xAlign="left" w:yAlign="inline"/>
      </w:pPr>
    </w:p>
    <w:p w14:paraId="09EEFC97" w14:textId="77777777" w:rsidR="00BB0E9D" w:rsidRPr="005A75B9" w:rsidRDefault="00BB0E9D" w:rsidP="004E258D">
      <w:pPr>
        <w:pStyle w:val="TitlePg-LocDate"/>
        <w:framePr w:w="0" w:hSpace="0" w:wrap="auto" w:hAnchor="text" w:xAlign="left" w:yAlign="inline"/>
      </w:pPr>
    </w:p>
    <w:p w14:paraId="305CF34A" w14:textId="77777777" w:rsidR="00BB0E9D" w:rsidRPr="005A75B9" w:rsidRDefault="00BB0E9D" w:rsidP="004E258D">
      <w:pPr>
        <w:pStyle w:val="TitlePg-LocDate"/>
        <w:framePr w:w="0" w:hSpace="0" w:wrap="auto" w:hAnchor="text" w:xAlign="left" w:yAlign="inline"/>
      </w:pPr>
    </w:p>
    <w:p w14:paraId="78EE2DD4" w14:textId="77777777" w:rsidR="00BB0E9D" w:rsidRPr="005A75B9" w:rsidRDefault="00BB0E9D">
      <w:pPr>
        <w:sectPr w:rsidR="00BB0E9D" w:rsidRPr="005A75B9">
          <w:type w:val="continuous"/>
          <w:pgSz w:w="12240" w:h="15840" w:code="1"/>
          <w:pgMar w:top="1440" w:right="1440" w:bottom="1440" w:left="1440" w:header="720" w:footer="547" w:gutter="0"/>
          <w:pgNumType w:fmt="lowerRoman" w:start="1"/>
          <w:cols w:space="720"/>
        </w:sectPr>
      </w:pPr>
    </w:p>
    <w:p w14:paraId="646116F3" w14:textId="77777777" w:rsidR="00BB0E9D" w:rsidRPr="005A75B9" w:rsidRDefault="00582B21"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57216" behindDoc="0" locked="0" layoutInCell="1" allowOverlap="1" wp14:anchorId="7FB4E5EF" wp14:editId="59E60120">
                <wp:simplePos x="0" y="0"/>
                <wp:positionH relativeFrom="column">
                  <wp:posOffset>287020</wp:posOffset>
                </wp:positionH>
                <wp:positionV relativeFrom="page">
                  <wp:posOffset>7315200</wp:posOffset>
                </wp:positionV>
                <wp:extent cx="5372100" cy="800100"/>
                <wp:effectExtent l="1270" t="0" r="0" b="0"/>
                <wp:wrapNone/>
                <wp:docPr id="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8219D" w14:textId="77777777" w:rsidR="00D03229" w:rsidRDefault="00D0322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14:paraId="344E5389" w14:textId="6C1FCCC6" w:rsidR="00D03229" w:rsidRDefault="00D03229" w:rsidP="007B4B8F">
                            <w:pPr>
                              <w:jc w:val="center"/>
                              <w:rPr>
                                <w:sz w:val="20"/>
                                <w:szCs w:val="20"/>
                              </w:rPr>
                            </w:pPr>
                            <w:r>
                              <w:rPr>
                                <w:sz w:val="20"/>
                                <w:szCs w:val="20"/>
                              </w:rPr>
                              <w:t>Month Year</w:t>
                            </w:r>
                          </w:p>
                          <w:p w14:paraId="3BE77DE5" w14:textId="77777777" w:rsidR="00D03229" w:rsidRPr="007B4B8F" w:rsidRDefault="00D03229"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4E5EF"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P9hQ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" stroked="f">
                <v:textbox>
                  <w:txbxContent>
                    <w:p w14:paraId="3198219D" w14:textId="77777777" w:rsidR="00D03229" w:rsidRDefault="00D0322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14:paraId="344E5389" w14:textId="6C1FCCC6" w:rsidR="00D03229" w:rsidRDefault="00D03229" w:rsidP="007B4B8F">
                      <w:pPr>
                        <w:jc w:val="center"/>
                        <w:rPr>
                          <w:sz w:val="20"/>
                          <w:szCs w:val="20"/>
                        </w:rPr>
                      </w:pPr>
                      <w:r>
                        <w:rPr>
                          <w:sz w:val="20"/>
                          <w:szCs w:val="20"/>
                        </w:rPr>
                        <w:t>Month Year</w:t>
                      </w:r>
                    </w:p>
                    <w:p w14:paraId="3BE77DE5" w14:textId="77777777" w:rsidR="00D03229" w:rsidRPr="007B4B8F" w:rsidRDefault="00D03229" w:rsidP="007B4B8F">
                      <w:pPr>
                        <w:jc w:val="center"/>
                        <w:rPr>
                          <w:sz w:val="20"/>
                          <w:szCs w:val="20"/>
                        </w:rPr>
                      </w:pPr>
                    </w:p>
                  </w:txbxContent>
                </v:textbox>
                <w10:wrap anchory="page"/>
              </v:shape>
            </w:pict>
          </mc:Fallback>
        </mc:AlternateContent>
      </w:r>
    </w:p>
    <w:p w14:paraId="7BBA48B5" w14:textId="77777777" w:rsidR="00BB0E9D" w:rsidRPr="005A75B9" w:rsidRDefault="00BB0E9D">
      <w:pPr>
        <w:sectPr w:rsidR="00BB0E9D" w:rsidRPr="005A75B9">
          <w:type w:val="continuous"/>
          <w:pgSz w:w="12240" w:h="15840" w:code="1"/>
          <w:pgMar w:top="1440" w:right="1440" w:bottom="1440" w:left="1440" w:header="720" w:footer="547" w:gutter="0"/>
          <w:pgNumType w:fmt="lowerRoman" w:start="1"/>
          <w:cols w:space="720"/>
          <w:formProt w:val="0"/>
        </w:sectPr>
      </w:pPr>
    </w:p>
    <w:p w14:paraId="34843F31" w14:textId="77777777" w:rsidR="00CF17B4" w:rsidRPr="005A75B9" w:rsidRDefault="00CF17B4" w:rsidP="00E55077">
      <w:pPr>
        <w:pStyle w:val="OEOPg-ReptSeries"/>
      </w:pPr>
      <w:bookmarkStart w:id="0" w:name="OLE_LINK1"/>
      <w:bookmarkStart w:id="1" w:name="OLE_LINK2"/>
      <w:r w:rsidRPr="005A75B9">
        <w:lastRenderedPageBreak/>
        <w:t>The Fishery Manusc</w:t>
      </w:r>
      <w:r w:rsidR="00271AF0" w:rsidRPr="005A75B9">
        <w:t>ript S</w:t>
      </w:r>
      <w:r w:rsidRPr="005A75B9">
        <w:t>eries was established in 1987 by the Division of Sport Fish for the publication of technically</w:t>
      </w:r>
      <w:r w:rsidRPr="005A75B9">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21" w:history="1">
        <w:r w:rsidR="00271AF0" w:rsidRPr="005A75B9">
          <w:rPr>
            <w:rStyle w:val="Hyperlink"/>
          </w:rPr>
          <w:t>http://www.adfg.alaska.gov/sf/publications/</w:t>
        </w:r>
      </w:hyperlink>
      <w:r w:rsidR="00063ED1">
        <w:t xml:space="preserve">. </w:t>
      </w:r>
      <w:r w:rsidRPr="005A75B9">
        <w:t>This publication has undergone editorial and peer review.</w:t>
      </w:r>
    </w:p>
    <w:bookmarkEnd w:id="0"/>
    <w:bookmarkEnd w:id="1"/>
    <w:p w14:paraId="211182EA" w14:textId="77777777" w:rsidR="005574ED" w:rsidRDefault="005574ED">
      <w:pPr>
        <w:pStyle w:val="OEOPg-ReptSeries"/>
      </w:pPr>
    </w:p>
    <w:p w14:paraId="3FE7C75B" w14:textId="77777777" w:rsidR="006F342D" w:rsidRDefault="006F342D">
      <w:pPr>
        <w:pStyle w:val="OEOPg-ReptSeries"/>
      </w:pPr>
    </w:p>
    <w:p w14:paraId="4D7347C5" w14:textId="70386E2E" w:rsidR="006F342D" w:rsidRPr="005A75B9" w:rsidRDefault="006F342D">
      <w:pPr>
        <w:pStyle w:val="OEOPg-ReptSeries"/>
        <w:sectPr w:rsidR="006F342D" w:rsidRPr="005A75B9">
          <w:footerReference w:type="default" r:id="rId22"/>
          <w:pgSz w:w="12240" w:h="15840" w:code="1"/>
          <w:pgMar w:top="1440" w:right="1440" w:bottom="1440" w:left="1440" w:header="720" w:footer="547" w:gutter="0"/>
          <w:pgNumType w:start="1"/>
          <w:cols w:space="720"/>
          <w:formProt w:val="0"/>
        </w:sectPr>
      </w:pPr>
    </w:p>
    <w:p w14:paraId="5A953771" w14:textId="77777777" w:rsidR="005574ED" w:rsidRPr="005A75B9" w:rsidRDefault="005574ED" w:rsidP="00711CE8">
      <w:pPr>
        <w:pStyle w:val="OEOPg-Citation"/>
        <w:framePr w:wrap="around" w:vAnchor="text" w:y="1"/>
        <w:pBdr>
          <w:left w:val="single" w:sz="6" w:space="3" w:color="auto"/>
          <w:right w:val="single" w:sz="6" w:space="3" w:color="auto"/>
        </w:pBdr>
        <w:jc w:val="center"/>
        <w:rPr>
          <w:sz w:val="10"/>
          <w:szCs w:val="10"/>
        </w:rPr>
      </w:pPr>
    </w:p>
    <w:p w14:paraId="297CD2F4" w14:textId="77777777" w:rsidR="006545A6" w:rsidRPr="005A75B9" w:rsidRDefault="0020002F" w:rsidP="00711CE8">
      <w:pPr>
        <w:pStyle w:val="OEOPg-Citation"/>
        <w:framePr w:wrap="around" w:vAnchor="text" w:y="1"/>
        <w:pBdr>
          <w:left w:val="single" w:sz="6" w:space="3" w:color="auto"/>
          <w:right w:val="single" w:sz="6" w:space="3" w:color="auto"/>
        </w:pBdr>
        <w:jc w:val="center"/>
      </w:pPr>
      <w:bookmarkStart w:id="2" w:name="_Hlk47505646"/>
      <w:r w:rsidRPr="005A75B9">
        <w:t>Steven C. Heinl and Andrew W. Piston</w:t>
      </w:r>
      <w:r w:rsidR="006545A6" w:rsidRPr="005A75B9">
        <w:t>,</w:t>
      </w:r>
    </w:p>
    <w:p w14:paraId="34B59982" w14:textId="77777777" w:rsidR="006545A6" w:rsidRPr="005A75B9" w:rsidRDefault="006545A6" w:rsidP="00711CE8">
      <w:pPr>
        <w:pStyle w:val="OEOPg-Citation"/>
        <w:framePr w:wrap="around" w:vAnchor="text" w:y="1"/>
        <w:pBdr>
          <w:left w:val="single" w:sz="6" w:space="3" w:color="auto"/>
          <w:right w:val="single" w:sz="6" w:space="3" w:color="auto"/>
        </w:pBdr>
        <w:jc w:val="center"/>
      </w:pPr>
      <w:r w:rsidRPr="005A75B9">
        <w:t xml:space="preserve">Alaska Department of Fish and Game, Division of </w:t>
      </w:r>
      <w:r w:rsidR="0020002F" w:rsidRPr="005A75B9">
        <w:t>Commercial Fisheries</w:t>
      </w:r>
      <w:r w:rsidRPr="005A75B9">
        <w:t>,</w:t>
      </w:r>
    </w:p>
    <w:p w14:paraId="35CED2EA" w14:textId="77777777" w:rsidR="006545A6" w:rsidRPr="005A75B9" w:rsidRDefault="0020002F" w:rsidP="00711CE8">
      <w:pPr>
        <w:pStyle w:val="OEOPg-Citation"/>
        <w:framePr w:wrap="around" w:vAnchor="text" w:y="1"/>
        <w:pBdr>
          <w:left w:val="single" w:sz="6" w:space="3" w:color="auto"/>
          <w:right w:val="single" w:sz="6" w:space="3" w:color="auto"/>
        </w:pBdr>
        <w:spacing w:after="120"/>
        <w:jc w:val="center"/>
      </w:pPr>
      <w:r w:rsidRPr="005A75B9">
        <w:t>2030 Sea Level Drive, Suite 205, Ketchikan, Alaska 99901</w:t>
      </w:r>
      <w:r w:rsidR="006545A6" w:rsidRPr="005A75B9">
        <w:t>, USA</w:t>
      </w:r>
    </w:p>
    <w:p w14:paraId="5A7E27CF" w14:textId="0A46AD0C" w:rsidR="006545A6" w:rsidRPr="005A75B9" w:rsidRDefault="0020002F" w:rsidP="00711CE8">
      <w:pPr>
        <w:pStyle w:val="OEOPg-Citation"/>
        <w:framePr w:wrap="around" w:vAnchor="text" w:y="1"/>
        <w:pBdr>
          <w:left w:val="single" w:sz="6" w:space="3" w:color="auto"/>
          <w:right w:val="single" w:sz="6" w:space="3" w:color="auto"/>
        </w:pBdr>
        <w:ind w:left="0" w:firstLine="0"/>
        <w:jc w:val="center"/>
      </w:pPr>
      <w:moveFromRangeStart w:id="3" w:author="Nichols, Jeff V (DFG)" w:date="2020-12-18T11:22:00Z" w:name="move59182993"/>
      <w:moveFrom w:id="4" w:author="Nichols, Jeff V (DFG)" w:date="2020-12-18T11:22:00Z">
        <w:r w:rsidRPr="005A75B9" w:rsidDel="00BD3275">
          <w:t>Edgar L. Jones III</w:t>
        </w:r>
        <w:r w:rsidR="00595A18" w:rsidDel="00BD3275">
          <w:t>,</w:t>
        </w:r>
        <w:r w:rsidRPr="005A75B9" w:rsidDel="00BD3275">
          <w:t xml:space="preserve"> </w:t>
        </w:r>
      </w:moveFrom>
      <w:moveFromRangeEnd w:id="3"/>
      <w:r w:rsidRPr="005A75B9">
        <w:t>Philip J. Richards</w:t>
      </w:r>
      <w:r w:rsidR="00595A18">
        <w:t>, and Jeff V. Nichols</w:t>
      </w:r>
    </w:p>
    <w:p w14:paraId="34CA1102" w14:textId="77777777" w:rsidR="006545A6" w:rsidRPr="005A75B9" w:rsidRDefault="006545A6" w:rsidP="00711CE8">
      <w:pPr>
        <w:pStyle w:val="OEOPg-Citation"/>
        <w:framePr w:wrap="around" w:vAnchor="text" w:y="1"/>
        <w:pBdr>
          <w:left w:val="single" w:sz="6" w:space="3" w:color="auto"/>
          <w:right w:val="single" w:sz="6" w:space="3" w:color="auto"/>
        </w:pBdr>
        <w:ind w:left="0" w:firstLine="0"/>
        <w:jc w:val="center"/>
      </w:pPr>
      <w:r w:rsidRPr="005A75B9">
        <w:t>Alaska Department of Fish and Game, Division of Sport Fish</w:t>
      </w:r>
    </w:p>
    <w:p w14:paraId="46FB4747" w14:textId="54696127" w:rsidR="006545A6" w:rsidRDefault="0020002F" w:rsidP="00711CE8">
      <w:pPr>
        <w:pStyle w:val="OEOPg-Citation"/>
        <w:framePr w:wrap="around" w:vAnchor="text" w:y="1"/>
        <w:pBdr>
          <w:left w:val="single" w:sz="6" w:space="3" w:color="auto"/>
          <w:right w:val="single" w:sz="6" w:space="3" w:color="auto"/>
        </w:pBdr>
        <w:spacing w:after="120"/>
        <w:jc w:val="center"/>
        <w:rPr>
          <w:ins w:id="5" w:author="Nichols, Jeff V (DFG)" w:date="2020-12-18T11:22:00Z"/>
        </w:rPr>
      </w:pPr>
      <w:r w:rsidRPr="005A75B9">
        <w:t>802 Third Street, Douglas, Alaska 99824</w:t>
      </w:r>
      <w:r w:rsidR="006545A6" w:rsidRPr="005A75B9">
        <w:t>, USA</w:t>
      </w:r>
    </w:p>
    <w:p w14:paraId="69C0ED0E" w14:textId="37EABD18" w:rsidR="00BD3275" w:rsidRDefault="00BD3275">
      <w:pPr>
        <w:pStyle w:val="OEOPg-Citation"/>
        <w:framePr w:wrap="around" w:vAnchor="text" w:y="1"/>
        <w:pBdr>
          <w:left w:val="single" w:sz="6" w:space="3" w:color="auto"/>
          <w:right w:val="single" w:sz="6" w:space="3" w:color="auto"/>
        </w:pBdr>
        <w:jc w:val="center"/>
        <w:rPr>
          <w:ins w:id="6" w:author="Nichols, Jeff V (DFG)" w:date="2020-12-18T11:23:00Z"/>
        </w:rPr>
        <w:pPrChange w:id="7" w:author="Nichols, Jeff V (DFG)" w:date="2020-12-18T11:23:00Z">
          <w:pPr>
            <w:pStyle w:val="OEOPg-Citation"/>
            <w:framePr w:wrap="around" w:vAnchor="text" w:y="1"/>
            <w:pBdr>
              <w:left w:val="single" w:sz="6" w:space="3" w:color="auto"/>
              <w:right w:val="single" w:sz="6" w:space="3" w:color="auto"/>
            </w:pBdr>
            <w:spacing w:after="120"/>
            <w:jc w:val="center"/>
          </w:pPr>
        </w:pPrChange>
      </w:pPr>
      <w:moveToRangeStart w:id="8" w:author="Nichols, Jeff V (DFG)" w:date="2020-12-18T11:22:00Z" w:name="move59182993"/>
      <w:moveTo w:id="9" w:author="Nichols, Jeff V (DFG)" w:date="2020-12-18T11:22:00Z">
        <w:r w:rsidRPr="005A75B9">
          <w:t>Edgar L. Jones III</w:t>
        </w:r>
        <w:del w:id="10" w:author="Nichols, Jeff V (DFG)" w:date="2020-12-18T11:23:00Z">
          <w:r w:rsidDel="00BD3275">
            <w:delText>,</w:delText>
          </w:r>
        </w:del>
      </w:moveTo>
      <w:moveToRangeEnd w:id="8"/>
    </w:p>
    <w:p w14:paraId="09017FD7" w14:textId="24DE338E" w:rsidR="00BD3275" w:rsidRDefault="00BD3275" w:rsidP="00BD3275">
      <w:pPr>
        <w:pStyle w:val="OEOPg-Citation"/>
        <w:framePr w:wrap="around" w:vAnchor="text" w:y="1"/>
        <w:pBdr>
          <w:left w:val="single" w:sz="6" w:space="3" w:color="auto"/>
          <w:right w:val="single" w:sz="6" w:space="3" w:color="auto"/>
        </w:pBdr>
        <w:jc w:val="center"/>
        <w:rPr>
          <w:ins w:id="11" w:author="Nichols, Jeff V (DFG)" w:date="2020-12-18T11:23:00Z"/>
        </w:rPr>
      </w:pPr>
      <w:ins w:id="12" w:author="Nichols, Jeff V (DFG)" w:date="2020-12-18T11:23:00Z">
        <w:r>
          <w:t>Alaska Department of Fish and Game, Division of Sport Fish,</w:t>
        </w:r>
      </w:ins>
    </w:p>
    <w:p w14:paraId="0E3B0527" w14:textId="19921853" w:rsidR="00BD3275" w:rsidRDefault="00BD3275">
      <w:pPr>
        <w:pStyle w:val="OEOPg-Citation"/>
        <w:framePr w:wrap="around" w:vAnchor="text" w:y="1"/>
        <w:pBdr>
          <w:left w:val="single" w:sz="6" w:space="3" w:color="auto"/>
          <w:right w:val="single" w:sz="6" w:space="3" w:color="auto"/>
        </w:pBdr>
        <w:jc w:val="center"/>
        <w:rPr>
          <w:ins w:id="13" w:author="Nichols, Jeff V (DFG)" w:date="2020-12-18T11:22:00Z"/>
        </w:rPr>
        <w:pPrChange w:id="14" w:author="Nichols, Jeff V (DFG)" w:date="2020-12-18T11:23:00Z">
          <w:pPr>
            <w:pStyle w:val="OEOPg-Citation"/>
            <w:framePr w:wrap="around" w:vAnchor="text" w:y="1"/>
            <w:pBdr>
              <w:left w:val="single" w:sz="6" w:space="3" w:color="auto"/>
              <w:right w:val="single" w:sz="6" w:space="3" w:color="auto"/>
            </w:pBdr>
            <w:spacing w:after="120"/>
            <w:jc w:val="center"/>
          </w:pPr>
        </w:pPrChange>
      </w:pPr>
      <w:ins w:id="15" w:author="Nichols, Jeff V (DFG)" w:date="2020-12-18T11:23:00Z">
        <w:r>
          <w:t>1255 W. 8</w:t>
        </w:r>
        <w:r w:rsidRPr="00764B8A">
          <w:rPr>
            <w:vertAlign w:val="superscript"/>
          </w:rPr>
          <w:t>th</w:t>
        </w:r>
        <w:r>
          <w:t xml:space="preserve"> Street, Juneau, Alaska 99801, US</w:t>
        </w:r>
      </w:ins>
    </w:p>
    <w:p w14:paraId="6291515E" w14:textId="77777777" w:rsidR="00BD3275" w:rsidRDefault="00BD3275" w:rsidP="00711CE8">
      <w:pPr>
        <w:pStyle w:val="OEOPg-Citation"/>
        <w:framePr w:wrap="around" w:vAnchor="text" w:y="1"/>
        <w:pBdr>
          <w:left w:val="single" w:sz="6" w:space="3" w:color="auto"/>
          <w:right w:val="single" w:sz="6" w:space="3" w:color="auto"/>
        </w:pBdr>
        <w:spacing w:after="120"/>
        <w:jc w:val="center"/>
      </w:pPr>
    </w:p>
    <w:p w14:paraId="4544C48B" w14:textId="26070C36" w:rsidR="008E1230" w:rsidRDefault="008E1230" w:rsidP="008E1230">
      <w:pPr>
        <w:pStyle w:val="OEOPg-Citation"/>
        <w:framePr w:wrap="around" w:vAnchor="text" w:y="1"/>
        <w:pBdr>
          <w:left w:val="single" w:sz="6" w:space="3" w:color="auto"/>
          <w:right w:val="single" w:sz="6" w:space="3" w:color="auto"/>
        </w:pBdr>
        <w:jc w:val="center"/>
      </w:pPr>
      <w:r>
        <w:t>Brian W. Elliott</w:t>
      </w:r>
    </w:p>
    <w:p w14:paraId="776C2C7C" w14:textId="66DD37F7" w:rsidR="008E1230" w:rsidRDefault="008E1230" w:rsidP="008E1230">
      <w:pPr>
        <w:pStyle w:val="OEOPg-Citation"/>
        <w:framePr w:wrap="around" w:vAnchor="text" w:y="1"/>
        <w:pBdr>
          <w:left w:val="single" w:sz="6" w:space="3" w:color="auto"/>
          <w:right w:val="single" w:sz="6" w:space="3" w:color="auto"/>
        </w:pBdr>
        <w:jc w:val="center"/>
      </w:pPr>
      <w:r w:rsidRPr="005A75B9">
        <w:t>Alaska Department of Fish and Game, Division of Sport Fish</w:t>
      </w:r>
    </w:p>
    <w:p w14:paraId="4FB8F351" w14:textId="55D6B3A4" w:rsidR="008E1230" w:rsidRPr="005A75B9" w:rsidRDefault="008E1230" w:rsidP="008E1230">
      <w:pPr>
        <w:pStyle w:val="OEOPg-Citation"/>
        <w:framePr w:wrap="around" w:vAnchor="text" w:y="1"/>
        <w:pBdr>
          <w:left w:val="single" w:sz="6" w:space="3" w:color="auto"/>
          <w:right w:val="single" w:sz="6" w:space="3" w:color="auto"/>
        </w:pBdr>
        <w:jc w:val="center"/>
      </w:pPr>
      <w:r>
        <w:t>Mile 1 Haines Highway, P.O. Box 330, Haines, AK 99827-0330</w:t>
      </w:r>
    </w:p>
    <w:p w14:paraId="71EC6E4F" w14:textId="77777777" w:rsidR="008E1230" w:rsidRDefault="008E1230" w:rsidP="00711CE8">
      <w:pPr>
        <w:pStyle w:val="OEOPg-Citation"/>
        <w:framePr w:wrap="around" w:vAnchor="text" w:y="1"/>
        <w:pBdr>
          <w:left w:val="single" w:sz="6" w:space="3" w:color="auto"/>
          <w:right w:val="single" w:sz="6" w:space="3" w:color="auto"/>
        </w:pBdr>
        <w:jc w:val="center"/>
      </w:pPr>
    </w:p>
    <w:p w14:paraId="30EA488F" w14:textId="365EE7B9" w:rsidR="006545A6" w:rsidRPr="005A75B9" w:rsidRDefault="00F9247D" w:rsidP="00711CE8">
      <w:pPr>
        <w:pStyle w:val="OEOPg-Citation"/>
        <w:framePr w:wrap="around" w:vAnchor="text" w:y="1"/>
        <w:pBdr>
          <w:left w:val="single" w:sz="6" w:space="3" w:color="auto"/>
          <w:right w:val="single" w:sz="6" w:space="3" w:color="auto"/>
        </w:pBdr>
        <w:jc w:val="center"/>
      </w:pPr>
      <w:r>
        <w:t xml:space="preserve">Julie </w:t>
      </w:r>
      <w:r w:rsidR="00BC7E25">
        <w:t xml:space="preserve">A. </w:t>
      </w:r>
      <w:r>
        <w:t>Bednarski</w:t>
      </w:r>
    </w:p>
    <w:p w14:paraId="26EE60A8" w14:textId="77777777" w:rsidR="006545A6" w:rsidRPr="005A75B9" w:rsidRDefault="006545A6" w:rsidP="00711CE8">
      <w:pPr>
        <w:pStyle w:val="OEOPg-Citation"/>
        <w:framePr w:wrap="around" w:vAnchor="text" w:y="1"/>
        <w:pBdr>
          <w:left w:val="single" w:sz="6" w:space="3" w:color="auto"/>
          <w:right w:val="single" w:sz="6" w:space="3" w:color="auto"/>
        </w:pBdr>
        <w:jc w:val="center"/>
      </w:pPr>
      <w:r w:rsidRPr="005A75B9">
        <w:t xml:space="preserve">Alaska Department of Fish and Game, Division of </w:t>
      </w:r>
      <w:r w:rsidR="0020002F" w:rsidRPr="005A75B9">
        <w:t>Commercial Fisheries</w:t>
      </w:r>
      <w:r w:rsidRPr="005A75B9">
        <w:t>,</w:t>
      </w:r>
    </w:p>
    <w:p w14:paraId="21FEC42E" w14:textId="3D9470D2" w:rsidR="000F2443" w:rsidRDefault="0020002F" w:rsidP="00711CE8">
      <w:pPr>
        <w:pStyle w:val="OEOPg-Citation"/>
        <w:framePr w:wrap="around" w:vAnchor="text" w:y="1"/>
        <w:pBdr>
          <w:left w:val="single" w:sz="6" w:space="3" w:color="auto"/>
          <w:right w:val="single" w:sz="6" w:space="3" w:color="auto"/>
        </w:pBdr>
        <w:spacing w:after="120"/>
        <w:jc w:val="center"/>
      </w:pPr>
      <w:r w:rsidRPr="005A75B9">
        <w:t>802 Third Street, Douglas, Alaska 99824</w:t>
      </w:r>
      <w:r w:rsidR="006545A6" w:rsidRPr="005A75B9">
        <w:t>, USA</w:t>
      </w:r>
    </w:p>
    <w:p w14:paraId="7212EBD0" w14:textId="77777777" w:rsidR="00BC7E25" w:rsidRDefault="00BC7E25" w:rsidP="00BC7E25">
      <w:pPr>
        <w:pStyle w:val="OEOPg-Citation"/>
        <w:framePr w:wrap="around" w:vAnchor="text" w:y="1"/>
        <w:pBdr>
          <w:left w:val="single" w:sz="6" w:space="3" w:color="auto"/>
          <w:right w:val="single" w:sz="6" w:space="3" w:color="auto"/>
        </w:pBdr>
        <w:jc w:val="center"/>
      </w:pPr>
      <w:r>
        <w:t>Justin T. Priest</w:t>
      </w:r>
    </w:p>
    <w:p w14:paraId="5AED8C43" w14:textId="77777777" w:rsidR="00BC7E25" w:rsidRDefault="00BC7E25" w:rsidP="00BC7E25">
      <w:pPr>
        <w:pStyle w:val="OEOPg-Citation"/>
        <w:framePr w:wrap="around" w:vAnchor="text" w:y="1"/>
        <w:pBdr>
          <w:left w:val="single" w:sz="6" w:space="3" w:color="auto"/>
          <w:right w:val="single" w:sz="6" w:space="3" w:color="auto"/>
        </w:pBdr>
        <w:jc w:val="center"/>
      </w:pPr>
      <w:r>
        <w:t>Alaska Department of Fish and Game, Division of Commercial Fisheries,</w:t>
      </w:r>
    </w:p>
    <w:p w14:paraId="02B90E1F" w14:textId="64A92101" w:rsidR="00BC7E25" w:rsidRDefault="00BC7E25" w:rsidP="00BC7E25">
      <w:pPr>
        <w:pStyle w:val="OEOPg-Citation"/>
        <w:framePr w:wrap="around" w:vAnchor="text" w:y="1"/>
        <w:pBdr>
          <w:left w:val="single" w:sz="6" w:space="3" w:color="auto"/>
          <w:right w:val="single" w:sz="6" w:space="3" w:color="auto"/>
        </w:pBdr>
        <w:spacing w:after="120"/>
        <w:jc w:val="center"/>
      </w:pPr>
      <w:r>
        <w:t>304 Lake Street, Room 103, Sitka, Alaska 99835, USA</w:t>
      </w:r>
    </w:p>
    <w:p w14:paraId="476403CC" w14:textId="1D095F76" w:rsidR="00771F3F" w:rsidRDefault="00771F3F" w:rsidP="00BC7E25">
      <w:pPr>
        <w:pStyle w:val="OEOPg-Citation"/>
        <w:framePr w:wrap="around" w:vAnchor="text" w:y="1"/>
        <w:pBdr>
          <w:left w:val="single" w:sz="6" w:space="3" w:color="auto"/>
          <w:right w:val="single" w:sz="6" w:space="3" w:color="auto"/>
        </w:pBdr>
        <w:spacing w:after="120"/>
        <w:jc w:val="center"/>
      </w:pPr>
      <w:r>
        <w:t>and</w:t>
      </w:r>
    </w:p>
    <w:p w14:paraId="6B4DE813" w14:textId="77777777" w:rsidR="0044066B" w:rsidRDefault="00952983" w:rsidP="0044066B">
      <w:pPr>
        <w:pStyle w:val="OEOPg-Citation"/>
        <w:framePr w:wrap="around" w:vAnchor="text" w:y="1"/>
        <w:pBdr>
          <w:left w:val="single" w:sz="6" w:space="3" w:color="auto"/>
          <w:right w:val="single" w:sz="6" w:space="3" w:color="auto"/>
        </w:pBdr>
        <w:jc w:val="center"/>
      </w:pPr>
      <w:r>
        <w:t>Sara</w:t>
      </w:r>
      <w:r w:rsidR="0044066B">
        <w:t xml:space="preserve"> E.</w:t>
      </w:r>
      <w:r>
        <w:t xml:space="preserve"> Miller</w:t>
      </w:r>
      <w:r w:rsidR="0044066B">
        <w:t xml:space="preserve"> and Richard E. Brenner</w:t>
      </w:r>
      <w:r>
        <w:t>,</w:t>
      </w:r>
    </w:p>
    <w:p w14:paraId="26CCFFEA" w14:textId="77777777" w:rsidR="00952983" w:rsidRDefault="00952983" w:rsidP="0044066B">
      <w:pPr>
        <w:pStyle w:val="OEOPg-Citation"/>
        <w:framePr w:wrap="around" w:vAnchor="text" w:y="1"/>
        <w:pBdr>
          <w:left w:val="single" w:sz="6" w:space="3" w:color="auto"/>
          <w:right w:val="single" w:sz="6" w:space="3" w:color="auto"/>
        </w:pBdr>
        <w:jc w:val="center"/>
      </w:pPr>
      <w:r>
        <w:t>Alaska Department of Fish and Game, Di</w:t>
      </w:r>
      <w:r w:rsidR="0044066B">
        <w:t>vision of Commercial Fisheries,</w:t>
      </w:r>
    </w:p>
    <w:p w14:paraId="218273C6" w14:textId="77777777" w:rsidR="0044066B" w:rsidRPr="005A75B9" w:rsidRDefault="00764B8A" w:rsidP="00952983">
      <w:pPr>
        <w:pStyle w:val="OEOPg-Citation"/>
        <w:framePr w:wrap="around" w:vAnchor="text" w:y="1"/>
        <w:pBdr>
          <w:left w:val="single" w:sz="6" w:space="3" w:color="auto"/>
          <w:right w:val="single" w:sz="6" w:space="3" w:color="auto"/>
        </w:pBdr>
        <w:spacing w:after="120"/>
        <w:jc w:val="center"/>
      </w:pPr>
      <w:r>
        <w:t>1255 W. 8</w:t>
      </w:r>
      <w:r w:rsidRPr="00764B8A">
        <w:rPr>
          <w:vertAlign w:val="superscript"/>
        </w:rPr>
        <w:t>th</w:t>
      </w:r>
      <w:r>
        <w:t xml:space="preserve"> Street,</w:t>
      </w:r>
      <w:r w:rsidR="0044066B">
        <w:t xml:space="preserve"> Juneau, Alaska 998</w:t>
      </w:r>
      <w:r>
        <w:t>0</w:t>
      </w:r>
      <w:r w:rsidR="0044066B">
        <w:t>1, USA</w:t>
      </w:r>
    </w:p>
    <w:p w14:paraId="24A03C83" w14:textId="77777777" w:rsidR="006545A6" w:rsidRPr="005A75B9" w:rsidRDefault="006545A6" w:rsidP="00711CE8">
      <w:pPr>
        <w:pStyle w:val="OEOPg-Citation"/>
        <w:framePr w:wrap="around" w:vAnchor="text" w:y="1"/>
        <w:pBdr>
          <w:left w:val="single" w:sz="6" w:space="3" w:color="auto"/>
          <w:right w:val="single" w:sz="6" w:space="3" w:color="auto"/>
        </w:pBdr>
        <w:jc w:val="left"/>
      </w:pPr>
    </w:p>
    <w:p w14:paraId="323E2F4E" w14:textId="77777777" w:rsidR="006545A6" w:rsidRPr="005A75B9" w:rsidRDefault="006545A6" w:rsidP="00711CE8">
      <w:pPr>
        <w:pStyle w:val="OEOPg-Citation"/>
        <w:framePr w:wrap="around" w:vAnchor="text" w:y="1"/>
        <w:pBdr>
          <w:left w:val="single" w:sz="6" w:space="3" w:color="auto"/>
          <w:right w:val="single" w:sz="6" w:space="3" w:color="auto"/>
        </w:pBdr>
        <w:jc w:val="left"/>
      </w:pPr>
      <w:commentRangeStart w:id="16"/>
      <w:r w:rsidRPr="005A75B9">
        <w:t>This document should be cited as</w:t>
      </w:r>
      <w:r w:rsidR="00063ED1">
        <w:t xml:space="preserve"> follows</w:t>
      </w:r>
      <w:r w:rsidRPr="005A75B9">
        <w:t>:</w:t>
      </w:r>
      <w:commentRangeEnd w:id="16"/>
      <w:r w:rsidR="00546F92">
        <w:rPr>
          <w:rStyle w:val="CommentReference"/>
          <w:i w:val="0"/>
        </w:rPr>
        <w:commentReference w:id="16"/>
      </w:r>
    </w:p>
    <w:p w14:paraId="16A98247" w14:textId="218CD5A7" w:rsidR="006545A6" w:rsidRPr="005A75B9" w:rsidRDefault="0020002F" w:rsidP="00711CE8">
      <w:pPr>
        <w:pStyle w:val="OEOPg-Citation"/>
        <w:framePr w:wrap="around" w:vAnchor="text" w:y="1"/>
        <w:pBdr>
          <w:left w:val="single" w:sz="6" w:space="3" w:color="auto"/>
          <w:right w:val="single" w:sz="6" w:space="3" w:color="auto"/>
        </w:pBdr>
        <w:spacing w:after="120"/>
      </w:pPr>
      <w:r w:rsidRPr="005A75B9">
        <w:t xml:space="preserve">Heinl, S. C., E. L. Jones III, A. W. Piston, P. J. Richards, </w:t>
      </w:r>
      <w:r w:rsidR="00BC7E25">
        <w:t>J. T. Priest</w:t>
      </w:r>
      <w:r w:rsidR="00595A18">
        <w:t xml:space="preserve">, </w:t>
      </w:r>
      <w:r w:rsidR="00F9247D">
        <w:t xml:space="preserve">J. </w:t>
      </w:r>
      <w:r w:rsidR="00BC7E25">
        <w:t xml:space="preserve">A. </w:t>
      </w:r>
      <w:r w:rsidR="00F9247D">
        <w:t xml:space="preserve">Bednarski, </w:t>
      </w:r>
      <w:r w:rsidR="00EA120B">
        <w:t>B.</w:t>
      </w:r>
      <w:r w:rsidR="00666FBE">
        <w:t xml:space="preserve"> </w:t>
      </w:r>
      <w:r w:rsidR="00EA120B">
        <w:t xml:space="preserve">W. Elliott, </w:t>
      </w:r>
      <w:r w:rsidR="00952983">
        <w:t>S.</w:t>
      </w:r>
      <w:r w:rsidR="00666FBE">
        <w:t xml:space="preserve"> </w:t>
      </w:r>
      <w:r w:rsidR="00952983">
        <w:t xml:space="preserve">E. Miller, </w:t>
      </w:r>
      <w:r w:rsidR="00666FBE">
        <w:t xml:space="preserve">R. E. Brenner, </w:t>
      </w:r>
      <w:r w:rsidR="00595A18">
        <w:t>and J.</w:t>
      </w:r>
      <w:r w:rsidR="00666FBE">
        <w:t xml:space="preserve"> </w:t>
      </w:r>
      <w:r w:rsidR="00595A18">
        <w:t>V. Nichols</w:t>
      </w:r>
      <w:r w:rsidR="006545A6" w:rsidRPr="005A75B9">
        <w:t xml:space="preserve">. </w:t>
      </w:r>
      <w:r w:rsidR="00821816">
        <w:t xml:space="preserve"> </w:t>
      </w:r>
      <w:r w:rsidR="00F9247D">
        <w:t>2020</w:t>
      </w:r>
      <w:r w:rsidR="006545A6" w:rsidRPr="005A75B9">
        <w:t xml:space="preserve">.  </w:t>
      </w:r>
      <w:r w:rsidR="00C73B19" w:rsidRPr="005A75B9">
        <w:t xml:space="preserve">Review of salmon escapement goals in Southeast Alaska, </w:t>
      </w:r>
      <w:r w:rsidR="00F9247D" w:rsidRPr="005A75B9">
        <w:t>20</w:t>
      </w:r>
      <w:r w:rsidR="00F9247D">
        <w:t>20</w:t>
      </w:r>
      <w:r w:rsidR="006545A6" w:rsidRPr="005A75B9">
        <w:t xml:space="preserve">.  Alaska Department of Fish and Game, </w:t>
      </w:r>
      <w:r w:rsidR="007145CE" w:rsidRPr="005A75B9">
        <w:t>Fishery Man</w:t>
      </w:r>
      <w:r w:rsidR="00E55077" w:rsidRPr="005A75B9">
        <w:t>uscript Series</w:t>
      </w:r>
      <w:r w:rsidR="006545A6" w:rsidRPr="005A75B9">
        <w:t xml:space="preserve"> No. </w:t>
      </w:r>
      <w:r w:rsidR="00F9247D">
        <w:t>xx-xx</w:t>
      </w:r>
      <w:r w:rsidR="006545A6" w:rsidRPr="005A75B9">
        <w:t>, Anchorage.</w:t>
      </w:r>
      <w:bookmarkEnd w:id="2"/>
    </w:p>
    <w:p w14:paraId="7FF7A772" w14:textId="5D02A836" w:rsidR="00BB0E9D" w:rsidRPr="005A75B9" w:rsidRDefault="006F342D">
      <w:pPr>
        <w:sectPr w:rsidR="00BB0E9D" w:rsidRPr="005A75B9">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61312" behindDoc="0" locked="0" layoutInCell="1" allowOverlap="1" wp14:anchorId="49FBFA94" wp14:editId="3911B25C">
                <wp:simplePos x="0" y="0"/>
                <wp:positionH relativeFrom="column">
                  <wp:posOffset>-241935</wp:posOffset>
                </wp:positionH>
                <wp:positionV relativeFrom="page">
                  <wp:posOffset>6917853</wp:posOffset>
                </wp:positionV>
                <wp:extent cx="6467475" cy="2360295"/>
                <wp:effectExtent l="0" t="0" r="9525" b="1905"/>
                <wp:wrapNone/>
                <wp:docPr id="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7D696" w14:textId="77777777" w:rsidR="00D03229" w:rsidRPr="009F7706" w:rsidRDefault="00D03229" w:rsidP="006F342D">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284FFAE1" w14:textId="77777777" w:rsidR="00D03229" w:rsidRPr="000F2443" w:rsidRDefault="00D03229" w:rsidP="006F342D">
                            <w:pPr>
                              <w:pStyle w:val="OEOPg-OEO"/>
                              <w:spacing w:before="60"/>
                              <w:jc w:val="center"/>
                              <w:rPr>
                                <w:b/>
                              </w:rPr>
                            </w:pPr>
                            <w:r w:rsidRPr="000F2443">
                              <w:rPr>
                                <w:b/>
                              </w:rPr>
                              <w:t>If you believe you have been discriminated against in any program, activity, or facility please write:</w:t>
                            </w:r>
                          </w:p>
                          <w:p w14:paraId="1F586108" w14:textId="77777777" w:rsidR="00D03229" w:rsidRPr="009F7706" w:rsidRDefault="00D03229" w:rsidP="006F342D">
                            <w:pPr>
                              <w:pStyle w:val="OEOPg-OEO"/>
                              <w:jc w:val="center"/>
                            </w:pPr>
                            <w:r w:rsidRPr="009F7706">
                              <w:t>ADF&amp;G ADA Coordinator, P.O. Box 115526, Juneau, AK 99811-5526</w:t>
                            </w:r>
                          </w:p>
                          <w:p w14:paraId="1C8F3AD6" w14:textId="77777777" w:rsidR="00D03229" w:rsidRPr="009F7706" w:rsidRDefault="00D03229" w:rsidP="006F342D">
                            <w:pPr>
                              <w:pStyle w:val="OEOPg-OEO"/>
                              <w:jc w:val="center"/>
                            </w:pPr>
                            <w:r w:rsidRPr="009F7706">
                              <w:t>U.S. Fish and Wildlife Service, 4401 N. Fairfax Drive, MS 2042, Arlington, VA 22203</w:t>
                            </w:r>
                          </w:p>
                          <w:p w14:paraId="3DD0EFCB" w14:textId="77777777" w:rsidR="00D03229" w:rsidRPr="009F7706" w:rsidRDefault="00D03229" w:rsidP="006F342D">
                            <w:pPr>
                              <w:pStyle w:val="OEOPg-OEO"/>
                              <w:jc w:val="center"/>
                            </w:pPr>
                            <w:r w:rsidRPr="009F7706">
                              <w:t>Office of Equal Opportunity, U.S. Department of the Interior, 1849 C Street NW MS 5230, Washington DC 20240</w:t>
                            </w:r>
                          </w:p>
                          <w:p w14:paraId="138C269A" w14:textId="77777777" w:rsidR="00D03229" w:rsidRPr="000F2443" w:rsidRDefault="00D03229" w:rsidP="006F342D">
                            <w:pPr>
                              <w:pStyle w:val="OEOPg-OEO"/>
                              <w:spacing w:before="60"/>
                              <w:jc w:val="center"/>
                              <w:rPr>
                                <w:b/>
                              </w:rPr>
                            </w:pPr>
                            <w:r w:rsidRPr="000F2443">
                              <w:rPr>
                                <w:b/>
                              </w:rPr>
                              <w:t>The department’s ADA Coordinator can be reached via phone at the following numbers:</w:t>
                            </w:r>
                          </w:p>
                          <w:p w14:paraId="02B18BFC" w14:textId="77777777" w:rsidR="00D03229" w:rsidRDefault="00D03229" w:rsidP="006F342D">
                            <w:pPr>
                              <w:pStyle w:val="OEOPg-OEO"/>
                              <w:jc w:val="center"/>
                            </w:pPr>
                            <w:r w:rsidRPr="009F7706">
                              <w:t>(VOICE) 907-465-6077, (Statewide Telecommunication Devic</w:t>
                            </w:r>
                            <w:r>
                              <w:t>e for the Deaf) 1-800-478-3648,</w:t>
                            </w:r>
                          </w:p>
                          <w:p w14:paraId="7053F233" w14:textId="77777777" w:rsidR="00D03229" w:rsidRPr="009F7706" w:rsidRDefault="00D03229" w:rsidP="006F342D">
                            <w:pPr>
                              <w:pStyle w:val="OEOPg-OEO"/>
                              <w:jc w:val="center"/>
                            </w:pPr>
                            <w:r w:rsidRPr="009F7706">
                              <w:t>(Juneau TDD) 907-465-3646, or (FAX) 907-465-6078</w:t>
                            </w:r>
                          </w:p>
                          <w:p w14:paraId="5F7F7C73" w14:textId="77777777" w:rsidR="00D03229" w:rsidRPr="000F2443" w:rsidRDefault="00D03229" w:rsidP="006F342D">
                            <w:pPr>
                              <w:pStyle w:val="OEOPg-OEO"/>
                              <w:spacing w:before="60"/>
                              <w:jc w:val="center"/>
                              <w:rPr>
                                <w:b/>
                              </w:rPr>
                            </w:pPr>
                            <w:r w:rsidRPr="000F2443">
                              <w:rPr>
                                <w:b/>
                              </w:rPr>
                              <w:t>For information on alternative formats and questions on this publication, please contact:</w:t>
                            </w:r>
                          </w:p>
                          <w:p w14:paraId="38D6242A" w14:textId="77777777" w:rsidR="00D03229" w:rsidRPr="0035240B" w:rsidRDefault="00D03229" w:rsidP="006F342D">
                            <w:pPr>
                              <w:jc w:val="center"/>
                              <w:rPr>
                                <w:spacing w:val="-4"/>
                                <w:sz w:val="20"/>
                                <w:szCs w:val="20"/>
                              </w:rPr>
                            </w:pPr>
                            <w:r w:rsidRPr="0035240B">
                              <w:rPr>
                                <w:spacing w:val="-4"/>
                                <w:sz w:val="20"/>
                                <w:szCs w:val="20"/>
                              </w:rPr>
                              <w:t>ADF&amp;G Division of Sport Fish, Research and Technical Services, 333 Raspberry Road, Anchorage AK 99518 (907) 267-2375</w:t>
                            </w:r>
                          </w:p>
                          <w:p w14:paraId="0A3637AD" w14:textId="77777777" w:rsidR="00D03229" w:rsidRPr="007F72F4" w:rsidRDefault="00D03229" w:rsidP="006F342D">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BFA94" id="Text Box 13" o:spid="_x0000_s1028" type="#_x0000_t202" style="position:absolute;left:0;text-align:left;margin-left:-19.05pt;margin-top:544.7pt;width:509.25pt;height:18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" stroked="f">
                <v:textbox>
                  <w:txbxContent>
                    <w:p w14:paraId="39D7D696" w14:textId="77777777" w:rsidR="00D03229" w:rsidRPr="009F7706" w:rsidRDefault="00D03229" w:rsidP="006F342D">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284FFAE1" w14:textId="77777777" w:rsidR="00D03229" w:rsidRPr="000F2443" w:rsidRDefault="00D03229" w:rsidP="006F342D">
                      <w:pPr>
                        <w:pStyle w:val="OEOPg-OEO"/>
                        <w:spacing w:before="60"/>
                        <w:jc w:val="center"/>
                        <w:rPr>
                          <w:b/>
                        </w:rPr>
                      </w:pPr>
                      <w:r w:rsidRPr="000F2443">
                        <w:rPr>
                          <w:b/>
                        </w:rPr>
                        <w:t>If you believe you have been discriminated against in any program, activity, or facility please write:</w:t>
                      </w:r>
                    </w:p>
                    <w:p w14:paraId="1F586108" w14:textId="77777777" w:rsidR="00D03229" w:rsidRPr="009F7706" w:rsidRDefault="00D03229" w:rsidP="006F342D">
                      <w:pPr>
                        <w:pStyle w:val="OEOPg-OEO"/>
                        <w:jc w:val="center"/>
                      </w:pPr>
                      <w:r w:rsidRPr="009F7706">
                        <w:t>ADF&amp;G ADA Coordinator, P.O. Box 115526, Juneau, AK 99811-5526</w:t>
                      </w:r>
                    </w:p>
                    <w:p w14:paraId="1C8F3AD6" w14:textId="77777777" w:rsidR="00D03229" w:rsidRPr="009F7706" w:rsidRDefault="00D03229" w:rsidP="006F342D">
                      <w:pPr>
                        <w:pStyle w:val="OEOPg-OEO"/>
                        <w:jc w:val="center"/>
                      </w:pPr>
                      <w:r w:rsidRPr="009F7706">
                        <w:t>U.S. Fish and Wildlife Service, 4401 N. Fairfax Drive, MS 2042, Arlington, VA 22203</w:t>
                      </w:r>
                    </w:p>
                    <w:p w14:paraId="3DD0EFCB" w14:textId="77777777" w:rsidR="00D03229" w:rsidRPr="009F7706" w:rsidRDefault="00D03229" w:rsidP="006F342D">
                      <w:pPr>
                        <w:pStyle w:val="OEOPg-OEO"/>
                        <w:jc w:val="center"/>
                      </w:pPr>
                      <w:r w:rsidRPr="009F7706">
                        <w:t>Office of Equal Opportunity, U.S. Department of the Interior, 1849 C Street NW MS 5230, Washington DC 20240</w:t>
                      </w:r>
                    </w:p>
                    <w:p w14:paraId="138C269A" w14:textId="77777777" w:rsidR="00D03229" w:rsidRPr="000F2443" w:rsidRDefault="00D03229" w:rsidP="006F342D">
                      <w:pPr>
                        <w:pStyle w:val="OEOPg-OEO"/>
                        <w:spacing w:before="60"/>
                        <w:jc w:val="center"/>
                        <w:rPr>
                          <w:b/>
                        </w:rPr>
                      </w:pPr>
                      <w:r w:rsidRPr="000F2443">
                        <w:rPr>
                          <w:b/>
                        </w:rPr>
                        <w:t>The department’s ADA Coordinator can be reached via phone at the following numbers:</w:t>
                      </w:r>
                    </w:p>
                    <w:p w14:paraId="02B18BFC" w14:textId="77777777" w:rsidR="00D03229" w:rsidRDefault="00D03229" w:rsidP="006F342D">
                      <w:pPr>
                        <w:pStyle w:val="OEOPg-OEO"/>
                        <w:jc w:val="center"/>
                      </w:pPr>
                      <w:r w:rsidRPr="009F7706">
                        <w:t>(VOICE) 907-465-6077, (Statewide Telecommunication Devic</w:t>
                      </w:r>
                      <w:r>
                        <w:t>e for the Deaf) 1-800-478-3648,</w:t>
                      </w:r>
                    </w:p>
                    <w:p w14:paraId="7053F233" w14:textId="77777777" w:rsidR="00D03229" w:rsidRPr="009F7706" w:rsidRDefault="00D03229" w:rsidP="006F342D">
                      <w:pPr>
                        <w:pStyle w:val="OEOPg-OEO"/>
                        <w:jc w:val="center"/>
                      </w:pPr>
                      <w:r w:rsidRPr="009F7706">
                        <w:t>(Juneau TDD) 907-465-3646, or (FAX) 907-465-6078</w:t>
                      </w:r>
                    </w:p>
                    <w:p w14:paraId="5F7F7C73" w14:textId="77777777" w:rsidR="00D03229" w:rsidRPr="000F2443" w:rsidRDefault="00D03229" w:rsidP="006F342D">
                      <w:pPr>
                        <w:pStyle w:val="OEOPg-OEO"/>
                        <w:spacing w:before="60"/>
                        <w:jc w:val="center"/>
                        <w:rPr>
                          <w:b/>
                        </w:rPr>
                      </w:pPr>
                      <w:r w:rsidRPr="000F2443">
                        <w:rPr>
                          <w:b/>
                        </w:rPr>
                        <w:t>For information on alternative formats and questions on this publication, please contact:</w:t>
                      </w:r>
                    </w:p>
                    <w:p w14:paraId="38D6242A" w14:textId="77777777" w:rsidR="00D03229" w:rsidRPr="0035240B" w:rsidRDefault="00D03229" w:rsidP="006F342D">
                      <w:pPr>
                        <w:jc w:val="center"/>
                        <w:rPr>
                          <w:spacing w:val="-4"/>
                          <w:sz w:val="20"/>
                          <w:szCs w:val="20"/>
                        </w:rPr>
                      </w:pPr>
                      <w:r w:rsidRPr="0035240B">
                        <w:rPr>
                          <w:spacing w:val="-4"/>
                          <w:sz w:val="20"/>
                          <w:szCs w:val="20"/>
                        </w:rPr>
                        <w:t>ADF&amp;G Division of Sport Fish, Research and Technical Services, 333 Raspberry Road, Anchorage AK 99518 (907) 267-2375</w:t>
                      </w:r>
                    </w:p>
                    <w:p w14:paraId="0A3637AD" w14:textId="77777777" w:rsidR="00D03229" w:rsidRPr="007F72F4" w:rsidRDefault="00D03229" w:rsidP="006F342D">
                      <w:pPr>
                        <w:jc w:val="center"/>
                        <w:rPr>
                          <w:szCs w:val="18"/>
                        </w:rPr>
                      </w:pPr>
                    </w:p>
                  </w:txbxContent>
                </v:textbox>
                <w10:wrap anchory="page"/>
              </v:shape>
            </w:pict>
          </mc:Fallback>
        </mc:AlternateContent>
      </w:r>
    </w:p>
    <w:p w14:paraId="5ADFAF75" w14:textId="77777777" w:rsidR="00BB0E9D" w:rsidRPr="005A75B9" w:rsidRDefault="00BB0E9D">
      <w:pPr>
        <w:pStyle w:val="TOCHeader"/>
      </w:pPr>
      <w:r w:rsidRPr="005A75B9">
        <w:lastRenderedPageBreak/>
        <w:t>TABLE OF CONTENTS</w:t>
      </w:r>
    </w:p>
    <w:p w14:paraId="525AFCD6" w14:textId="77777777" w:rsidR="00BB0E9D" w:rsidRPr="005A75B9" w:rsidRDefault="00BB0E9D" w:rsidP="00E0686A">
      <w:pPr>
        <w:pStyle w:val="TOCPage"/>
        <w:spacing w:after="120"/>
      </w:pPr>
      <w:r w:rsidRPr="005A75B9">
        <w:t>Page</w:t>
      </w:r>
    </w:p>
    <w:p w14:paraId="7542B3B1" w14:textId="3F03509D" w:rsidR="00114DAD" w:rsidRDefault="00BD469F">
      <w:pPr>
        <w:pStyle w:val="TOC1"/>
        <w:rPr>
          <w:rFonts w:asciiTheme="minorHAnsi" w:eastAsiaTheme="minorEastAsia" w:hAnsiTheme="minorHAnsi" w:cstheme="minorBidi"/>
          <w:caps w:val="0"/>
          <w:noProof/>
          <w:sz w:val="22"/>
          <w:szCs w:val="22"/>
        </w:rPr>
      </w:pPr>
      <w:r w:rsidRPr="005A75B9">
        <w:rPr>
          <w:caps w:val="0"/>
        </w:rPr>
        <w:fldChar w:fldCharType="begin"/>
      </w:r>
      <w:r w:rsidR="0090495B" w:rsidRPr="005A75B9">
        <w:rPr>
          <w:caps w:val="0"/>
        </w:rPr>
        <w:instrText xml:space="preserve"> TOC \o "1-6" \h \z \t "Append-Cover,1" </w:instrText>
      </w:r>
      <w:r w:rsidRPr="005A75B9">
        <w:rPr>
          <w:caps w:val="0"/>
        </w:rPr>
        <w:fldChar w:fldCharType="separate"/>
      </w:r>
      <w:hyperlink w:anchor="_Toc51147299" w:history="1">
        <w:r w:rsidR="00114DAD" w:rsidRPr="002F3FE6">
          <w:rPr>
            <w:rStyle w:val="Hyperlink"/>
            <w:noProof/>
          </w:rPr>
          <w:t>LIST OF TABLES</w:t>
        </w:r>
        <w:r w:rsidR="00114DAD">
          <w:rPr>
            <w:noProof/>
            <w:webHidden/>
          </w:rPr>
          <w:tab/>
        </w:r>
        <w:r w:rsidR="00114DAD">
          <w:rPr>
            <w:noProof/>
            <w:webHidden/>
          </w:rPr>
          <w:fldChar w:fldCharType="begin"/>
        </w:r>
        <w:r w:rsidR="00114DAD">
          <w:rPr>
            <w:noProof/>
            <w:webHidden/>
          </w:rPr>
          <w:instrText xml:space="preserve"> PAGEREF _Toc51147299 \h </w:instrText>
        </w:r>
        <w:r w:rsidR="00114DAD">
          <w:rPr>
            <w:noProof/>
            <w:webHidden/>
          </w:rPr>
        </w:r>
        <w:r w:rsidR="00114DAD">
          <w:rPr>
            <w:noProof/>
            <w:webHidden/>
          </w:rPr>
          <w:fldChar w:fldCharType="separate"/>
        </w:r>
        <w:r w:rsidR="00114DAD">
          <w:rPr>
            <w:noProof/>
            <w:webHidden/>
          </w:rPr>
          <w:t>ii</w:t>
        </w:r>
        <w:r w:rsidR="00114DAD">
          <w:rPr>
            <w:noProof/>
            <w:webHidden/>
          </w:rPr>
          <w:fldChar w:fldCharType="end"/>
        </w:r>
      </w:hyperlink>
    </w:p>
    <w:p w14:paraId="1AF48F01" w14:textId="30601C29" w:rsidR="00114DAD" w:rsidRDefault="000B0840">
      <w:pPr>
        <w:pStyle w:val="TOC1"/>
        <w:rPr>
          <w:rFonts w:asciiTheme="minorHAnsi" w:eastAsiaTheme="minorEastAsia" w:hAnsiTheme="minorHAnsi" w:cstheme="minorBidi"/>
          <w:caps w:val="0"/>
          <w:noProof/>
          <w:sz w:val="22"/>
          <w:szCs w:val="22"/>
        </w:rPr>
      </w:pPr>
      <w:hyperlink w:anchor="_Toc51147300" w:history="1">
        <w:r w:rsidR="00114DAD" w:rsidRPr="002F3FE6">
          <w:rPr>
            <w:rStyle w:val="Hyperlink"/>
            <w:noProof/>
          </w:rPr>
          <w:t>LIST OF Figures</w:t>
        </w:r>
        <w:r w:rsidR="00114DAD">
          <w:rPr>
            <w:noProof/>
            <w:webHidden/>
          </w:rPr>
          <w:tab/>
        </w:r>
        <w:r w:rsidR="00114DAD">
          <w:rPr>
            <w:noProof/>
            <w:webHidden/>
          </w:rPr>
          <w:fldChar w:fldCharType="begin"/>
        </w:r>
        <w:r w:rsidR="00114DAD">
          <w:rPr>
            <w:noProof/>
            <w:webHidden/>
          </w:rPr>
          <w:instrText xml:space="preserve"> PAGEREF _Toc51147300 \h </w:instrText>
        </w:r>
        <w:r w:rsidR="00114DAD">
          <w:rPr>
            <w:noProof/>
            <w:webHidden/>
          </w:rPr>
        </w:r>
        <w:r w:rsidR="00114DAD">
          <w:rPr>
            <w:noProof/>
            <w:webHidden/>
          </w:rPr>
          <w:fldChar w:fldCharType="separate"/>
        </w:r>
        <w:r w:rsidR="00114DAD">
          <w:rPr>
            <w:noProof/>
            <w:webHidden/>
          </w:rPr>
          <w:t>ii</w:t>
        </w:r>
        <w:r w:rsidR="00114DAD">
          <w:rPr>
            <w:noProof/>
            <w:webHidden/>
          </w:rPr>
          <w:fldChar w:fldCharType="end"/>
        </w:r>
      </w:hyperlink>
    </w:p>
    <w:p w14:paraId="331EDD06" w14:textId="3AAE575F" w:rsidR="00114DAD" w:rsidRDefault="000B0840">
      <w:pPr>
        <w:pStyle w:val="TOC1"/>
        <w:rPr>
          <w:rFonts w:asciiTheme="minorHAnsi" w:eastAsiaTheme="minorEastAsia" w:hAnsiTheme="minorHAnsi" w:cstheme="minorBidi"/>
          <w:caps w:val="0"/>
          <w:noProof/>
          <w:sz w:val="22"/>
          <w:szCs w:val="22"/>
        </w:rPr>
      </w:pPr>
      <w:hyperlink w:anchor="_Toc51147301" w:history="1">
        <w:r w:rsidR="00114DAD" w:rsidRPr="002F3FE6">
          <w:rPr>
            <w:rStyle w:val="Hyperlink"/>
            <w:noProof/>
          </w:rPr>
          <w:t>LIST OF APPENDICES</w:t>
        </w:r>
        <w:r w:rsidR="00114DAD">
          <w:rPr>
            <w:noProof/>
            <w:webHidden/>
          </w:rPr>
          <w:tab/>
        </w:r>
        <w:r w:rsidR="00114DAD">
          <w:rPr>
            <w:noProof/>
            <w:webHidden/>
          </w:rPr>
          <w:fldChar w:fldCharType="begin"/>
        </w:r>
        <w:r w:rsidR="00114DAD">
          <w:rPr>
            <w:noProof/>
            <w:webHidden/>
          </w:rPr>
          <w:instrText xml:space="preserve"> PAGEREF _Toc51147301 \h </w:instrText>
        </w:r>
        <w:r w:rsidR="00114DAD">
          <w:rPr>
            <w:noProof/>
            <w:webHidden/>
          </w:rPr>
        </w:r>
        <w:r w:rsidR="00114DAD">
          <w:rPr>
            <w:noProof/>
            <w:webHidden/>
          </w:rPr>
          <w:fldChar w:fldCharType="separate"/>
        </w:r>
        <w:r w:rsidR="00114DAD">
          <w:rPr>
            <w:noProof/>
            <w:webHidden/>
          </w:rPr>
          <w:t>iv</w:t>
        </w:r>
        <w:r w:rsidR="00114DAD">
          <w:rPr>
            <w:noProof/>
            <w:webHidden/>
          </w:rPr>
          <w:fldChar w:fldCharType="end"/>
        </w:r>
      </w:hyperlink>
    </w:p>
    <w:p w14:paraId="421209D8" w14:textId="36CF5F61" w:rsidR="00114DAD" w:rsidRDefault="000B0840">
      <w:pPr>
        <w:pStyle w:val="TOC1"/>
        <w:rPr>
          <w:rFonts w:asciiTheme="minorHAnsi" w:eastAsiaTheme="minorEastAsia" w:hAnsiTheme="minorHAnsi" w:cstheme="minorBidi"/>
          <w:caps w:val="0"/>
          <w:noProof/>
          <w:sz w:val="22"/>
          <w:szCs w:val="22"/>
        </w:rPr>
      </w:pPr>
      <w:hyperlink w:anchor="_Toc51147302" w:history="1">
        <w:r w:rsidR="00114DAD" w:rsidRPr="002F3FE6">
          <w:rPr>
            <w:rStyle w:val="Hyperlink"/>
            <w:noProof/>
          </w:rPr>
          <w:t>ABSTRACT</w:t>
        </w:r>
        <w:r w:rsidR="00114DAD">
          <w:rPr>
            <w:noProof/>
            <w:webHidden/>
          </w:rPr>
          <w:tab/>
        </w:r>
        <w:r w:rsidR="00114DAD">
          <w:rPr>
            <w:noProof/>
            <w:webHidden/>
          </w:rPr>
          <w:fldChar w:fldCharType="begin"/>
        </w:r>
        <w:r w:rsidR="00114DAD">
          <w:rPr>
            <w:noProof/>
            <w:webHidden/>
          </w:rPr>
          <w:instrText xml:space="preserve"> PAGEREF _Toc51147302 \h </w:instrText>
        </w:r>
        <w:r w:rsidR="00114DAD">
          <w:rPr>
            <w:noProof/>
            <w:webHidden/>
          </w:rPr>
        </w:r>
        <w:r w:rsidR="00114DAD">
          <w:rPr>
            <w:noProof/>
            <w:webHidden/>
          </w:rPr>
          <w:fldChar w:fldCharType="separate"/>
        </w:r>
        <w:r w:rsidR="00114DAD">
          <w:rPr>
            <w:noProof/>
            <w:webHidden/>
          </w:rPr>
          <w:t>1</w:t>
        </w:r>
        <w:r w:rsidR="00114DAD">
          <w:rPr>
            <w:noProof/>
            <w:webHidden/>
          </w:rPr>
          <w:fldChar w:fldCharType="end"/>
        </w:r>
      </w:hyperlink>
    </w:p>
    <w:p w14:paraId="49107511" w14:textId="23AA8A45" w:rsidR="00114DAD" w:rsidRDefault="000B0840">
      <w:pPr>
        <w:pStyle w:val="TOC1"/>
        <w:rPr>
          <w:rFonts w:asciiTheme="minorHAnsi" w:eastAsiaTheme="minorEastAsia" w:hAnsiTheme="minorHAnsi" w:cstheme="minorBidi"/>
          <w:caps w:val="0"/>
          <w:noProof/>
          <w:sz w:val="22"/>
          <w:szCs w:val="22"/>
        </w:rPr>
      </w:pPr>
      <w:hyperlink w:anchor="_Toc51147303" w:history="1">
        <w:r w:rsidR="00114DAD" w:rsidRPr="002F3FE6">
          <w:rPr>
            <w:rStyle w:val="Hyperlink"/>
            <w:noProof/>
          </w:rPr>
          <w:t>INTRODUCTION</w:t>
        </w:r>
        <w:r w:rsidR="00114DAD">
          <w:rPr>
            <w:noProof/>
            <w:webHidden/>
          </w:rPr>
          <w:tab/>
        </w:r>
        <w:r w:rsidR="00114DAD">
          <w:rPr>
            <w:noProof/>
            <w:webHidden/>
          </w:rPr>
          <w:fldChar w:fldCharType="begin"/>
        </w:r>
        <w:r w:rsidR="00114DAD">
          <w:rPr>
            <w:noProof/>
            <w:webHidden/>
          </w:rPr>
          <w:instrText xml:space="preserve"> PAGEREF _Toc51147303 \h </w:instrText>
        </w:r>
        <w:r w:rsidR="00114DAD">
          <w:rPr>
            <w:noProof/>
            <w:webHidden/>
          </w:rPr>
        </w:r>
        <w:r w:rsidR="00114DAD">
          <w:rPr>
            <w:noProof/>
            <w:webHidden/>
          </w:rPr>
          <w:fldChar w:fldCharType="separate"/>
        </w:r>
        <w:r w:rsidR="00114DAD">
          <w:rPr>
            <w:noProof/>
            <w:webHidden/>
          </w:rPr>
          <w:t>1</w:t>
        </w:r>
        <w:r w:rsidR="00114DAD">
          <w:rPr>
            <w:noProof/>
            <w:webHidden/>
          </w:rPr>
          <w:fldChar w:fldCharType="end"/>
        </w:r>
      </w:hyperlink>
    </w:p>
    <w:p w14:paraId="1767DF9A" w14:textId="5210996D" w:rsidR="00114DAD" w:rsidRDefault="000B0840">
      <w:pPr>
        <w:pStyle w:val="TOC1"/>
        <w:rPr>
          <w:rFonts w:asciiTheme="minorHAnsi" w:eastAsiaTheme="minorEastAsia" w:hAnsiTheme="minorHAnsi" w:cstheme="minorBidi"/>
          <w:caps w:val="0"/>
          <w:noProof/>
          <w:sz w:val="22"/>
          <w:szCs w:val="22"/>
        </w:rPr>
      </w:pPr>
      <w:hyperlink w:anchor="_Toc51147304" w:history="1">
        <w:r w:rsidR="00114DAD" w:rsidRPr="002F3FE6">
          <w:rPr>
            <w:rStyle w:val="Hyperlink"/>
            <w:noProof/>
          </w:rPr>
          <w:t>Methods</w:t>
        </w:r>
        <w:r w:rsidR="00114DAD">
          <w:rPr>
            <w:noProof/>
            <w:webHidden/>
          </w:rPr>
          <w:tab/>
        </w:r>
        <w:r w:rsidR="00114DAD">
          <w:rPr>
            <w:noProof/>
            <w:webHidden/>
          </w:rPr>
          <w:fldChar w:fldCharType="begin"/>
        </w:r>
        <w:r w:rsidR="00114DAD">
          <w:rPr>
            <w:noProof/>
            <w:webHidden/>
          </w:rPr>
          <w:instrText xml:space="preserve"> PAGEREF _Toc51147304 \h </w:instrText>
        </w:r>
        <w:r w:rsidR="00114DAD">
          <w:rPr>
            <w:noProof/>
            <w:webHidden/>
          </w:rPr>
        </w:r>
        <w:r w:rsidR="00114DAD">
          <w:rPr>
            <w:noProof/>
            <w:webHidden/>
          </w:rPr>
          <w:fldChar w:fldCharType="separate"/>
        </w:r>
        <w:r w:rsidR="00114DAD">
          <w:rPr>
            <w:noProof/>
            <w:webHidden/>
          </w:rPr>
          <w:t>2</w:t>
        </w:r>
        <w:r w:rsidR="00114DAD">
          <w:rPr>
            <w:noProof/>
            <w:webHidden/>
          </w:rPr>
          <w:fldChar w:fldCharType="end"/>
        </w:r>
      </w:hyperlink>
    </w:p>
    <w:p w14:paraId="06F9C2EF" w14:textId="1DC434C8" w:rsidR="00114DAD" w:rsidRDefault="000B0840">
      <w:pPr>
        <w:pStyle w:val="TOC2"/>
        <w:rPr>
          <w:rFonts w:asciiTheme="minorHAnsi" w:eastAsiaTheme="minorEastAsia" w:hAnsiTheme="minorHAnsi" w:cstheme="minorBidi"/>
          <w:noProof/>
          <w:sz w:val="22"/>
          <w:szCs w:val="22"/>
        </w:rPr>
      </w:pPr>
      <w:hyperlink w:anchor="_Toc51147305" w:history="1">
        <w:r w:rsidR="00114DAD" w:rsidRPr="002F3FE6">
          <w:rPr>
            <w:rStyle w:val="Hyperlink"/>
            <w:noProof/>
          </w:rPr>
          <w:t>Escapement Goal Development</w:t>
        </w:r>
        <w:r w:rsidR="00114DAD">
          <w:rPr>
            <w:noProof/>
            <w:webHidden/>
          </w:rPr>
          <w:tab/>
        </w:r>
        <w:r w:rsidR="00114DAD">
          <w:rPr>
            <w:noProof/>
            <w:webHidden/>
          </w:rPr>
          <w:fldChar w:fldCharType="begin"/>
        </w:r>
        <w:r w:rsidR="00114DAD">
          <w:rPr>
            <w:noProof/>
            <w:webHidden/>
          </w:rPr>
          <w:instrText xml:space="preserve"> PAGEREF _Toc51147305 \h </w:instrText>
        </w:r>
        <w:r w:rsidR="00114DAD">
          <w:rPr>
            <w:noProof/>
            <w:webHidden/>
          </w:rPr>
        </w:r>
        <w:r w:rsidR="00114DAD">
          <w:rPr>
            <w:noProof/>
            <w:webHidden/>
          </w:rPr>
          <w:fldChar w:fldCharType="separate"/>
        </w:r>
        <w:r w:rsidR="00114DAD">
          <w:rPr>
            <w:noProof/>
            <w:webHidden/>
          </w:rPr>
          <w:t>7</w:t>
        </w:r>
        <w:r w:rsidR="00114DAD">
          <w:rPr>
            <w:noProof/>
            <w:webHidden/>
          </w:rPr>
          <w:fldChar w:fldCharType="end"/>
        </w:r>
      </w:hyperlink>
    </w:p>
    <w:p w14:paraId="36B7EFD7" w14:textId="46657CD3" w:rsidR="00114DAD" w:rsidRDefault="000B0840">
      <w:pPr>
        <w:pStyle w:val="TOC2"/>
        <w:rPr>
          <w:rFonts w:asciiTheme="minorHAnsi" w:eastAsiaTheme="minorEastAsia" w:hAnsiTheme="minorHAnsi" w:cstheme="minorBidi"/>
          <w:noProof/>
          <w:sz w:val="22"/>
          <w:szCs w:val="22"/>
        </w:rPr>
      </w:pPr>
      <w:hyperlink w:anchor="_Toc51147306" w:history="1">
        <w:r w:rsidR="00114DAD" w:rsidRPr="002F3FE6">
          <w:rPr>
            <w:rStyle w:val="Hyperlink"/>
            <w:noProof/>
          </w:rPr>
          <w:t>Stock Assessment Overview</w:t>
        </w:r>
        <w:r w:rsidR="00114DAD">
          <w:rPr>
            <w:noProof/>
            <w:webHidden/>
          </w:rPr>
          <w:tab/>
        </w:r>
        <w:r w:rsidR="00114DAD">
          <w:rPr>
            <w:noProof/>
            <w:webHidden/>
          </w:rPr>
          <w:fldChar w:fldCharType="begin"/>
        </w:r>
        <w:r w:rsidR="00114DAD">
          <w:rPr>
            <w:noProof/>
            <w:webHidden/>
          </w:rPr>
          <w:instrText xml:space="preserve"> PAGEREF _Toc51147306 \h </w:instrText>
        </w:r>
        <w:r w:rsidR="00114DAD">
          <w:rPr>
            <w:noProof/>
            <w:webHidden/>
          </w:rPr>
        </w:r>
        <w:r w:rsidR="00114DAD">
          <w:rPr>
            <w:noProof/>
            <w:webHidden/>
          </w:rPr>
          <w:fldChar w:fldCharType="separate"/>
        </w:r>
        <w:r w:rsidR="00114DAD">
          <w:rPr>
            <w:noProof/>
            <w:webHidden/>
          </w:rPr>
          <w:t>8</w:t>
        </w:r>
        <w:r w:rsidR="00114DAD">
          <w:rPr>
            <w:noProof/>
            <w:webHidden/>
          </w:rPr>
          <w:fldChar w:fldCharType="end"/>
        </w:r>
      </w:hyperlink>
    </w:p>
    <w:p w14:paraId="4978DA9B" w14:textId="4C1DFDF5" w:rsidR="00114DAD" w:rsidRDefault="000B0840">
      <w:pPr>
        <w:pStyle w:val="TOC3"/>
        <w:rPr>
          <w:rFonts w:asciiTheme="minorHAnsi" w:eastAsiaTheme="minorEastAsia" w:hAnsiTheme="minorHAnsi" w:cstheme="minorBidi"/>
          <w:noProof/>
          <w:sz w:val="22"/>
          <w:szCs w:val="22"/>
        </w:rPr>
      </w:pPr>
      <w:hyperlink w:anchor="_Toc51147307" w:history="1">
        <w:r w:rsidR="00114DAD" w:rsidRPr="002F3FE6">
          <w:rPr>
            <w:rStyle w:val="Hyperlink"/>
            <w:noProof/>
          </w:rPr>
          <w:t>Chinook Salmon</w:t>
        </w:r>
        <w:r w:rsidR="00114DAD">
          <w:rPr>
            <w:noProof/>
            <w:webHidden/>
          </w:rPr>
          <w:tab/>
        </w:r>
        <w:r w:rsidR="00114DAD">
          <w:rPr>
            <w:noProof/>
            <w:webHidden/>
          </w:rPr>
          <w:fldChar w:fldCharType="begin"/>
        </w:r>
        <w:r w:rsidR="00114DAD">
          <w:rPr>
            <w:noProof/>
            <w:webHidden/>
          </w:rPr>
          <w:instrText xml:space="preserve"> PAGEREF _Toc51147307 \h </w:instrText>
        </w:r>
        <w:r w:rsidR="00114DAD">
          <w:rPr>
            <w:noProof/>
            <w:webHidden/>
          </w:rPr>
        </w:r>
        <w:r w:rsidR="00114DAD">
          <w:rPr>
            <w:noProof/>
            <w:webHidden/>
          </w:rPr>
          <w:fldChar w:fldCharType="separate"/>
        </w:r>
        <w:r w:rsidR="00114DAD">
          <w:rPr>
            <w:noProof/>
            <w:webHidden/>
          </w:rPr>
          <w:t>8</w:t>
        </w:r>
        <w:r w:rsidR="00114DAD">
          <w:rPr>
            <w:noProof/>
            <w:webHidden/>
          </w:rPr>
          <w:fldChar w:fldCharType="end"/>
        </w:r>
      </w:hyperlink>
    </w:p>
    <w:p w14:paraId="3C673B6F" w14:textId="496C9EE8" w:rsidR="00114DAD" w:rsidRDefault="000B0840">
      <w:pPr>
        <w:pStyle w:val="TOC3"/>
        <w:rPr>
          <w:rFonts w:asciiTheme="minorHAnsi" w:eastAsiaTheme="minorEastAsia" w:hAnsiTheme="minorHAnsi" w:cstheme="minorBidi"/>
          <w:noProof/>
          <w:sz w:val="22"/>
          <w:szCs w:val="22"/>
        </w:rPr>
      </w:pPr>
      <w:hyperlink w:anchor="_Toc51147308" w:history="1">
        <w:r w:rsidR="00114DAD" w:rsidRPr="002F3FE6">
          <w:rPr>
            <w:rStyle w:val="Hyperlink"/>
            <w:noProof/>
          </w:rPr>
          <w:t>Sockeye Salmon</w:t>
        </w:r>
        <w:r w:rsidR="00114DAD">
          <w:rPr>
            <w:noProof/>
            <w:webHidden/>
          </w:rPr>
          <w:tab/>
        </w:r>
        <w:r w:rsidR="00114DAD">
          <w:rPr>
            <w:noProof/>
            <w:webHidden/>
          </w:rPr>
          <w:fldChar w:fldCharType="begin"/>
        </w:r>
        <w:r w:rsidR="00114DAD">
          <w:rPr>
            <w:noProof/>
            <w:webHidden/>
          </w:rPr>
          <w:instrText xml:space="preserve"> PAGEREF _Toc51147308 \h </w:instrText>
        </w:r>
        <w:r w:rsidR="00114DAD">
          <w:rPr>
            <w:noProof/>
            <w:webHidden/>
          </w:rPr>
        </w:r>
        <w:r w:rsidR="00114DAD">
          <w:rPr>
            <w:noProof/>
            <w:webHidden/>
          </w:rPr>
          <w:fldChar w:fldCharType="separate"/>
        </w:r>
        <w:r w:rsidR="00114DAD">
          <w:rPr>
            <w:noProof/>
            <w:webHidden/>
          </w:rPr>
          <w:t>10</w:t>
        </w:r>
        <w:r w:rsidR="00114DAD">
          <w:rPr>
            <w:noProof/>
            <w:webHidden/>
          </w:rPr>
          <w:fldChar w:fldCharType="end"/>
        </w:r>
      </w:hyperlink>
    </w:p>
    <w:p w14:paraId="5F5FE3F8" w14:textId="5ABABFCC" w:rsidR="00114DAD" w:rsidRDefault="000B0840">
      <w:pPr>
        <w:pStyle w:val="TOC3"/>
        <w:rPr>
          <w:rFonts w:asciiTheme="minorHAnsi" w:eastAsiaTheme="minorEastAsia" w:hAnsiTheme="minorHAnsi" w:cstheme="minorBidi"/>
          <w:noProof/>
          <w:sz w:val="22"/>
          <w:szCs w:val="22"/>
        </w:rPr>
      </w:pPr>
      <w:hyperlink w:anchor="_Toc51147309" w:history="1">
        <w:r w:rsidR="00114DAD" w:rsidRPr="002F3FE6">
          <w:rPr>
            <w:rStyle w:val="Hyperlink"/>
            <w:noProof/>
          </w:rPr>
          <w:t>Coho Salmon</w:t>
        </w:r>
        <w:r w:rsidR="00114DAD">
          <w:rPr>
            <w:noProof/>
            <w:webHidden/>
          </w:rPr>
          <w:tab/>
        </w:r>
        <w:r w:rsidR="00114DAD">
          <w:rPr>
            <w:noProof/>
            <w:webHidden/>
          </w:rPr>
          <w:fldChar w:fldCharType="begin"/>
        </w:r>
        <w:r w:rsidR="00114DAD">
          <w:rPr>
            <w:noProof/>
            <w:webHidden/>
          </w:rPr>
          <w:instrText xml:space="preserve"> PAGEREF _Toc51147309 \h </w:instrText>
        </w:r>
        <w:r w:rsidR="00114DAD">
          <w:rPr>
            <w:noProof/>
            <w:webHidden/>
          </w:rPr>
        </w:r>
        <w:r w:rsidR="00114DAD">
          <w:rPr>
            <w:noProof/>
            <w:webHidden/>
          </w:rPr>
          <w:fldChar w:fldCharType="separate"/>
        </w:r>
        <w:r w:rsidR="00114DAD">
          <w:rPr>
            <w:noProof/>
            <w:webHidden/>
          </w:rPr>
          <w:t>10</w:t>
        </w:r>
        <w:r w:rsidR="00114DAD">
          <w:rPr>
            <w:noProof/>
            <w:webHidden/>
          </w:rPr>
          <w:fldChar w:fldCharType="end"/>
        </w:r>
      </w:hyperlink>
    </w:p>
    <w:p w14:paraId="7CB98857" w14:textId="21A539EE" w:rsidR="00114DAD" w:rsidRDefault="000B0840">
      <w:pPr>
        <w:pStyle w:val="TOC3"/>
        <w:rPr>
          <w:rFonts w:asciiTheme="minorHAnsi" w:eastAsiaTheme="minorEastAsia" w:hAnsiTheme="minorHAnsi" w:cstheme="minorBidi"/>
          <w:noProof/>
          <w:sz w:val="22"/>
          <w:szCs w:val="22"/>
        </w:rPr>
      </w:pPr>
      <w:hyperlink w:anchor="_Toc51147310" w:history="1">
        <w:r w:rsidR="00114DAD" w:rsidRPr="002F3FE6">
          <w:rPr>
            <w:rStyle w:val="Hyperlink"/>
            <w:noProof/>
          </w:rPr>
          <w:t>Pink Salmon</w:t>
        </w:r>
        <w:r w:rsidR="00114DAD">
          <w:rPr>
            <w:noProof/>
            <w:webHidden/>
          </w:rPr>
          <w:tab/>
        </w:r>
        <w:r w:rsidR="00114DAD">
          <w:rPr>
            <w:noProof/>
            <w:webHidden/>
          </w:rPr>
          <w:fldChar w:fldCharType="begin"/>
        </w:r>
        <w:r w:rsidR="00114DAD">
          <w:rPr>
            <w:noProof/>
            <w:webHidden/>
          </w:rPr>
          <w:instrText xml:space="preserve"> PAGEREF _Toc51147310 \h </w:instrText>
        </w:r>
        <w:r w:rsidR="00114DAD">
          <w:rPr>
            <w:noProof/>
            <w:webHidden/>
          </w:rPr>
        </w:r>
        <w:r w:rsidR="00114DAD">
          <w:rPr>
            <w:noProof/>
            <w:webHidden/>
          </w:rPr>
          <w:fldChar w:fldCharType="separate"/>
        </w:r>
        <w:r w:rsidR="00114DAD">
          <w:rPr>
            <w:noProof/>
            <w:webHidden/>
          </w:rPr>
          <w:t>11</w:t>
        </w:r>
        <w:r w:rsidR="00114DAD">
          <w:rPr>
            <w:noProof/>
            <w:webHidden/>
          </w:rPr>
          <w:fldChar w:fldCharType="end"/>
        </w:r>
      </w:hyperlink>
    </w:p>
    <w:p w14:paraId="74B07D58" w14:textId="79F91C8A" w:rsidR="00114DAD" w:rsidRDefault="000B0840">
      <w:pPr>
        <w:pStyle w:val="TOC3"/>
        <w:rPr>
          <w:rFonts w:asciiTheme="minorHAnsi" w:eastAsiaTheme="minorEastAsia" w:hAnsiTheme="minorHAnsi" w:cstheme="minorBidi"/>
          <w:noProof/>
          <w:sz w:val="22"/>
          <w:szCs w:val="22"/>
        </w:rPr>
      </w:pPr>
      <w:hyperlink w:anchor="_Toc51147311" w:history="1">
        <w:r w:rsidR="00114DAD" w:rsidRPr="002F3FE6">
          <w:rPr>
            <w:rStyle w:val="Hyperlink"/>
            <w:noProof/>
          </w:rPr>
          <w:t>Chum Salmon</w:t>
        </w:r>
        <w:r w:rsidR="00114DAD">
          <w:rPr>
            <w:noProof/>
            <w:webHidden/>
          </w:rPr>
          <w:tab/>
        </w:r>
        <w:r w:rsidR="00114DAD">
          <w:rPr>
            <w:noProof/>
            <w:webHidden/>
          </w:rPr>
          <w:fldChar w:fldCharType="begin"/>
        </w:r>
        <w:r w:rsidR="00114DAD">
          <w:rPr>
            <w:noProof/>
            <w:webHidden/>
          </w:rPr>
          <w:instrText xml:space="preserve"> PAGEREF _Toc51147311 \h </w:instrText>
        </w:r>
        <w:r w:rsidR="00114DAD">
          <w:rPr>
            <w:noProof/>
            <w:webHidden/>
          </w:rPr>
        </w:r>
        <w:r w:rsidR="00114DAD">
          <w:rPr>
            <w:noProof/>
            <w:webHidden/>
          </w:rPr>
          <w:fldChar w:fldCharType="separate"/>
        </w:r>
        <w:r w:rsidR="00114DAD">
          <w:rPr>
            <w:noProof/>
            <w:webHidden/>
          </w:rPr>
          <w:t>11</w:t>
        </w:r>
        <w:r w:rsidR="00114DAD">
          <w:rPr>
            <w:noProof/>
            <w:webHidden/>
          </w:rPr>
          <w:fldChar w:fldCharType="end"/>
        </w:r>
      </w:hyperlink>
    </w:p>
    <w:p w14:paraId="31C59008" w14:textId="06498894" w:rsidR="00114DAD" w:rsidRDefault="000B0840">
      <w:pPr>
        <w:pStyle w:val="TOC2"/>
        <w:rPr>
          <w:rFonts w:asciiTheme="minorHAnsi" w:eastAsiaTheme="minorEastAsia" w:hAnsiTheme="minorHAnsi" w:cstheme="minorBidi"/>
          <w:noProof/>
          <w:sz w:val="22"/>
          <w:szCs w:val="22"/>
        </w:rPr>
      </w:pPr>
      <w:hyperlink w:anchor="_Toc51147312" w:history="1">
        <w:r w:rsidR="00114DAD" w:rsidRPr="002F3FE6">
          <w:rPr>
            <w:rStyle w:val="Hyperlink"/>
            <w:noProof/>
          </w:rPr>
          <w:t>Escapement Goal Recommendations</w:t>
        </w:r>
        <w:r w:rsidR="00114DAD">
          <w:rPr>
            <w:noProof/>
            <w:webHidden/>
          </w:rPr>
          <w:tab/>
        </w:r>
        <w:r w:rsidR="00114DAD">
          <w:rPr>
            <w:noProof/>
            <w:webHidden/>
          </w:rPr>
          <w:fldChar w:fldCharType="begin"/>
        </w:r>
        <w:r w:rsidR="00114DAD">
          <w:rPr>
            <w:noProof/>
            <w:webHidden/>
          </w:rPr>
          <w:instrText xml:space="preserve"> PAGEREF _Toc51147312 \h </w:instrText>
        </w:r>
        <w:r w:rsidR="00114DAD">
          <w:rPr>
            <w:noProof/>
            <w:webHidden/>
          </w:rPr>
        </w:r>
        <w:r w:rsidR="00114DAD">
          <w:rPr>
            <w:noProof/>
            <w:webHidden/>
          </w:rPr>
          <w:fldChar w:fldCharType="separate"/>
        </w:r>
        <w:r w:rsidR="00114DAD">
          <w:rPr>
            <w:noProof/>
            <w:webHidden/>
          </w:rPr>
          <w:t>12</w:t>
        </w:r>
        <w:r w:rsidR="00114DAD">
          <w:rPr>
            <w:noProof/>
            <w:webHidden/>
          </w:rPr>
          <w:fldChar w:fldCharType="end"/>
        </w:r>
      </w:hyperlink>
    </w:p>
    <w:p w14:paraId="03334E83" w14:textId="3AF38E6F" w:rsidR="00114DAD" w:rsidRDefault="000B0840">
      <w:pPr>
        <w:pStyle w:val="TOC3"/>
        <w:rPr>
          <w:rFonts w:asciiTheme="minorHAnsi" w:eastAsiaTheme="minorEastAsia" w:hAnsiTheme="minorHAnsi" w:cstheme="minorBidi"/>
          <w:noProof/>
          <w:sz w:val="22"/>
          <w:szCs w:val="22"/>
        </w:rPr>
      </w:pPr>
      <w:hyperlink w:anchor="_Toc51147313" w:history="1">
        <w:r w:rsidR="00114DAD" w:rsidRPr="002F3FE6">
          <w:rPr>
            <w:rStyle w:val="Hyperlink"/>
            <w:noProof/>
          </w:rPr>
          <w:t>Taku River Sockeye Salmon:</w:t>
        </w:r>
        <w:r w:rsidR="00114DAD">
          <w:rPr>
            <w:noProof/>
            <w:webHidden/>
          </w:rPr>
          <w:tab/>
        </w:r>
        <w:r w:rsidR="00114DAD">
          <w:rPr>
            <w:noProof/>
            <w:webHidden/>
          </w:rPr>
          <w:fldChar w:fldCharType="begin"/>
        </w:r>
        <w:r w:rsidR="00114DAD">
          <w:rPr>
            <w:noProof/>
            <w:webHidden/>
          </w:rPr>
          <w:instrText xml:space="preserve"> PAGEREF _Toc51147313 \h </w:instrText>
        </w:r>
        <w:r w:rsidR="00114DAD">
          <w:rPr>
            <w:noProof/>
            <w:webHidden/>
          </w:rPr>
        </w:r>
        <w:r w:rsidR="00114DAD">
          <w:rPr>
            <w:noProof/>
            <w:webHidden/>
          </w:rPr>
          <w:fldChar w:fldCharType="separate"/>
        </w:r>
        <w:r w:rsidR="00114DAD">
          <w:rPr>
            <w:noProof/>
            <w:webHidden/>
          </w:rPr>
          <w:t>12</w:t>
        </w:r>
        <w:r w:rsidR="00114DAD">
          <w:rPr>
            <w:noProof/>
            <w:webHidden/>
          </w:rPr>
          <w:fldChar w:fldCharType="end"/>
        </w:r>
      </w:hyperlink>
    </w:p>
    <w:p w14:paraId="6257B5A1" w14:textId="43317A69" w:rsidR="00114DAD" w:rsidRDefault="000B0840">
      <w:pPr>
        <w:pStyle w:val="TOC3"/>
        <w:rPr>
          <w:rFonts w:asciiTheme="minorHAnsi" w:eastAsiaTheme="minorEastAsia" w:hAnsiTheme="minorHAnsi" w:cstheme="minorBidi"/>
          <w:noProof/>
          <w:sz w:val="22"/>
          <w:szCs w:val="22"/>
        </w:rPr>
      </w:pPr>
      <w:hyperlink w:anchor="_Toc51147314" w:history="1">
        <w:r w:rsidR="00114DAD" w:rsidRPr="002F3FE6">
          <w:rPr>
            <w:rStyle w:val="Hyperlink"/>
            <w:noProof/>
          </w:rPr>
          <w:t>Chilkoot Lake Sockeye Salmon</w:t>
        </w:r>
        <w:r w:rsidR="00114DAD">
          <w:rPr>
            <w:noProof/>
            <w:webHidden/>
          </w:rPr>
          <w:tab/>
        </w:r>
        <w:r w:rsidR="00114DAD">
          <w:rPr>
            <w:noProof/>
            <w:webHidden/>
          </w:rPr>
          <w:fldChar w:fldCharType="begin"/>
        </w:r>
        <w:r w:rsidR="00114DAD">
          <w:rPr>
            <w:noProof/>
            <w:webHidden/>
          </w:rPr>
          <w:instrText xml:space="preserve"> PAGEREF _Toc51147314 \h </w:instrText>
        </w:r>
        <w:r w:rsidR="00114DAD">
          <w:rPr>
            <w:noProof/>
            <w:webHidden/>
          </w:rPr>
        </w:r>
        <w:r w:rsidR="00114DAD">
          <w:rPr>
            <w:noProof/>
            <w:webHidden/>
          </w:rPr>
          <w:fldChar w:fldCharType="separate"/>
        </w:r>
        <w:r w:rsidR="00114DAD">
          <w:rPr>
            <w:noProof/>
            <w:webHidden/>
          </w:rPr>
          <w:t>15</w:t>
        </w:r>
        <w:r w:rsidR="00114DAD">
          <w:rPr>
            <w:noProof/>
            <w:webHidden/>
          </w:rPr>
          <w:fldChar w:fldCharType="end"/>
        </w:r>
      </w:hyperlink>
    </w:p>
    <w:p w14:paraId="59DFCA9D" w14:textId="2B1B53CB" w:rsidR="00114DAD" w:rsidRDefault="000B0840">
      <w:pPr>
        <w:pStyle w:val="TOC3"/>
        <w:rPr>
          <w:rFonts w:asciiTheme="minorHAnsi" w:eastAsiaTheme="minorEastAsia" w:hAnsiTheme="minorHAnsi" w:cstheme="minorBidi"/>
          <w:noProof/>
          <w:sz w:val="22"/>
          <w:szCs w:val="22"/>
        </w:rPr>
      </w:pPr>
      <w:hyperlink w:anchor="_Toc51147315" w:history="1">
        <w:r w:rsidR="00114DAD" w:rsidRPr="002F3FE6">
          <w:rPr>
            <w:rStyle w:val="Hyperlink"/>
            <w:noProof/>
          </w:rPr>
          <w:t>Speel Lake Sockeye Salmon</w:t>
        </w:r>
        <w:r w:rsidR="00114DAD">
          <w:rPr>
            <w:noProof/>
            <w:webHidden/>
          </w:rPr>
          <w:tab/>
        </w:r>
        <w:r w:rsidR="00114DAD">
          <w:rPr>
            <w:noProof/>
            <w:webHidden/>
          </w:rPr>
          <w:fldChar w:fldCharType="begin"/>
        </w:r>
        <w:r w:rsidR="00114DAD">
          <w:rPr>
            <w:noProof/>
            <w:webHidden/>
          </w:rPr>
          <w:instrText xml:space="preserve"> PAGEREF _Toc51147315 \h </w:instrText>
        </w:r>
        <w:r w:rsidR="00114DAD">
          <w:rPr>
            <w:noProof/>
            <w:webHidden/>
          </w:rPr>
        </w:r>
        <w:r w:rsidR="00114DAD">
          <w:rPr>
            <w:noProof/>
            <w:webHidden/>
          </w:rPr>
          <w:fldChar w:fldCharType="separate"/>
        </w:r>
        <w:r w:rsidR="00114DAD">
          <w:rPr>
            <w:noProof/>
            <w:webHidden/>
          </w:rPr>
          <w:t>18</w:t>
        </w:r>
        <w:r w:rsidR="00114DAD">
          <w:rPr>
            <w:noProof/>
            <w:webHidden/>
          </w:rPr>
          <w:fldChar w:fldCharType="end"/>
        </w:r>
      </w:hyperlink>
    </w:p>
    <w:p w14:paraId="796CD3CE" w14:textId="2334E4FA" w:rsidR="00114DAD" w:rsidRDefault="000B0840">
      <w:pPr>
        <w:pStyle w:val="TOC3"/>
        <w:rPr>
          <w:rFonts w:asciiTheme="minorHAnsi" w:eastAsiaTheme="minorEastAsia" w:hAnsiTheme="minorHAnsi" w:cstheme="minorBidi"/>
          <w:noProof/>
          <w:sz w:val="22"/>
          <w:szCs w:val="22"/>
        </w:rPr>
      </w:pPr>
      <w:hyperlink w:anchor="_Toc51147316" w:history="1">
        <w:r w:rsidR="00114DAD" w:rsidRPr="002F3FE6">
          <w:rPr>
            <w:rStyle w:val="Hyperlink"/>
            <w:noProof/>
          </w:rPr>
          <w:t>Redoubt Lake Sockeye Salmon</w:t>
        </w:r>
        <w:r w:rsidR="00114DAD">
          <w:rPr>
            <w:noProof/>
            <w:webHidden/>
          </w:rPr>
          <w:tab/>
        </w:r>
        <w:r w:rsidR="00114DAD">
          <w:rPr>
            <w:noProof/>
            <w:webHidden/>
          </w:rPr>
          <w:fldChar w:fldCharType="begin"/>
        </w:r>
        <w:r w:rsidR="00114DAD">
          <w:rPr>
            <w:noProof/>
            <w:webHidden/>
          </w:rPr>
          <w:instrText xml:space="preserve"> PAGEREF _Toc51147316 \h </w:instrText>
        </w:r>
        <w:r w:rsidR="00114DAD">
          <w:rPr>
            <w:noProof/>
            <w:webHidden/>
          </w:rPr>
        </w:r>
        <w:r w:rsidR="00114DAD">
          <w:rPr>
            <w:noProof/>
            <w:webHidden/>
          </w:rPr>
          <w:fldChar w:fldCharType="separate"/>
        </w:r>
        <w:r w:rsidR="00114DAD">
          <w:rPr>
            <w:noProof/>
            <w:webHidden/>
          </w:rPr>
          <w:t>24</w:t>
        </w:r>
        <w:r w:rsidR="00114DAD">
          <w:rPr>
            <w:noProof/>
            <w:webHidden/>
          </w:rPr>
          <w:fldChar w:fldCharType="end"/>
        </w:r>
      </w:hyperlink>
    </w:p>
    <w:p w14:paraId="5F067FD1" w14:textId="10BBC944" w:rsidR="00114DAD" w:rsidRDefault="000B0840">
      <w:pPr>
        <w:pStyle w:val="TOC3"/>
        <w:rPr>
          <w:rFonts w:asciiTheme="minorHAnsi" w:eastAsiaTheme="minorEastAsia" w:hAnsiTheme="minorHAnsi" w:cstheme="minorBidi"/>
          <w:noProof/>
          <w:sz w:val="22"/>
          <w:szCs w:val="22"/>
        </w:rPr>
      </w:pPr>
      <w:hyperlink w:anchor="_Toc51147317" w:history="1">
        <w:r w:rsidR="00114DAD" w:rsidRPr="002F3FE6">
          <w:rPr>
            <w:rStyle w:val="Hyperlink"/>
            <w:noProof/>
          </w:rPr>
          <w:t>Situk River Coho Salmon</w:t>
        </w:r>
        <w:r w:rsidR="00114DAD">
          <w:rPr>
            <w:noProof/>
            <w:webHidden/>
          </w:rPr>
          <w:tab/>
        </w:r>
        <w:r w:rsidR="00114DAD">
          <w:rPr>
            <w:noProof/>
            <w:webHidden/>
          </w:rPr>
          <w:fldChar w:fldCharType="begin"/>
        </w:r>
        <w:r w:rsidR="00114DAD">
          <w:rPr>
            <w:noProof/>
            <w:webHidden/>
          </w:rPr>
          <w:instrText xml:space="preserve"> PAGEREF _Toc51147317 \h </w:instrText>
        </w:r>
        <w:r w:rsidR="00114DAD">
          <w:rPr>
            <w:noProof/>
            <w:webHidden/>
          </w:rPr>
        </w:r>
        <w:r w:rsidR="00114DAD">
          <w:rPr>
            <w:noProof/>
            <w:webHidden/>
          </w:rPr>
          <w:fldChar w:fldCharType="separate"/>
        </w:r>
        <w:r w:rsidR="00114DAD">
          <w:rPr>
            <w:noProof/>
            <w:webHidden/>
          </w:rPr>
          <w:t>27</w:t>
        </w:r>
        <w:r w:rsidR="00114DAD">
          <w:rPr>
            <w:noProof/>
            <w:webHidden/>
          </w:rPr>
          <w:fldChar w:fldCharType="end"/>
        </w:r>
      </w:hyperlink>
    </w:p>
    <w:p w14:paraId="17626A0B" w14:textId="6478FAA7" w:rsidR="00114DAD" w:rsidRDefault="000B0840">
      <w:pPr>
        <w:pStyle w:val="TOC1"/>
        <w:rPr>
          <w:rFonts w:asciiTheme="minorHAnsi" w:eastAsiaTheme="minorEastAsia" w:hAnsiTheme="minorHAnsi" w:cstheme="minorBidi"/>
          <w:caps w:val="0"/>
          <w:noProof/>
          <w:sz w:val="22"/>
          <w:szCs w:val="22"/>
        </w:rPr>
      </w:pPr>
      <w:hyperlink w:anchor="_Toc51147318" w:history="1">
        <w:r w:rsidR="00114DAD" w:rsidRPr="002F3FE6">
          <w:rPr>
            <w:rStyle w:val="Hyperlink"/>
            <w:noProof/>
          </w:rPr>
          <w:t>Summary</w:t>
        </w:r>
        <w:r w:rsidR="00114DAD">
          <w:rPr>
            <w:noProof/>
            <w:webHidden/>
          </w:rPr>
          <w:tab/>
        </w:r>
        <w:r w:rsidR="00114DAD">
          <w:rPr>
            <w:noProof/>
            <w:webHidden/>
          </w:rPr>
          <w:fldChar w:fldCharType="begin"/>
        </w:r>
        <w:r w:rsidR="00114DAD">
          <w:rPr>
            <w:noProof/>
            <w:webHidden/>
          </w:rPr>
          <w:instrText xml:space="preserve"> PAGEREF _Toc51147318 \h </w:instrText>
        </w:r>
        <w:r w:rsidR="00114DAD">
          <w:rPr>
            <w:noProof/>
            <w:webHidden/>
          </w:rPr>
        </w:r>
        <w:r w:rsidR="00114DAD">
          <w:rPr>
            <w:noProof/>
            <w:webHidden/>
          </w:rPr>
          <w:fldChar w:fldCharType="separate"/>
        </w:r>
        <w:r w:rsidR="00114DAD">
          <w:rPr>
            <w:noProof/>
            <w:webHidden/>
          </w:rPr>
          <w:t>29</w:t>
        </w:r>
        <w:r w:rsidR="00114DAD">
          <w:rPr>
            <w:noProof/>
            <w:webHidden/>
          </w:rPr>
          <w:fldChar w:fldCharType="end"/>
        </w:r>
      </w:hyperlink>
    </w:p>
    <w:p w14:paraId="358AD7CD" w14:textId="42DDD3C9" w:rsidR="00114DAD" w:rsidRDefault="000B0840">
      <w:pPr>
        <w:pStyle w:val="TOC1"/>
        <w:rPr>
          <w:rFonts w:asciiTheme="minorHAnsi" w:eastAsiaTheme="minorEastAsia" w:hAnsiTheme="minorHAnsi" w:cstheme="minorBidi"/>
          <w:caps w:val="0"/>
          <w:noProof/>
          <w:sz w:val="22"/>
          <w:szCs w:val="22"/>
        </w:rPr>
      </w:pPr>
      <w:hyperlink w:anchor="_Toc51147319" w:history="1">
        <w:r w:rsidR="00114DAD" w:rsidRPr="002F3FE6">
          <w:rPr>
            <w:rStyle w:val="Hyperlink"/>
            <w:noProof/>
          </w:rPr>
          <w:t>acknowledgments</w:t>
        </w:r>
        <w:r w:rsidR="00114DAD">
          <w:rPr>
            <w:noProof/>
            <w:webHidden/>
          </w:rPr>
          <w:tab/>
        </w:r>
        <w:r w:rsidR="00114DAD">
          <w:rPr>
            <w:noProof/>
            <w:webHidden/>
          </w:rPr>
          <w:fldChar w:fldCharType="begin"/>
        </w:r>
        <w:r w:rsidR="00114DAD">
          <w:rPr>
            <w:noProof/>
            <w:webHidden/>
          </w:rPr>
          <w:instrText xml:space="preserve"> PAGEREF _Toc51147319 \h </w:instrText>
        </w:r>
        <w:r w:rsidR="00114DAD">
          <w:rPr>
            <w:noProof/>
            <w:webHidden/>
          </w:rPr>
        </w:r>
        <w:r w:rsidR="00114DAD">
          <w:rPr>
            <w:noProof/>
            <w:webHidden/>
          </w:rPr>
          <w:fldChar w:fldCharType="separate"/>
        </w:r>
        <w:r w:rsidR="00114DAD">
          <w:rPr>
            <w:noProof/>
            <w:webHidden/>
          </w:rPr>
          <w:t>29</w:t>
        </w:r>
        <w:r w:rsidR="00114DAD">
          <w:rPr>
            <w:noProof/>
            <w:webHidden/>
          </w:rPr>
          <w:fldChar w:fldCharType="end"/>
        </w:r>
      </w:hyperlink>
    </w:p>
    <w:p w14:paraId="2A85A8F8" w14:textId="0A1CD371" w:rsidR="00114DAD" w:rsidRDefault="000B0840">
      <w:pPr>
        <w:pStyle w:val="TOC1"/>
        <w:rPr>
          <w:rFonts w:asciiTheme="minorHAnsi" w:eastAsiaTheme="minorEastAsia" w:hAnsiTheme="minorHAnsi" w:cstheme="minorBidi"/>
          <w:caps w:val="0"/>
          <w:noProof/>
          <w:sz w:val="22"/>
          <w:szCs w:val="22"/>
        </w:rPr>
      </w:pPr>
      <w:hyperlink w:anchor="_Toc51147320" w:history="1">
        <w:r w:rsidR="00114DAD" w:rsidRPr="002F3FE6">
          <w:rPr>
            <w:rStyle w:val="Hyperlink"/>
            <w:noProof/>
          </w:rPr>
          <w:t>references Cited</w:t>
        </w:r>
        <w:r w:rsidR="00114DAD">
          <w:rPr>
            <w:noProof/>
            <w:webHidden/>
          </w:rPr>
          <w:tab/>
        </w:r>
        <w:r w:rsidR="00114DAD">
          <w:rPr>
            <w:noProof/>
            <w:webHidden/>
          </w:rPr>
          <w:fldChar w:fldCharType="begin"/>
        </w:r>
        <w:r w:rsidR="00114DAD">
          <w:rPr>
            <w:noProof/>
            <w:webHidden/>
          </w:rPr>
          <w:instrText xml:space="preserve"> PAGEREF _Toc51147320 \h </w:instrText>
        </w:r>
        <w:r w:rsidR="00114DAD">
          <w:rPr>
            <w:noProof/>
            <w:webHidden/>
          </w:rPr>
        </w:r>
        <w:r w:rsidR="00114DAD">
          <w:rPr>
            <w:noProof/>
            <w:webHidden/>
          </w:rPr>
          <w:fldChar w:fldCharType="separate"/>
        </w:r>
        <w:r w:rsidR="00114DAD">
          <w:rPr>
            <w:noProof/>
            <w:webHidden/>
          </w:rPr>
          <w:t>30</w:t>
        </w:r>
        <w:r w:rsidR="00114DAD">
          <w:rPr>
            <w:noProof/>
            <w:webHidden/>
          </w:rPr>
          <w:fldChar w:fldCharType="end"/>
        </w:r>
      </w:hyperlink>
    </w:p>
    <w:p w14:paraId="64AFEF3C" w14:textId="4ACBA276" w:rsidR="00114DAD" w:rsidRDefault="000B0840">
      <w:pPr>
        <w:pStyle w:val="TOC1"/>
        <w:rPr>
          <w:rFonts w:asciiTheme="minorHAnsi" w:eastAsiaTheme="minorEastAsia" w:hAnsiTheme="minorHAnsi" w:cstheme="minorBidi"/>
          <w:caps w:val="0"/>
          <w:noProof/>
          <w:sz w:val="22"/>
          <w:szCs w:val="22"/>
        </w:rPr>
      </w:pPr>
      <w:hyperlink w:anchor="_Toc51147321" w:history="1">
        <w:r w:rsidR="00114DAD" w:rsidRPr="002F3FE6">
          <w:rPr>
            <w:rStyle w:val="Hyperlink"/>
            <w:noProof/>
          </w:rPr>
          <w:t>Appendix A. Chinook Salmon Escapement Goal Performance</w:t>
        </w:r>
        <w:r w:rsidR="00114DAD">
          <w:rPr>
            <w:noProof/>
            <w:webHidden/>
          </w:rPr>
          <w:tab/>
        </w:r>
        <w:r w:rsidR="00114DAD">
          <w:rPr>
            <w:noProof/>
            <w:webHidden/>
          </w:rPr>
          <w:fldChar w:fldCharType="begin"/>
        </w:r>
        <w:r w:rsidR="00114DAD">
          <w:rPr>
            <w:noProof/>
            <w:webHidden/>
          </w:rPr>
          <w:instrText xml:space="preserve"> PAGEREF _Toc51147321 \h </w:instrText>
        </w:r>
        <w:r w:rsidR="00114DAD">
          <w:rPr>
            <w:noProof/>
            <w:webHidden/>
          </w:rPr>
        </w:r>
        <w:r w:rsidR="00114DAD">
          <w:rPr>
            <w:noProof/>
            <w:webHidden/>
          </w:rPr>
          <w:fldChar w:fldCharType="separate"/>
        </w:r>
        <w:r w:rsidR="00114DAD">
          <w:rPr>
            <w:noProof/>
            <w:webHidden/>
          </w:rPr>
          <w:t>38</w:t>
        </w:r>
        <w:r w:rsidR="00114DAD">
          <w:rPr>
            <w:noProof/>
            <w:webHidden/>
          </w:rPr>
          <w:fldChar w:fldCharType="end"/>
        </w:r>
      </w:hyperlink>
    </w:p>
    <w:p w14:paraId="4C79B307" w14:textId="3B4A70E7" w:rsidR="00114DAD" w:rsidRDefault="000B0840">
      <w:pPr>
        <w:pStyle w:val="TOC1"/>
        <w:rPr>
          <w:rFonts w:asciiTheme="minorHAnsi" w:eastAsiaTheme="minorEastAsia" w:hAnsiTheme="minorHAnsi" w:cstheme="minorBidi"/>
          <w:caps w:val="0"/>
          <w:noProof/>
          <w:sz w:val="22"/>
          <w:szCs w:val="22"/>
        </w:rPr>
      </w:pPr>
      <w:hyperlink w:anchor="_Toc51147322" w:history="1">
        <w:r w:rsidR="00114DAD" w:rsidRPr="002F3FE6">
          <w:rPr>
            <w:rStyle w:val="Hyperlink"/>
            <w:noProof/>
          </w:rPr>
          <w:t>Appendix B. Sockeye Salmon Escapement Goal Performance</w:t>
        </w:r>
        <w:r w:rsidR="00114DAD">
          <w:rPr>
            <w:noProof/>
            <w:webHidden/>
          </w:rPr>
          <w:tab/>
        </w:r>
        <w:r w:rsidR="00114DAD">
          <w:rPr>
            <w:noProof/>
            <w:webHidden/>
          </w:rPr>
          <w:fldChar w:fldCharType="begin"/>
        </w:r>
        <w:r w:rsidR="00114DAD">
          <w:rPr>
            <w:noProof/>
            <w:webHidden/>
          </w:rPr>
          <w:instrText xml:space="preserve"> PAGEREF _Toc51147322 \h </w:instrText>
        </w:r>
        <w:r w:rsidR="00114DAD">
          <w:rPr>
            <w:noProof/>
            <w:webHidden/>
          </w:rPr>
        </w:r>
        <w:r w:rsidR="00114DAD">
          <w:rPr>
            <w:noProof/>
            <w:webHidden/>
          </w:rPr>
          <w:fldChar w:fldCharType="separate"/>
        </w:r>
        <w:r w:rsidR="00114DAD">
          <w:rPr>
            <w:noProof/>
            <w:webHidden/>
          </w:rPr>
          <w:t>50</w:t>
        </w:r>
        <w:r w:rsidR="00114DAD">
          <w:rPr>
            <w:noProof/>
            <w:webHidden/>
          </w:rPr>
          <w:fldChar w:fldCharType="end"/>
        </w:r>
      </w:hyperlink>
    </w:p>
    <w:p w14:paraId="73D5F266" w14:textId="2A0C4B3C" w:rsidR="00114DAD" w:rsidRDefault="000B0840">
      <w:pPr>
        <w:pStyle w:val="TOC1"/>
        <w:rPr>
          <w:rFonts w:asciiTheme="minorHAnsi" w:eastAsiaTheme="minorEastAsia" w:hAnsiTheme="minorHAnsi" w:cstheme="minorBidi"/>
          <w:caps w:val="0"/>
          <w:noProof/>
          <w:sz w:val="22"/>
          <w:szCs w:val="22"/>
        </w:rPr>
      </w:pPr>
      <w:hyperlink w:anchor="_Toc51147323" w:history="1">
        <w:r w:rsidR="00114DAD" w:rsidRPr="002F3FE6">
          <w:rPr>
            <w:rStyle w:val="Hyperlink"/>
            <w:noProof/>
          </w:rPr>
          <w:t>Appendix C. Coho Salmon Escapement Goal Performance</w:t>
        </w:r>
        <w:r w:rsidR="00114DAD">
          <w:rPr>
            <w:noProof/>
            <w:webHidden/>
          </w:rPr>
          <w:tab/>
        </w:r>
        <w:r w:rsidR="00114DAD">
          <w:rPr>
            <w:noProof/>
            <w:webHidden/>
          </w:rPr>
          <w:fldChar w:fldCharType="begin"/>
        </w:r>
        <w:r w:rsidR="00114DAD">
          <w:rPr>
            <w:noProof/>
            <w:webHidden/>
          </w:rPr>
          <w:instrText xml:space="preserve"> PAGEREF _Toc51147323 \h </w:instrText>
        </w:r>
        <w:r w:rsidR="00114DAD">
          <w:rPr>
            <w:noProof/>
            <w:webHidden/>
          </w:rPr>
        </w:r>
        <w:r w:rsidR="00114DAD">
          <w:rPr>
            <w:noProof/>
            <w:webHidden/>
          </w:rPr>
          <w:fldChar w:fldCharType="separate"/>
        </w:r>
        <w:r w:rsidR="00114DAD">
          <w:rPr>
            <w:noProof/>
            <w:webHidden/>
          </w:rPr>
          <w:t>65</w:t>
        </w:r>
        <w:r w:rsidR="00114DAD">
          <w:rPr>
            <w:noProof/>
            <w:webHidden/>
          </w:rPr>
          <w:fldChar w:fldCharType="end"/>
        </w:r>
      </w:hyperlink>
    </w:p>
    <w:p w14:paraId="71C1319B" w14:textId="613B931F" w:rsidR="00114DAD" w:rsidRDefault="000B0840">
      <w:pPr>
        <w:pStyle w:val="TOC1"/>
        <w:rPr>
          <w:rFonts w:asciiTheme="minorHAnsi" w:eastAsiaTheme="minorEastAsia" w:hAnsiTheme="minorHAnsi" w:cstheme="minorBidi"/>
          <w:caps w:val="0"/>
          <w:noProof/>
          <w:sz w:val="22"/>
          <w:szCs w:val="22"/>
        </w:rPr>
      </w:pPr>
      <w:hyperlink w:anchor="_Toc51147324" w:history="1">
        <w:r w:rsidR="00114DAD" w:rsidRPr="002F3FE6">
          <w:rPr>
            <w:rStyle w:val="Hyperlink"/>
            <w:noProof/>
          </w:rPr>
          <w:t>Appendix D. Pink Salmon Escapement Goal Performance</w:t>
        </w:r>
        <w:r w:rsidR="00114DAD">
          <w:rPr>
            <w:noProof/>
            <w:webHidden/>
          </w:rPr>
          <w:tab/>
        </w:r>
        <w:r w:rsidR="00114DAD">
          <w:rPr>
            <w:noProof/>
            <w:webHidden/>
          </w:rPr>
          <w:fldChar w:fldCharType="begin"/>
        </w:r>
        <w:r w:rsidR="00114DAD">
          <w:rPr>
            <w:noProof/>
            <w:webHidden/>
          </w:rPr>
          <w:instrText xml:space="preserve"> PAGEREF _Toc51147324 \h </w:instrText>
        </w:r>
        <w:r w:rsidR="00114DAD">
          <w:rPr>
            <w:noProof/>
            <w:webHidden/>
          </w:rPr>
        </w:r>
        <w:r w:rsidR="00114DAD">
          <w:rPr>
            <w:noProof/>
            <w:webHidden/>
          </w:rPr>
          <w:fldChar w:fldCharType="separate"/>
        </w:r>
        <w:r w:rsidR="00114DAD">
          <w:rPr>
            <w:noProof/>
            <w:webHidden/>
          </w:rPr>
          <w:t>77</w:t>
        </w:r>
        <w:r w:rsidR="00114DAD">
          <w:rPr>
            <w:noProof/>
            <w:webHidden/>
          </w:rPr>
          <w:fldChar w:fldCharType="end"/>
        </w:r>
      </w:hyperlink>
    </w:p>
    <w:p w14:paraId="1B98FF92" w14:textId="286A84BE" w:rsidR="00114DAD" w:rsidRDefault="000B0840">
      <w:pPr>
        <w:pStyle w:val="TOC1"/>
        <w:rPr>
          <w:rFonts w:asciiTheme="minorHAnsi" w:eastAsiaTheme="minorEastAsia" w:hAnsiTheme="minorHAnsi" w:cstheme="minorBidi"/>
          <w:caps w:val="0"/>
          <w:noProof/>
          <w:sz w:val="22"/>
          <w:szCs w:val="22"/>
        </w:rPr>
      </w:pPr>
      <w:hyperlink w:anchor="_Toc51147325" w:history="1">
        <w:r w:rsidR="00114DAD" w:rsidRPr="002F3FE6">
          <w:rPr>
            <w:rStyle w:val="Hyperlink"/>
            <w:noProof/>
          </w:rPr>
          <w:t>Appendix E. Chum Salmon Escapement Goal Performance</w:t>
        </w:r>
        <w:r w:rsidR="00114DAD">
          <w:rPr>
            <w:noProof/>
            <w:webHidden/>
          </w:rPr>
          <w:tab/>
        </w:r>
        <w:r w:rsidR="00114DAD">
          <w:rPr>
            <w:noProof/>
            <w:webHidden/>
          </w:rPr>
          <w:fldChar w:fldCharType="begin"/>
        </w:r>
        <w:r w:rsidR="00114DAD">
          <w:rPr>
            <w:noProof/>
            <w:webHidden/>
          </w:rPr>
          <w:instrText xml:space="preserve"> PAGEREF _Toc51147325 \h </w:instrText>
        </w:r>
        <w:r w:rsidR="00114DAD">
          <w:rPr>
            <w:noProof/>
            <w:webHidden/>
          </w:rPr>
        </w:r>
        <w:r w:rsidR="00114DAD">
          <w:rPr>
            <w:noProof/>
            <w:webHidden/>
          </w:rPr>
          <w:fldChar w:fldCharType="separate"/>
        </w:r>
        <w:r w:rsidR="00114DAD">
          <w:rPr>
            <w:noProof/>
            <w:webHidden/>
          </w:rPr>
          <w:t>81</w:t>
        </w:r>
        <w:r w:rsidR="00114DAD">
          <w:rPr>
            <w:noProof/>
            <w:webHidden/>
          </w:rPr>
          <w:fldChar w:fldCharType="end"/>
        </w:r>
      </w:hyperlink>
    </w:p>
    <w:p w14:paraId="72E56A2B" w14:textId="57914C0B" w:rsidR="00A650E3" w:rsidRDefault="00BD469F" w:rsidP="003276C7">
      <w:r w:rsidRPr="005A75B9">
        <w:fldChar w:fldCharType="end"/>
      </w:r>
      <w:r w:rsidR="00A650E3">
        <w:br w:type="page"/>
      </w:r>
    </w:p>
    <w:p w14:paraId="6626E669" w14:textId="77777777" w:rsidR="0090495B" w:rsidRPr="005A75B9" w:rsidRDefault="0090495B" w:rsidP="0090495B">
      <w:pPr>
        <w:pStyle w:val="Heading1"/>
      </w:pPr>
      <w:bookmarkStart w:id="17" w:name="_Toc51147299"/>
      <w:r w:rsidRPr="005A75B9">
        <w:lastRenderedPageBreak/>
        <w:t>LIST OF TABLES</w:t>
      </w:r>
      <w:bookmarkEnd w:id="17"/>
    </w:p>
    <w:p w14:paraId="7D622E78" w14:textId="77777777" w:rsidR="0090495B" w:rsidRPr="005A75B9" w:rsidRDefault="0090495B" w:rsidP="0090495B">
      <w:pPr>
        <w:pStyle w:val="List-Page"/>
      </w:pPr>
      <w:r w:rsidRPr="005A75B9">
        <w:t>Table</w:t>
      </w:r>
      <w:r w:rsidRPr="005A75B9">
        <w:tab/>
        <w:t>Page</w:t>
      </w:r>
    </w:p>
    <w:p w14:paraId="3C0E18B7" w14:textId="756DAD81" w:rsidR="00114DAD" w:rsidRDefault="00BD469F">
      <w:pPr>
        <w:pStyle w:val="TableofFigures"/>
        <w:rPr>
          <w:rFonts w:asciiTheme="minorHAnsi" w:eastAsiaTheme="minorEastAsia" w:hAnsiTheme="minorHAnsi" w:cstheme="minorBidi"/>
          <w:noProof/>
          <w:sz w:val="22"/>
          <w:szCs w:val="22"/>
        </w:rPr>
      </w:pPr>
      <w:r w:rsidRPr="005A75B9">
        <w:fldChar w:fldCharType="begin"/>
      </w:r>
      <w:r w:rsidR="00494CF4" w:rsidRPr="005A75B9">
        <w:instrText xml:space="preserve"> TOC \h \z \c "Table" </w:instrText>
      </w:r>
      <w:r w:rsidRPr="005A75B9">
        <w:fldChar w:fldCharType="separate"/>
      </w:r>
      <w:hyperlink w:anchor="_Toc51147326" w:history="1">
        <w:r w:rsidR="00114DAD" w:rsidRPr="00CF1C8B">
          <w:rPr>
            <w:rStyle w:val="Hyperlink"/>
            <w:noProof/>
          </w:rPr>
          <w:t>Table 1.–Southeast Alaska Chinook salmon escapement goals, 2014–2019 escapements, and escapement goal recommendations.</w:t>
        </w:r>
        <w:r w:rsidR="00114DAD">
          <w:rPr>
            <w:noProof/>
            <w:webHidden/>
          </w:rPr>
          <w:tab/>
        </w:r>
        <w:r w:rsidR="00114DAD">
          <w:rPr>
            <w:noProof/>
            <w:webHidden/>
          </w:rPr>
          <w:fldChar w:fldCharType="begin"/>
        </w:r>
        <w:r w:rsidR="00114DAD">
          <w:rPr>
            <w:noProof/>
            <w:webHidden/>
          </w:rPr>
          <w:instrText xml:space="preserve"> PAGEREF _Toc51147326 \h </w:instrText>
        </w:r>
        <w:r w:rsidR="00114DAD">
          <w:rPr>
            <w:noProof/>
            <w:webHidden/>
          </w:rPr>
        </w:r>
        <w:r w:rsidR="00114DAD">
          <w:rPr>
            <w:noProof/>
            <w:webHidden/>
          </w:rPr>
          <w:fldChar w:fldCharType="separate"/>
        </w:r>
        <w:r w:rsidR="00114DAD">
          <w:rPr>
            <w:noProof/>
            <w:webHidden/>
          </w:rPr>
          <w:t>3</w:t>
        </w:r>
        <w:r w:rsidR="00114DAD">
          <w:rPr>
            <w:noProof/>
            <w:webHidden/>
          </w:rPr>
          <w:fldChar w:fldCharType="end"/>
        </w:r>
      </w:hyperlink>
    </w:p>
    <w:p w14:paraId="03D7066A" w14:textId="0D3A299C" w:rsidR="00114DAD" w:rsidRDefault="000B0840">
      <w:pPr>
        <w:pStyle w:val="TableofFigures"/>
        <w:rPr>
          <w:rFonts w:asciiTheme="minorHAnsi" w:eastAsiaTheme="minorEastAsia" w:hAnsiTheme="minorHAnsi" w:cstheme="minorBidi"/>
          <w:noProof/>
          <w:sz w:val="22"/>
          <w:szCs w:val="22"/>
        </w:rPr>
      </w:pPr>
      <w:hyperlink w:anchor="_Toc51147327" w:history="1">
        <w:r w:rsidR="00114DAD" w:rsidRPr="00CF1C8B">
          <w:rPr>
            <w:rStyle w:val="Hyperlink"/>
            <w:noProof/>
          </w:rPr>
          <w:t>Table 2.–Southeast Alaska sockeye salmon escapement goals, 2014–2019 escapements, and escapement goal recommendations.</w:t>
        </w:r>
        <w:r w:rsidR="00114DAD">
          <w:rPr>
            <w:noProof/>
            <w:webHidden/>
          </w:rPr>
          <w:tab/>
        </w:r>
        <w:r w:rsidR="00114DAD">
          <w:rPr>
            <w:noProof/>
            <w:webHidden/>
          </w:rPr>
          <w:fldChar w:fldCharType="begin"/>
        </w:r>
        <w:r w:rsidR="00114DAD">
          <w:rPr>
            <w:noProof/>
            <w:webHidden/>
          </w:rPr>
          <w:instrText xml:space="preserve"> PAGEREF _Toc51147327 \h </w:instrText>
        </w:r>
        <w:r w:rsidR="00114DAD">
          <w:rPr>
            <w:noProof/>
            <w:webHidden/>
          </w:rPr>
        </w:r>
        <w:r w:rsidR="00114DAD">
          <w:rPr>
            <w:noProof/>
            <w:webHidden/>
          </w:rPr>
          <w:fldChar w:fldCharType="separate"/>
        </w:r>
        <w:r w:rsidR="00114DAD">
          <w:rPr>
            <w:noProof/>
            <w:webHidden/>
          </w:rPr>
          <w:t>4</w:t>
        </w:r>
        <w:r w:rsidR="00114DAD">
          <w:rPr>
            <w:noProof/>
            <w:webHidden/>
          </w:rPr>
          <w:fldChar w:fldCharType="end"/>
        </w:r>
      </w:hyperlink>
    </w:p>
    <w:p w14:paraId="6B1DD37E" w14:textId="1F861E21" w:rsidR="00114DAD" w:rsidRDefault="000B0840">
      <w:pPr>
        <w:pStyle w:val="TableofFigures"/>
        <w:rPr>
          <w:rFonts w:asciiTheme="minorHAnsi" w:eastAsiaTheme="minorEastAsia" w:hAnsiTheme="minorHAnsi" w:cstheme="minorBidi"/>
          <w:noProof/>
          <w:sz w:val="22"/>
          <w:szCs w:val="22"/>
        </w:rPr>
      </w:pPr>
      <w:hyperlink w:anchor="_Toc51147328" w:history="1">
        <w:r w:rsidR="00114DAD" w:rsidRPr="00CF1C8B">
          <w:rPr>
            <w:rStyle w:val="Hyperlink"/>
            <w:noProof/>
          </w:rPr>
          <w:t>Table 3.–Southeast Alaska coho salmon escapement goals, 2014–2019 escapements, and escapement goal recommendations.</w:t>
        </w:r>
        <w:r w:rsidR="00114DAD">
          <w:rPr>
            <w:noProof/>
            <w:webHidden/>
          </w:rPr>
          <w:tab/>
        </w:r>
        <w:r w:rsidR="00114DAD">
          <w:rPr>
            <w:noProof/>
            <w:webHidden/>
          </w:rPr>
          <w:fldChar w:fldCharType="begin"/>
        </w:r>
        <w:r w:rsidR="00114DAD">
          <w:rPr>
            <w:noProof/>
            <w:webHidden/>
          </w:rPr>
          <w:instrText xml:space="preserve"> PAGEREF _Toc51147328 \h </w:instrText>
        </w:r>
        <w:r w:rsidR="00114DAD">
          <w:rPr>
            <w:noProof/>
            <w:webHidden/>
          </w:rPr>
        </w:r>
        <w:r w:rsidR="00114DAD">
          <w:rPr>
            <w:noProof/>
            <w:webHidden/>
          </w:rPr>
          <w:fldChar w:fldCharType="separate"/>
        </w:r>
        <w:r w:rsidR="00114DAD">
          <w:rPr>
            <w:noProof/>
            <w:webHidden/>
          </w:rPr>
          <w:t>5</w:t>
        </w:r>
        <w:r w:rsidR="00114DAD">
          <w:rPr>
            <w:noProof/>
            <w:webHidden/>
          </w:rPr>
          <w:fldChar w:fldCharType="end"/>
        </w:r>
      </w:hyperlink>
    </w:p>
    <w:p w14:paraId="72477172" w14:textId="7282107C" w:rsidR="00114DAD" w:rsidRDefault="000B0840">
      <w:pPr>
        <w:pStyle w:val="TableofFigures"/>
        <w:rPr>
          <w:rFonts w:asciiTheme="minorHAnsi" w:eastAsiaTheme="minorEastAsia" w:hAnsiTheme="minorHAnsi" w:cstheme="minorBidi"/>
          <w:noProof/>
          <w:sz w:val="22"/>
          <w:szCs w:val="22"/>
        </w:rPr>
      </w:pPr>
      <w:hyperlink w:anchor="_Toc51147329" w:history="1">
        <w:r w:rsidR="00114DAD" w:rsidRPr="00CF1C8B">
          <w:rPr>
            <w:rStyle w:val="Hyperlink"/>
            <w:noProof/>
          </w:rPr>
          <w:t>Table 4.–Southeast Alaska pink salmon escapement goals, 2014–2019 escapements, and escapement goal recommendations.</w:t>
        </w:r>
        <w:r w:rsidR="00114DAD">
          <w:rPr>
            <w:noProof/>
            <w:webHidden/>
          </w:rPr>
          <w:tab/>
        </w:r>
        <w:r w:rsidR="00114DAD">
          <w:rPr>
            <w:noProof/>
            <w:webHidden/>
          </w:rPr>
          <w:fldChar w:fldCharType="begin"/>
        </w:r>
        <w:r w:rsidR="00114DAD">
          <w:rPr>
            <w:noProof/>
            <w:webHidden/>
          </w:rPr>
          <w:instrText xml:space="preserve"> PAGEREF _Toc51147329 \h </w:instrText>
        </w:r>
        <w:r w:rsidR="00114DAD">
          <w:rPr>
            <w:noProof/>
            <w:webHidden/>
          </w:rPr>
        </w:r>
        <w:r w:rsidR="00114DAD">
          <w:rPr>
            <w:noProof/>
            <w:webHidden/>
          </w:rPr>
          <w:fldChar w:fldCharType="separate"/>
        </w:r>
        <w:r w:rsidR="00114DAD">
          <w:rPr>
            <w:noProof/>
            <w:webHidden/>
          </w:rPr>
          <w:t>6</w:t>
        </w:r>
        <w:r w:rsidR="00114DAD">
          <w:rPr>
            <w:noProof/>
            <w:webHidden/>
          </w:rPr>
          <w:fldChar w:fldCharType="end"/>
        </w:r>
      </w:hyperlink>
    </w:p>
    <w:p w14:paraId="39D8192D" w14:textId="1700E555" w:rsidR="00114DAD" w:rsidRDefault="000B0840">
      <w:pPr>
        <w:pStyle w:val="TableofFigures"/>
        <w:rPr>
          <w:rFonts w:asciiTheme="minorHAnsi" w:eastAsiaTheme="minorEastAsia" w:hAnsiTheme="minorHAnsi" w:cstheme="minorBidi"/>
          <w:noProof/>
          <w:sz w:val="22"/>
          <w:szCs w:val="22"/>
        </w:rPr>
      </w:pPr>
      <w:hyperlink w:anchor="_Toc51147330" w:history="1">
        <w:r w:rsidR="00114DAD" w:rsidRPr="00CF1C8B">
          <w:rPr>
            <w:rStyle w:val="Hyperlink"/>
            <w:noProof/>
          </w:rPr>
          <w:t>Table 5.–Southeast Alaska chum salmon escapement goals, 2014–2019 escapements, and escapement goal recommendations.</w:t>
        </w:r>
        <w:r w:rsidR="00114DAD">
          <w:rPr>
            <w:noProof/>
            <w:webHidden/>
          </w:rPr>
          <w:tab/>
        </w:r>
        <w:r w:rsidR="00114DAD">
          <w:rPr>
            <w:noProof/>
            <w:webHidden/>
          </w:rPr>
          <w:fldChar w:fldCharType="begin"/>
        </w:r>
        <w:r w:rsidR="00114DAD">
          <w:rPr>
            <w:noProof/>
            <w:webHidden/>
          </w:rPr>
          <w:instrText xml:space="preserve"> PAGEREF _Toc51147330 \h </w:instrText>
        </w:r>
        <w:r w:rsidR="00114DAD">
          <w:rPr>
            <w:noProof/>
            <w:webHidden/>
          </w:rPr>
        </w:r>
        <w:r w:rsidR="00114DAD">
          <w:rPr>
            <w:noProof/>
            <w:webHidden/>
          </w:rPr>
          <w:fldChar w:fldCharType="separate"/>
        </w:r>
        <w:r w:rsidR="00114DAD">
          <w:rPr>
            <w:noProof/>
            <w:webHidden/>
          </w:rPr>
          <w:t>6</w:t>
        </w:r>
        <w:r w:rsidR="00114DAD">
          <w:rPr>
            <w:noProof/>
            <w:webHidden/>
          </w:rPr>
          <w:fldChar w:fldCharType="end"/>
        </w:r>
      </w:hyperlink>
    </w:p>
    <w:p w14:paraId="324AA971" w14:textId="7CE2AF36" w:rsidR="00114DAD" w:rsidRDefault="000B0840">
      <w:pPr>
        <w:pStyle w:val="TableofFigures"/>
        <w:rPr>
          <w:rFonts w:asciiTheme="minorHAnsi" w:eastAsiaTheme="minorEastAsia" w:hAnsiTheme="minorHAnsi" w:cstheme="minorBidi"/>
          <w:noProof/>
          <w:sz w:val="22"/>
          <w:szCs w:val="22"/>
        </w:rPr>
      </w:pPr>
      <w:hyperlink w:anchor="_Toc51147331" w:history="1">
        <w:r w:rsidR="00114DAD" w:rsidRPr="00CF1C8B">
          <w:rPr>
            <w:rStyle w:val="Hyperlink"/>
            <w:noProof/>
          </w:rPr>
          <w:t>Table 6.–Three tiers recommended by Clark et al. (2014) to set sustainable escapement goals based on percentiles of observed escapement counts for stocks that experience low to moderate (&lt;0.40) harvest rates.</w:t>
        </w:r>
        <w:r w:rsidR="00114DAD">
          <w:rPr>
            <w:noProof/>
            <w:webHidden/>
          </w:rPr>
          <w:tab/>
        </w:r>
        <w:r w:rsidR="00114DAD">
          <w:rPr>
            <w:noProof/>
            <w:webHidden/>
          </w:rPr>
          <w:fldChar w:fldCharType="begin"/>
        </w:r>
        <w:r w:rsidR="00114DAD">
          <w:rPr>
            <w:noProof/>
            <w:webHidden/>
          </w:rPr>
          <w:instrText xml:space="preserve"> PAGEREF _Toc51147331 \h </w:instrText>
        </w:r>
        <w:r w:rsidR="00114DAD">
          <w:rPr>
            <w:noProof/>
            <w:webHidden/>
          </w:rPr>
        </w:r>
        <w:r w:rsidR="00114DAD">
          <w:rPr>
            <w:noProof/>
            <w:webHidden/>
          </w:rPr>
          <w:fldChar w:fldCharType="separate"/>
        </w:r>
        <w:r w:rsidR="00114DAD">
          <w:rPr>
            <w:noProof/>
            <w:webHidden/>
          </w:rPr>
          <w:t>8</w:t>
        </w:r>
        <w:r w:rsidR="00114DAD">
          <w:rPr>
            <w:noProof/>
            <w:webHidden/>
          </w:rPr>
          <w:fldChar w:fldCharType="end"/>
        </w:r>
      </w:hyperlink>
    </w:p>
    <w:p w14:paraId="75532293" w14:textId="23E96E33" w:rsidR="00114DAD" w:rsidRDefault="000B0840">
      <w:pPr>
        <w:pStyle w:val="TableofFigures"/>
        <w:rPr>
          <w:rFonts w:asciiTheme="minorHAnsi" w:eastAsiaTheme="minorEastAsia" w:hAnsiTheme="minorHAnsi" w:cstheme="minorBidi"/>
          <w:noProof/>
          <w:sz w:val="22"/>
          <w:szCs w:val="22"/>
        </w:rPr>
      </w:pPr>
      <w:hyperlink w:anchor="_Toc51147332" w:history="1">
        <w:r w:rsidR="00114DAD" w:rsidRPr="00CF1C8B">
          <w:rPr>
            <w:rStyle w:val="Hyperlink"/>
            <w:noProof/>
          </w:rPr>
          <w:t>Table 7.–Parameter estimates from the state-space model fitted to the Speel Lake sockeye salmon data for calendar years 1983–2019. Posterior medians are point estimates; the 2.5th and 97.5th percentiles define 95% credible intervals for the parameters.</w:t>
        </w:r>
        <w:r w:rsidR="00114DAD">
          <w:rPr>
            <w:noProof/>
            <w:webHidden/>
          </w:rPr>
          <w:tab/>
        </w:r>
        <w:r w:rsidR="00114DAD">
          <w:rPr>
            <w:noProof/>
            <w:webHidden/>
          </w:rPr>
          <w:fldChar w:fldCharType="begin"/>
        </w:r>
        <w:r w:rsidR="00114DAD">
          <w:rPr>
            <w:noProof/>
            <w:webHidden/>
          </w:rPr>
          <w:instrText xml:space="preserve"> PAGEREF _Toc51147332 \h </w:instrText>
        </w:r>
        <w:r w:rsidR="00114DAD">
          <w:rPr>
            <w:noProof/>
            <w:webHidden/>
          </w:rPr>
        </w:r>
        <w:r w:rsidR="00114DAD">
          <w:rPr>
            <w:noProof/>
            <w:webHidden/>
          </w:rPr>
          <w:fldChar w:fldCharType="separate"/>
        </w:r>
        <w:r w:rsidR="00114DAD">
          <w:rPr>
            <w:noProof/>
            <w:webHidden/>
          </w:rPr>
          <w:t>19</w:t>
        </w:r>
        <w:r w:rsidR="00114DAD">
          <w:rPr>
            <w:noProof/>
            <w:webHidden/>
          </w:rPr>
          <w:fldChar w:fldCharType="end"/>
        </w:r>
      </w:hyperlink>
    </w:p>
    <w:p w14:paraId="11624908" w14:textId="1943965C" w:rsidR="00114DAD" w:rsidRDefault="000B0840">
      <w:pPr>
        <w:pStyle w:val="TableofFigures"/>
        <w:rPr>
          <w:rFonts w:asciiTheme="minorHAnsi" w:eastAsiaTheme="minorEastAsia" w:hAnsiTheme="minorHAnsi" w:cstheme="minorBidi"/>
          <w:noProof/>
          <w:sz w:val="22"/>
          <w:szCs w:val="22"/>
        </w:rPr>
      </w:pPr>
      <w:hyperlink w:anchor="_Toc51147333" w:history="1">
        <w:r w:rsidR="00114DAD" w:rsidRPr="00CF1C8B">
          <w:rPr>
            <w:rStyle w:val="Hyperlink"/>
            <w:noProof/>
          </w:rPr>
          <w:t>Table 8.–Parameter and management reference point estimates from simple linear spawner-recruit models fitted to Redoubt Lake sockeye salmon brood years 1982–2013 compared to estimates reported by Geiger (2003).</w:t>
        </w:r>
        <w:r w:rsidR="00114DAD">
          <w:rPr>
            <w:noProof/>
            <w:webHidden/>
          </w:rPr>
          <w:tab/>
        </w:r>
        <w:r w:rsidR="00114DAD">
          <w:rPr>
            <w:noProof/>
            <w:webHidden/>
          </w:rPr>
          <w:fldChar w:fldCharType="begin"/>
        </w:r>
        <w:r w:rsidR="00114DAD">
          <w:rPr>
            <w:noProof/>
            <w:webHidden/>
          </w:rPr>
          <w:instrText xml:space="preserve"> PAGEREF _Toc51147333 \h </w:instrText>
        </w:r>
        <w:r w:rsidR="00114DAD">
          <w:rPr>
            <w:noProof/>
            <w:webHidden/>
          </w:rPr>
        </w:r>
        <w:r w:rsidR="00114DAD">
          <w:rPr>
            <w:noProof/>
            <w:webHidden/>
          </w:rPr>
          <w:fldChar w:fldCharType="separate"/>
        </w:r>
        <w:r w:rsidR="00114DAD">
          <w:rPr>
            <w:noProof/>
            <w:webHidden/>
          </w:rPr>
          <w:t>26</w:t>
        </w:r>
        <w:r w:rsidR="00114DAD">
          <w:rPr>
            <w:noProof/>
            <w:webHidden/>
          </w:rPr>
          <w:fldChar w:fldCharType="end"/>
        </w:r>
      </w:hyperlink>
    </w:p>
    <w:p w14:paraId="0298737A" w14:textId="44397661" w:rsidR="00114DAD" w:rsidRDefault="000B0840">
      <w:pPr>
        <w:pStyle w:val="TableofFigures"/>
        <w:rPr>
          <w:rFonts w:asciiTheme="minorHAnsi" w:eastAsiaTheme="minorEastAsia" w:hAnsiTheme="minorHAnsi" w:cstheme="minorBidi"/>
          <w:noProof/>
          <w:sz w:val="22"/>
          <w:szCs w:val="22"/>
        </w:rPr>
      </w:pPr>
      <w:hyperlink w:anchor="_Toc51147334" w:history="1">
        <w:r w:rsidR="00114DAD" w:rsidRPr="00CF1C8B">
          <w:rPr>
            <w:rStyle w:val="Hyperlink"/>
            <w:noProof/>
          </w:rPr>
          <w:t>Table 9.–Escapement survey data for Situk River coho salmon, 1972–2019.</w:t>
        </w:r>
        <w:r w:rsidR="00114DAD">
          <w:rPr>
            <w:noProof/>
            <w:webHidden/>
          </w:rPr>
          <w:tab/>
        </w:r>
        <w:r w:rsidR="00114DAD">
          <w:rPr>
            <w:noProof/>
            <w:webHidden/>
          </w:rPr>
          <w:fldChar w:fldCharType="begin"/>
        </w:r>
        <w:r w:rsidR="00114DAD">
          <w:rPr>
            <w:noProof/>
            <w:webHidden/>
          </w:rPr>
          <w:instrText xml:space="preserve"> PAGEREF _Toc51147334 \h </w:instrText>
        </w:r>
        <w:r w:rsidR="00114DAD">
          <w:rPr>
            <w:noProof/>
            <w:webHidden/>
          </w:rPr>
        </w:r>
        <w:r w:rsidR="00114DAD">
          <w:rPr>
            <w:noProof/>
            <w:webHidden/>
          </w:rPr>
          <w:fldChar w:fldCharType="separate"/>
        </w:r>
        <w:r w:rsidR="00114DAD">
          <w:rPr>
            <w:noProof/>
            <w:webHidden/>
          </w:rPr>
          <w:t>28</w:t>
        </w:r>
        <w:r w:rsidR="00114DAD">
          <w:rPr>
            <w:noProof/>
            <w:webHidden/>
          </w:rPr>
          <w:fldChar w:fldCharType="end"/>
        </w:r>
      </w:hyperlink>
    </w:p>
    <w:p w14:paraId="66B331E9" w14:textId="2D92D24F" w:rsidR="0037059E" w:rsidRDefault="00BD469F" w:rsidP="0037059E">
      <w:r w:rsidRPr="005A75B9">
        <w:fldChar w:fldCharType="end"/>
      </w:r>
    </w:p>
    <w:p w14:paraId="45888939" w14:textId="0C43D339" w:rsidR="00B731B9" w:rsidRPr="005A75B9" w:rsidRDefault="00B731B9" w:rsidP="00B731B9">
      <w:pPr>
        <w:pStyle w:val="Heading1"/>
      </w:pPr>
      <w:bookmarkStart w:id="18" w:name="_Toc51147300"/>
      <w:r w:rsidRPr="005A75B9">
        <w:t xml:space="preserve">LIST OF </w:t>
      </w:r>
      <w:r>
        <w:t>Figures</w:t>
      </w:r>
      <w:bookmarkEnd w:id="18"/>
    </w:p>
    <w:p w14:paraId="22051910" w14:textId="5A0DB958" w:rsidR="00B731B9" w:rsidRPr="005A75B9" w:rsidRDefault="00B731B9" w:rsidP="00B731B9">
      <w:pPr>
        <w:pStyle w:val="List-Page"/>
      </w:pPr>
      <w:r>
        <w:t>Figure</w:t>
      </w:r>
      <w:r w:rsidRPr="005A75B9">
        <w:tab/>
        <w:t>Page</w:t>
      </w:r>
    </w:p>
    <w:p w14:paraId="293E5A5C" w14:textId="33DCAF82" w:rsidR="00114DAD" w:rsidRDefault="00B731B9">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47335" w:history="1">
        <w:r w:rsidR="00114DAD" w:rsidRPr="00B25A63">
          <w:rPr>
            <w:rStyle w:val="Hyperlink"/>
            <w:noProof/>
          </w:rPr>
          <w:t>Figure 1.–Overfishing profiles (OFPs), optimal recruitment profiles (ORPs), and optimal yield profiles (OYPs) for Taku River sockeye salmon. 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bilaterally approved biological escapement goal range of 40,000 to 75,000 spawners.</w:t>
        </w:r>
        <w:r w:rsidR="00114DAD">
          <w:rPr>
            <w:noProof/>
            <w:webHidden/>
          </w:rPr>
          <w:tab/>
        </w:r>
        <w:r w:rsidR="00114DAD">
          <w:rPr>
            <w:noProof/>
            <w:webHidden/>
          </w:rPr>
          <w:fldChar w:fldCharType="begin"/>
        </w:r>
        <w:r w:rsidR="00114DAD">
          <w:rPr>
            <w:noProof/>
            <w:webHidden/>
          </w:rPr>
          <w:instrText xml:space="preserve"> PAGEREF _Toc51147335 \h </w:instrText>
        </w:r>
        <w:r w:rsidR="00114DAD">
          <w:rPr>
            <w:noProof/>
            <w:webHidden/>
          </w:rPr>
        </w:r>
        <w:r w:rsidR="00114DAD">
          <w:rPr>
            <w:noProof/>
            <w:webHidden/>
          </w:rPr>
          <w:fldChar w:fldCharType="separate"/>
        </w:r>
        <w:r w:rsidR="00114DAD">
          <w:rPr>
            <w:noProof/>
            <w:webHidden/>
          </w:rPr>
          <w:t>14</w:t>
        </w:r>
        <w:r w:rsidR="00114DAD">
          <w:rPr>
            <w:noProof/>
            <w:webHidden/>
          </w:rPr>
          <w:fldChar w:fldCharType="end"/>
        </w:r>
      </w:hyperlink>
    </w:p>
    <w:p w14:paraId="581D5017" w14:textId="63F186B4" w:rsidR="00114DAD" w:rsidRDefault="000B0840">
      <w:pPr>
        <w:pStyle w:val="TableofFigures"/>
        <w:rPr>
          <w:rFonts w:asciiTheme="minorHAnsi" w:eastAsiaTheme="minorEastAsia" w:hAnsiTheme="minorHAnsi" w:cstheme="minorBidi"/>
          <w:noProof/>
          <w:sz w:val="22"/>
          <w:szCs w:val="22"/>
        </w:rPr>
      </w:pPr>
      <w:hyperlink w:anchor="_Toc51147336" w:history="1">
        <w:r w:rsidR="00114DAD" w:rsidRPr="00B25A63">
          <w:rPr>
            <w:rStyle w:val="Hyperlink"/>
            <w:noProof/>
          </w:rPr>
          <w:t>Figure 2.–Overfishing profiles (OFPs), optimal recruitment profiles (ORPs), and optimal yield profiles (OYPs) for Chilkoot Lake sockeye salmon. 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current sustainable escapement goal range of 38,000 to 86,000 spawners.</w:t>
        </w:r>
        <w:r w:rsidR="00114DAD">
          <w:rPr>
            <w:noProof/>
            <w:webHidden/>
          </w:rPr>
          <w:tab/>
        </w:r>
        <w:r w:rsidR="00114DAD">
          <w:rPr>
            <w:noProof/>
            <w:webHidden/>
          </w:rPr>
          <w:fldChar w:fldCharType="begin"/>
        </w:r>
        <w:r w:rsidR="00114DAD">
          <w:rPr>
            <w:noProof/>
            <w:webHidden/>
          </w:rPr>
          <w:instrText xml:space="preserve"> PAGEREF _Toc51147336 \h </w:instrText>
        </w:r>
        <w:r w:rsidR="00114DAD">
          <w:rPr>
            <w:noProof/>
            <w:webHidden/>
          </w:rPr>
        </w:r>
        <w:r w:rsidR="00114DAD">
          <w:rPr>
            <w:noProof/>
            <w:webHidden/>
          </w:rPr>
          <w:fldChar w:fldCharType="separate"/>
        </w:r>
        <w:r w:rsidR="00114DAD">
          <w:rPr>
            <w:noProof/>
            <w:webHidden/>
          </w:rPr>
          <w:t>17</w:t>
        </w:r>
        <w:r w:rsidR="00114DAD">
          <w:rPr>
            <w:noProof/>
            <w:webHidden/>
          </w:rPr>
          <w:fldChar w:fldCharType="end"/>
        </w:r>
      </w:hyperlink>
    </w:p>
    <w:p w14:paraId="779665EF" w14:textId="0E0EAA07" w:rsidR="00114DAD" w:rsidRDefault="000B0840">
      <w:pPr>
        <w:pStyle w:val="TableofFigures"/>
        <w:rPr>
          <w:rFonts w:asciiTheme="minorHAnsi" w:eastAsiaTheme="minorEastAsia" w:hAnsiTheme="minorHAnsi" w:cstheme="minorBidi"/>
          <w:noProof/>
          <w:sz w:val="22"/>
          <w:szCs w:val="22"/>
        </w:rPr>
      </w:pPr>
      <w:hyperlink w:anchor="_Toc51147337" w:history="1">
        <w:r w:rsidR="00114DAD" w:rsidRPr="00B25A63">
          <w:rPr>
            <w:rStyle w:val="Hyperlink"/>
            <w:noProof/>
          </w:rPr>
          <w:t xml:space="preserve">Figure 3.–Point estimates (posterior medians; circles with solid lines) and 95% credible intervals (gray shading) of (a) spawning escapement, (b) harvest rate, and (c) run abundance from the state-space spawner-recruit model of Speel Lake sockeye salmon, 1983–2019. Posterior medians of optimal escapement, </w:t>
        </w:r>
        <w:r w:rsidR="00114DAD" w:rsidRPr="00B25A63">
          <w:rPr>
            <w:rStyle w:val="Hyperlink"/>
            <w:i/>
            <w:iCs/>
            <w:noProof/>
          </w:rPr>
          <w:t>S</w:t>
        </w:r>
        <w:r w:rsidR="00114DAD" w:rsidRPr="00B25A63">
          <w:rPr>
            <w:rStyle w:val="Hyperlink"/>
            <w:noProof/>
            <w:vertAlign w:val="subscript"/>
          </w:rPr>
          <w:t>MSY</w:t>
        </w:r>
        <w:r w:rsidR="00114DAD" w:rsidRPr="00B25A63">
          <w:rPr>
            <w:rStyle w:val="Hyperlink"/>
            <w:noProof/>
          </w:rPr>
          <w:t xml:space="preserve">, and harvest rate, </w:t>
        </w:r>
        <w:r w:rsidR="00114DAD" w:rsidRPr="00B25A63">
          <w:rPr>
            <w:rStyle w:val="Hyperlink"/>
            <w:i/>
            <w:iCs/>
            <w:noProof/>
          </w:rPr>
          <w:t>U</w:t>
        </w:r>
        <w:r w:rsidR="00114DAD" w:rsidRPr="00B25A63">
          <w:rPr>
            <w:rStyle w:val="Hyperlink"/>
            <w:noProof/>
            <w:vertAlign w:val="subscript"/>
          </w:rPr>
          <w:t>MSY</w:t>
        </w:r>
        <w:r w:rsidR="00114DAD" w:rsidRPr="00B25A63">
          <w:rPr>
            <w:rStyle w:val="Hyperlink"/>
            <w:noProof/>
          </w:rPr>
          <w:t>, are plotted as dashed horizontal reference lines in (a) and (b), respectively.</w:t>
        </w:r>
        <w:r w:rsidR="00114DAD">
          <w:rPr>
            <w:noProof/>
            <w:webHidden/>
          </w:rPr>
          <w:tab/>
        </w:r>
        <w:r w:rsidR="00114DAD">
          <w:rPr>
            <w:noProof/>
            <w:webHidden/>
          </w:rPr>
          <w:fldChar w:fldCharType="begin"/>
        </w:r>
        <w:r w:rsidR="00114DAD">
          <w:rPr>
            <w:noProof/>
            <w:webHidden/>
          </w:rPr>
          <w:instrText xml:space="preserve"> PAGEREF _Toc51147337 \h </w:instrText>
        </w:r>
        <w:r w:rsidR="00114DAD">
          <w:rPr>
            <w:noProof/>
            <w:webHidden/>
          </w:rPr>
        </w:r>
        <w:r w:rsidR="00114DAD">
          <w:rPr>
            <w:noProof/>
            <w:webHidden/>
          </w:rPr>
          <w:fldChar w:fldCharType="separate"/>
        </w:r>
        <w:r w:rsidR="00114DAD">
          <w:rPr>
            <w:noProof/>
            <w:webHidden/>
          </w:rPr>
          <w:t>20</w:t>
        </w:r>
        <w:r w:rsidR="00114DAD">
          <w:rPr>
            <w:noProof/>
            <w:webHidden/>
          </w:rPr>
          <w:fldChar w:fldCharType="end"/>
        </w:r>
      </w:hyperlink>
    </w:p>
    <w:p w14:paraId="5FD16B06" w14:textId="0749D503" w:rsidR="00114DAD" w:rsidRDefault="000B0840">
      <w:pPr>
        <w:pStyle w:val="TableofFigures"/>
        <w:rPr>
          <w:rFonts w:asciiTheme="minorHAnsi" w:eastAsiaTheme="minorEastAsia" w:hAnsiTheme="minorHAnsi" w:cstheme="minorBidi"/>
          <w:noProof/>
          <w:sz w:val="22"/>
          <w:szCs w:val="22"/>
        </w:rPr>
      </w:pPr>
      <w:hyperlink w:anchor="_Toc51147338" w:history="1">
        <w:r w:rsidR="00114DAD" w:rsidRPr="00B25A63">
          <w:rPr>
            <w:rStyle w:val="Hyperlink"/>
            <w:noProof/>
          </w:rPr>
          <w:t xml:space="preserve">Figure 4.–Posterior medians of escapement estimates (spawners </w:t>
        </w:r>
        <w:r w:rsidR="00114DAD" w:rsidRPr="00B25A63">
          <w:rPr>
            <w:rStyle w:val="Hyperlink"/>
            <w:i/>
            <w:iCs/>
            <w:noProof/>
          </w:rPr>
          <w:t>S</w:t>
        </w:r>
        <w:r w:rsidR="00114DAD" w:rsidRPr="00B25A63">
          <w:rPr>
            <w:rStyle w:val="Hyperlink"/>
            <w:noProof/>
          </w:rPr>
          <w:t>) and 95% credible intervals (vertical lines) obtained by fitting a Bayesian state-space model to Speel Lake sockeye salmon data, 1983–2019. The grey shaded region represents the current sustainable escapement goal range of 4,000–9,000 fish.</w:t>
        </w:r>
        <w:r w:rsidR="00114DAD">
          <w:rPr>
            <w:noProof/>
            <w:webHidden/>
          </w:rPr>
          <w:tab/>
        </w:r>
        <w:r w:rsidR="00114DAD">
          <w:rPr>
            <w:noProof/>
            <w:webHidden/>
          </w:rPr>
          <w:fldChar w:fldCharType="begin"/>
        </w:r>
        <w:r w:rsidR="00114DAD">
          <w:rPr>
            <w:noProof/>
            <w:webHidden/>
          </w:rPr>
          <w:instrText xml:space="preserve"> PAGEREF _Toc51147338 \h </w:instrText>
        </w:r>
        <w:r w:rsidR="00114DAD">
          <w:rPr>
            <w:noProof/>
            <w:webHidden/>
          </w:rPr>
        </w:r>
        <w:r w:rsidR="00114DAD">
          <w:rPr>
            <w:noProof/>
            <w:webHidden/>
          </w:rPr>
          <w:fldChar w:fldCharType="separate"/>
        </w:r>
        <w:r w:rsidR="00114DAD">
          <w:rPr>
            <w:noProof/>
            <w:webHidden/>
          </w:rPr>
          <w:t>21</w:t>
        </w:r>
        <w:r w:rsidR="00114DAD">
          <w:rPr>
            <w:noProof/>
            <w:webHidden/>
          </w:rPr>
          <w:fldChar w:fldCharType="end"/>
        </w:r>
      </w:hyperlink>
    </w:p>
    <w:p w14:paraId="00039FEC" w14:textId="4A88A911" w:rsidR="00114DAD" w:rsidRDefault="000B0840">
      <w:pPr>
        <w:pStyle w:val="TableofFigures"/>
        <w:rPr>
          <w:rFonts w:asciiTheme="minorHAnsi" w:eastAsiaTheme="minorEastAsia" w:hAnsiTheme="minorHAnsi" w:cstheme="minorBidi"/>
          <w:noProof/>
          <w:sz w:val="22"/>
          <w:szCs w:val="22"/>
        </w:rPr>
      </w:pPr>
      <w:hyperlink w:anchor="_Toc51147339" w:history="1">
        <w:r w:rsidR="00114DAD" w:rsidRPr="00B25A63">
          <w:rPr>
            <w:rStyle w:val="Hyperlink"/>
            <w:noProof/>
          </w:rPr>
          <w:t>Figure 5.–Plausible spawner-recruit relationships (shaded regions around the dashed line) for Speel Lake sockeye salmon as derived from a Bayesian state-space model fitted to abundance, harvest, and age data for calendar years 1983–2019. Posterior medians of recruits and spawners are plotted as brood year labels with 95% credible intervals (grey lines). The heavy dashed line is the Ricker relationship constructed from ln(</w:t>
        </w:r>
        <w:r w:rsidR="00114DAD" w:rsidRPr="00B25A63">
          <w:rPr>
            <w:rStyle w:val="Hyperlink"/>
            <w:rFonts w:ascii="Symbol" w:hAnsi="Symbol"/>
            <w:i/>
            <w:iCs/>
            <w:noProof/>
          </w:rPr>
          <w:t></w:t>
        </w:r>
        <w:r w:rsidR="00114DAD" w:rsidRPr="00B25A63">
          <w:rPr>
            <w:rStyle w:val="Hyperlink"/>
            <w:noProof/>
          </w:rPr>
          <w:t xml:space="preserve">’) and </w:t>
        </w:r>
        <w:r w:rsidR="00114DAD" w:rsidRPr="00B25A63">
          <w:rPr>
            <w:rStyle w:val="Hyperlink"/>
            <w:rFonts w:ascii="Symbol" w:hAnsi="Symbol"/>
            <w:i/>
            <w:iCs/>
            <w:noProof/>
          </w:rPr>
          <w:t></w:t>
        </w:r>
        <w:r w:rsidR="00114DAD" w:rsidRPr="00B25A63">
          <w:rPr>
            <w:rStyle w:val="Hyperlink"/>
            <w:noProof/>
          </w:rPr>
          <w:t xml:space="preserve"> posterior medians with 90% and 95% credible intervals (shaded areas). Recruits replace spawners on the solid diagonal line.</w:t>
        </w:r>
        <w:r w:rsidR="00114DAD">
          <w:rPr>
            <w:noProof/>
            <w:webHidden/>
          </w:rPr>
          <w:tab/>
        </w:r>
        <w:r w:rsidR="00114DAD">
          <w:rPr>
            <w:noProof/>
            <w:webHidden/>
          </w:rPr>
          <w:fldChar w:fldCharType="begin"/>
        </w:r>
        <w:r w:rsidR="00114DAD">
          <w:rPr>
            <w:noProof/>
            <w:webHidden/>
          </w:rPr>
          <w:instrText xml:space="preserve"> PAGEREF _Toc51147339 \h </w:instrText>
        </w:r>
        <w:r w:rsidR="00114DAD">
          <w:rPr>
            <w:noProof/>
            <w:webHidden/>
          </w:rPr>
        </w:r>
        <w:r w:rsidR="00114DAD">
          <w:rPr>
            <w:noProof/>
            <w:webHidden/>
          </w:rPr>
          <w:fldChar w:fldCharType="separate"/>
        </w:r>
        <w:r w:rsidR="00114DAD">
          <w:rPr>
            <w:noProof/>
            <w:webHidden/>
          </w:rPr>
          <w:t>22</w:t>
        </w:r>
        <w:r w:rsidR="00114DAD">
          <w:rPr>
            <w:noProof/>
            <w:webHidden/>
          </w:rPr>
          <w:fldChar w:fldCharType="end"/>
        </w:r>
      </w:hyperlink>
    </w:p>
    <w:p w14:paraId="261AD2F0" w14:textId="1167383D" w:rsidR="00114DAD" w:rsidRDefault="000B0840">
      <w:pPr>
        <w:pStyle w:val="TableofFigures"/>
        <w:rPr>
          <w:rFonts w:asciiTheme="minorHAnsi" w:eastAsiaTheme="minorEastAsia" w:hAnsiTheme="minorHAnsi" w:cstheme="minorBidi"/>
          <w:noProof/>
          <w:sz w:val="22"/>
          <w:szCs w:val="22"/>
        </w:rPr>
      </w:pPr>
      <w:hyperlink w:anchor="_Toc51147340" w:history="1">
        <w:r w:rsidR="00114DAD" w:rsidRPr="00B25A63">
          <w:rPr>
            <w:rStyle w:val="Hyperlink"/>
            <w:noProof/>
          </w:rPr>
          <w:t>Figure 6.–Natural logarithm of recruits per spawner vs spawners for Speel Lake sockeye salmon, brood years 1983–2015.</w:t>
        </w:r>
        <w:r w:rsidR="00114DAD">
          <w:rPr>
            <w:noProof/>
            <w:webHidden/>
          </w:rPr>
          <w:tab/>
        </w:r>
        <w:r w:rsidR="00114DAD">
          <w:rPr>
            <w:noProof/>
            <w:webHidden/>
          </w:rPr>
          <w:fldChar w:fldCharType="begin"/>
        </w:r>
        <w:r w:rsidR="00114DAD">
          <w:rPr>
            <w:noProof/>
            <w:webHidden/>
          </w:rPr>
          <w:instrText xml:space="preserve"> PAGEREF _Toc51147340 \h </w:instrText>
        </w:r>
        <w:r w:rsidR="00114DAD">
          <w:rPr>
            <w:noProof/>
            <w:webHidden/>
          </w:rPr>
        </w:r>
        <w:r w:rsidR="00114DAD">
          <w:rPr>
            <w:noProof/>
            <w:webHidden/>
          </w:rPr>
          <w:fldChar w:fldCharType="separate"/>
        </w:r>
        <w:r w:rsidR="00114DAD">
          <w:rPr>
            <w:noProof/>
            <w:webHidden/>
          </w:rPr>
          <w:t>22</w:t>
        </w:r>
        <w:r w:rsidR="00114DAD">
          <w:rPr>
            <w:noProof/>
            <w:webHidden/>
          </w:rPr>
          <w:fldChar w:fldCharType="end"/>
        </w:r>
      </w:hyperlink>
    </w:p>
    <w:p w14:paraId="6E1B0F7D" w14:textId="3EA3D8F6" w:rsidR="00114DAD" w:rsidRDefault="000B0840">
      <w:pPr>
        <w:pStyle w:val="TableofFigures"/>
        <w:rPr>
          <w:rFonts w:asciiTheme="minorHAnsi" w:eastAsiaTheme="minorEastAsia" w:hAnsiTheme="minorHAnsi" w:cstheme="minorBidi"/>
          <w:noProof/>
          <w:sz w:val="22"/>
          <w:szCs w:val="22"/>
        </w:rPr>
      </w:pPr>
      <w:hyperlink w:anchor="_Toc51147341" w:history="1">
        <w:r w:rsidR="00114DAD" w:rsidRPr="00B25A63">
          <w:rPr>
            <w:rStyle w:val="Hyperlink"/>
            <w:noProof/>
          </w:rPr>
          <w:t>Figure 7.–Point estimates (posterior medians; circles with solid lines) and 95% credible intervals (shaded areas) of (a) recruitment and (b) productivity residuals by brood year from the Bayesian state-space model for Speel lake sockeye salmon. A 5-year rolling mean is shown as a solid black line in (b).</w:t>
        </w:r>
        <w:r w:rsidR="00114DAD">
          <w:rPr>
            <w:noProof/>
            <w:webHidden/>
          </w:rPr>
          <w:tab/>
        </w:r>
        <w:r w:rsidR="00114DAD">
          <w:rPr>
            <w:noProof/>
            <w:webHidden/>
          </w:rPr>
          <w:fldChar w:fldCharType="begin"/>
        </w:r>
        <w:r w:rsidR="00114DAD">
          <w:rPr>
            <w:noProof/>
            <w:webHidden/>
          </w:rPr>
          <w:instrText xml:space="preserve"> PAGEREF _Toc51147341 \h </w:instrText>
        </w:r>
        <w:r w:rsidR="00114DAD">
          <w:rPr>
            <w:noProof/>
            <w:webHidden/>
          </w:rPr>
        </w:r>
        <w:r w:rsidR="00114DAD">
          <w:rPr>
            <w:noProof/>
            <w:webHidden/>
          </w:rPr>
          <w:fldChar w:fldCharType="separate"/>
        </w:r>
        <w:r w:rsidR="00114DAD">
          <w:rPr>
            <w:noProof/>
            <w:webHidden/>
          </w:rPr>
          <w:t>23</w:t>
        </w:r>
        <w:r w:rsidR="00114DAD">
          <w:rPr>
            <w:noProof/>
            <w:webHidden/>
          </w:rPr>
          <w:fldChar w:fldCharType="end"/>
        </w:r>
      </w:hyperlink>
    </w:p>
    <w:p w14:paraId="1F2E0EF5" w14:textId="00C444E5" w:rsidR="00114DAD" w:rsidRDefault="000B0840">
      <w:pPr>
        <w:pStyle w:val="TableofFigures"/>
        <w:rPr>
          <w:rFonts w:asciiTheme="minorHAnsi" w:eastAsiaTheme="minorEastAsia" w:hAnsiTheme="minorHAnsi" w:cstheme="minorBidi"/>
          <w:noProof/>
          <w:sz w:val="22"/>
          <w:szCs w:val="22"/>
        </w:rPr>
      </w:pPr>
      <w:hyperlink w:anchor="_Toc51147342" w:history="1">
        <w:r w:rsidR="00114DAD" w:rsidRPr="00B25A63">
          <w:rPr>
            <w:rStyle w:val="Hyperlink"/>
            <w:noProof/>
          </w:rPr>
          <w:t>Figure 8.–Overfishing profiles (OFPs), optimal recruitment profiles (ORPs), and optimal yield profiles (OYPs) for Speel Lake sockeye salmon. 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current sustainable escapement goal range of 4,000 to 9,000 spawners.</w:t>
        </w:r>
        <w:r w:rsidR="00114DAD">
          <w:rPr>
            <w:noProof/>
            <w:webHidden/>
          </w:rPr>
          <w:tab/>
        </w:r>
        <w:r w:rsidR="00114DAD">
          <w:rPr>
            <w:noProof/>
            <w:webHidden/>
          </w:rPr>
          <w:fldChar w:fldCharType="begin"/>
        </w:r>
        <w:r w:rsidR="00114DAD">
          <w:rPr>
            <w:noProof/>
            <w:webHidden/>
          </w:rPr>
          <w:instrText xml:space="preserve"> PAGEREF _Toc51147342 \h </w:instrText>
        </w:r>
        <w:r w:rsidR="00114DAD">
          <w:rPr>
            <w:noProof/>
            <w:webHidden/>
          </w:rPr>
        </w:r>
        <w:r w:rsidR="00114DAD">
          <w:rPr>
            <w:noProof/>
            <w:webHidden/>
          </w:rPr>
          <w:fldChar w:fldCharType="separate"/>
        </w:r>
        <w:r w:rsidR="00114DAD">
          <w:rPr>
            <w:noProof/>
            <w:webHidden/>
          </w:rPr>
          <w:t>24</w:t>
        </w:r>
        <w:r w:rsidR="00114DAD">
          <w:rPr>
            <w:noProof/>
            <w:webHidden/>
          </w:rPr>
          <w:fldChar w:fldCharType="end"/>
        </w:r>
      </w:hyperlink>
    </w:p>
    <w:p w14:paraId="45009576" w14:textId="723EA0D2" w:rsidR="00114DAD" w:rsidRDefault="000B0840">
      <w:pPr>
        <w:pStyle w:val="TableofFigures"/>
        <w:rPr>
          <w:rFonts w:asciiTheme="minorHAnsi" w:eastAsiaTheme="minorEastAsia" w:hAnsiTheme="minorHAnsi" w:cstheme="minorBidi"/>
          <w:noProof/>
          <w:sz w:val="22"/>
          <w:szCs w:val="22"/>
        </w:rPr>
      </w:pPr>
      <w:hyperlink w:anchor="_Toc51147343" w:history="1">
        <w:r w:rsidR="00114DAD" w:rsidRPr="00B25A63">
          <w:rPr>
            <w:rStyle w:val="Hyperlink"/>
            <w:noProof/>
          </w:rPr>
          <w:t>Figure 9.–Optimal yield profiles (OYPs) for Redoubt Lake sockeye salmon. OYPs show probability that a specified spawning abundance will result in specified fractions (80%, and 90% lines) of maximum sustained yield, based on updated brood year escapement and return data, 1982–2013 (Model 1). The shaded region shows the current biological escapement goal range of 10,000 to 25,000 spawners and the solid vertical line is the estimate of spawning abundance at maximum sustained yield (</w:t>
        </w:r>
        <w:r w:rsidR="00114DAD" w:rsidRPr="00B25A63">
          <w:rPr>
            <w:rStyle w:val="Hyperlink"/>
            <w:i/>
            <w:iCs/>
            <w:noProof/>
          </w:rPr>
          <w:t>S</w:t>
        </w:r>
        <w:r w:rsidR="00114DAD" w:rsidRPr="00B25A63">
          <w:rPr>
            <w:rStyle w:val="Hyperlink"/>
            <w:noProof/>
            <w:vertAlign w:val="subscript"/>
          </w:rPr>
          <w:t>MSY</w:t>
        </w:r>
        <w:r w:rsidR="00114DAD" w:rsidRPr="00B25A63">
          <w:rPr>
            <w:rStyle w:val="Hyperlink"/>
            <w:noProof/>
          </w:rPr>
          <w:t>).</w:t>
        </w:r>
        <w:r w:rsidR="00114DAD">
          <w:rPr>
            <w:noProof/>
            <w:webHidden/>
          </w:rPr>
          <w:tab/>
        </w:r>
        <w:r w:rsidR="00114DAD">
          <w:rPr>
            <w:noProof/>
            <w:webHidden/>
          </w:rPr>
          <w:fldChar w:fldCharType="begin"/>
        </w:r>
        <w:r w:rsidR="00114DAD">
          <w:rPr>
            <w:noProof/>
            <w:webHidden/>
          </w:rPr>
          <w:instrText xml:space="preserve"> PAGEREF _Toc51147343 \h </w:instrText>
        </w:r>
        <w:r w:rsidR="00114DAD">
          <w:rPr>
            <w:noProof/>
            <w:webHidden/>
          </w:rPr>
        </w:r>
        <w:r w:rsidR="00114DAD">
          <w:rPr>
            <w:noProof/>
            <w:webHidden/>
          </w:rPr>
          <w:fldChar w:fldCharType="separate"/>
        </w:r>
        <w:r w:rsidR="00114DAD">
          <w:rPr>
            <w:noProof/>
            <w:webHidden/>
          </w:rPr>
          <w:t>27</w:t>
        </w:r>
        <w:r w:rsidR="00114DAD">
          <w:rPr>
            <w:noProof/>
            <w:webHidden/>
          </w:rPr>
          <w:fldChar w:fldCharType="end"/>
        </w:r>
      </w:hyperlink>
    </w:p>
    <w:p w14:paraId="7C6E9DF9" w14:textId="42729C25" w:rsidR="00B731B9" w:rsidRDefault="00B731B9" w:rsidP="0037059E">
      <w:r>
        <w:fldChar w:fldCharType="end"/>
      </w:r>
    </w:p>
    <w:p w14:paraId="7C4E0E62" w14:textId="77777777" w:rsidR="00B731B9" w:rsidRDefault="00B731B9">
      <w:pPr>
        <w:spacing w:after="0"/>
        <w:jc w:val="left"/>
      </w:pPr>
      <w:r>
        <w:br w:type="page"/>
      </w:r>
    </w:p>
    <w:p w14:paraId="038EB321" w14:textId="77777777" w:rsidR="00C35E77" w:rsidRPr="005A75B9" w:rsidRDefault="00C35E77" w:rsidP="00C35E77">
      <w:pPr>
        <w:pStyle w:val="Heading1"/>
      </w:pPr>
      <w:bookmarkStart w:id="19" w:name="_Toc51147301"/>
      <w:bookmarkStart w:id="20" w:name="_Hlk47429914"/>
      <w:r w:rsidRPr="005A75B9">
        <w:lastRenderedPageBreak/>
        <w:t xml:space="preserve">LIST OF </w:t>
      </w:r>
      <w:r>
        <w:t>APPENDICES</w:t>
      </w:r>
      <w:bookmarkEnd w:id="19"/>
    </w:p>
    <w:p w14:paraId="147AB9A8" w14:textId="77777777" w:rsidR="00C35E77" w:rsidRPr="005A75B9" w:rsidRDefault="00C072DB" w:rsidP="00C35E77">
      <w:pPr>
        <w:pStyle w:val="List-Page"/>
      </w:pPr>
      <w:r>
        <w:t>Appendix</w:t>
      </w:r>
      <w:r w:rsidR="00C35E77" w:rsidRPr="005A75B9">
        <w:tab/>
        <w:t>Page</w:t>
      </w:r>
    </w:p>
    <w:bookmarkEnd w:id="20"/>
    <w:p w14:paraId="591BEE87" w14:textId="5E8F5630" w:rsidR="00114DAD" w:rsidRDefault="00C35E77">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51147344" w:history="1">
        <w:r w:rsidR="00114DAD" w:rsidRPr="00A072D6">
          <w:rPr>
            <w:rStyle w:val="Hyperlink"/>
            <w:noProof/>
          </w:rPr>
          <w:t>Appendix A1.–Blossom River Chinook salmon.</w:t>
        </w:r>
        <w:r w:rsidR="00114DAD">
          <w:rPr>
            <w:noProof/>
            <w:webHidden/>
          </w:rPr>
          <w:tab/>
        </w:r>
        <w:r w:rsidR="00114DAD">
          <w:rPr>
            <w:noProof/>
            <w:webHidden/>
          </w:rPr>
          <w:fldChar w:fldCharType="begin"/>
        </w:r>
        <w:r w:rsidR="00114DAD">
          <w:rPr>
            <w:noProof/>
            <w:webHidden/>
          </w:rPr>
          <w:instrText xml:space="preserve"> PAGEREF _Toc51147344 \h </w:instrText>
        </w:r>
        <w:r w:rsidR="00114DAD">
          <w:rPr>
            <w:noProof/>
            <w:webHidden/>
          </w:rPr>
        </w:r>
        <w:r w:rsidR="00114DAD">
          <w:rPr>
            <w:noProof/>
            <w:webHidden/>
          </w:rPr>
          <w:fldChar w:fldCharType="separate"/>
        </w:r>
        <w:r w:rsidR="00114DAD">
          <w:rPr>
            <w:noProof/>
            <w:webHidden/>
          </w:rPr>
          <w:t>39</w:t>
        </w:r>
        <w:r w:rsidR="00114DAD">
          <w:rPr>
            <w:noProof/>
            <w:webHidden/>
          </w:rPr>
          <w:fldChar w:fldCharType="end"/>
        </w:r>
      </w:hyperlink>
    </w:p>
    <w:p w14:paraId="1F9A9899" w14:textId="0B5EF3BA" w:rsidR="00114DAD" w:rsidRDefault="000B0840">
      <w:pPr>
        <w:pStyle w:val="TableofFigures"/>
        <w:rPr>
          <w:rFonts w:asciiTheme="minorHAnsi" w:eastAsiaTheme="minorEastAsia" w:hAnsiTheme="minorHAnsi" w:cstheme="minorBidi"/>
          <w:noProof/>
          <w:sz w:val="22"/>
          <w:szCs w:val="22"/>
        </w:rPr>
      </w:pPr>
      <w:hyperlink w:anchor="_Toc51147345" w:history="1">
        <w:r w:rsidR="00114DAD" w:rsidRPr="00A072D6">
          <w:rPr>
            <w:rStyle w:val="Hyperlink"/>
            <w:noProof/>
          </w:rPr>
          <w:t>Appendix A2.–Keta River Chinook salmon.</w:t>
        </w:r>
        <w:r w:rsidR="00114DAD">
          <w:rPr>
            <w:noProof/>
            <w:webHidden/>
          </w:rPr>
          <w:tab/>
        </w:r>
        <w:r w:rsidR="00114DAD">
          <w:rPr>
            <w:noProof/>
            <w:webHidden/>
          </w:rPr>
          <w:fldChar w:fldCharType="begin"/>
        </w:r>
        <w:r w:rsidR="00114DAD">
          <w:rPr>
            <w:noProof/>
            <w:webHidden/>
          </w:rPr>
          <w:instrText xml:space="preserve"> PAGEREF _Toc51147345 \h </w:instrText>
        </w:r>
        <w:r w:rsidR="00114DAD">
          <w:rPr>
            <w:noProof/>
            <w:webHidden/>
          </w:rPr>
        </w:r>
        <w:r w:rsidR="00114DAD">
          <w:rPr>
            <w:noProof/>
            <w:webHidden/>
          </w:rPr>
          <w:fldChar w:fldCharType="separate"/>
        </w:r>
        <w:r w:rsidR="00114DAD">
          <w:rPr>
            <w:noProof/>
            <w:webHidden/>
          </w:rPr>
          <w:t>40</w:t>
        </w:r>
        <w:r w:rsidR="00114DAD">
          <w:rPr>
            <w:noProof/>
            <w:webHidden/>
          </w:rPr>
          <w:fldChar w:fldCharType="end"/>
        </w:r>
      </w:hyperlink>
    </w:p>
    <w:p w14:paraId="08DCDA1C" w14:textId="7FC50D92" w:rsidR="00114DAD" w:rsidRDefault="000B0840">
      <w:pPr>
        <w:pStyle w:val="TableofFigures"/>
        <w:rPr>
          <w:rFonts w:asciiTheme="minorHAnsi" w:eastAsiaTheme="minorEastAsia" w:hAnsiTheme="minorHAnsi" w:cstheme="minorBidi"/>
          <w:noProof/>
          <w:sz w:val="22"/>
          <w:szCs w:val="22"/>
        </w:rPr>
      </w:pPr>
      <w:hyperlink w:anchor="_Toc51147346" w:history="1">
        <w:r w:rsidR="00114DAD" w:rsidRPr="00A072D6">
          <w:rPr>
            <w:rStyle w:val="Hyperlink"/>
            <w:noProof/>
          </w:rPr>
          <w:t>Appendix A3.–Unuk River Chinook salmon.</w:t>
        </w:r>
        <w:r w:rsidR="00114DAD">
          <w:rPr>
            <w:noProof/>
            <w:webHidden/>
          </w:rPr>
          <w:tab/>
        </w:r>
        <w:r w:rsidR="00114DAD">
          <w:rPr>
            <w:noProof/>
            <w:webHidden/>
          </w:rPr>
          <w:fldChar w:fldCharType="begin"/>
        </w:r>
        <w:r w:rsidR="00114DAD">
          <w:rPr>
            <w:noProof/>
            <w:webHidden/>
          </w:rPr>
          <w:instrText xml:space="preserve"> PAGEREF _Toc51147346 \h </w:instrText>
        </w:r>
        <w:r w:rsidR="00114DAD">
          <w:rPr>
            <w:noProof/>
            <w:webHidden/>
          </w:rPr>
        </w:r>
        <w:r w:rsidR="00114DAD">
          <w:rPr>
            <w:noProof/>
            <w:webHidden/>
          </w:rPr>
          <w:fldChar w:fldCharType="separate"/>
        </w:r>
        <w:r w:rsidR="00114DAD">
          <w:rPr>
            <w:noProof/>
            <w:webHidden/>
          </w:rPr>
          <w:t>41</w:t>
        </w:r>
        <w:r w:rsidR="00114DAD">
          <w:rPr>
            <w:noProof/>
            <w:webHidden/>
          </w:rPr>
          <w:fldChar w:fldCharType="end"/>
        </w:r>
      </w:hyperlink>
    </w:p>
    <w:p w14:paraId="1BA82450" w14:textId="0CDFB2EF" w:rsidR="00114DAD" w:rsidRDefault="000B0840">
      <w:pPr>
        <w:pStyle w:val="TableofFigures"/>
        <w:rPr>
          <w:rFonts w:asciiTheme="minorHAnsi" w:eastAsiaTheme="minorEastAsia" w:hAnsiTheme="minorHAnsi" w:cstheme="minorBidi"/>
          <w:noProof/>
          <w:sz w:val="22"/>
          <w:szCs w:val="22"/>
        </w:rPr>
      </w:pPr>
      <w:hyperlink w:anchor="_Toc51147347" w:history="1">
        <w:r w:rsidR="00114DAD" w:rsidRPr="00A072D6">
          <w:rPr>
            <w:rStyle w:val="Hyperlink"/>
            <w:noProof/>
          </w:rPr>
          <w:t>Appendix A4.–Chickamin River Chinook salmon.</w:t>
        </w:r>
        <w:r w:rsidR="00114DAD">
          <w:rPr>
            <w:noProof/>
            <w:webHidden/>
          </w:rPr>
          <w:tab/>
        </w:r>
        <w:r w:rsidR="00114DAD">
          <w:rPr>
            <w:noProof/>
            <w:webHidden/>
          </w:rPr>
          <w:fldChar w:fldCharType="begin"/>
        </w:r>
        <w:r w:rsidR="00114DAD">
          <w:rPr>
            <w:noProof/>
            <w:webHidden/>
          </w:rPr>
          <w:instrText xml:space="preserve"> PAGEREF _Toc51147347 \h </w:instrText>
        </w:r>
        <w:r w:rsidR="00114DAD">
          <w:rPr>
            <w:noProof/>
            <w:webHidden/>
          </w:rPr>
        </w:r>
        <w:r w:rsidR="00114DAD">
          <w:rPr>
            <w:noProof/>
            <w:webHidden/>
          </w:rPr>
          <w:fldChar w:fldCharType="separate"/>
        </w:r>
        <w:r w:rsidR="00114DAD">
          <w:rPr>
            <w:noProof/>
            <w:webHidden/>
          </w:rPr>
          <w:t>42</w:t>
        </w:r>
        <w:r w:rsidR="00114DAD">
          <w:rPr>
            <w:noProof/>
            <w:webHidden/>
          </w:rPr>
          <w:fldChar w:fldCharType="end"/>
        </w:r>
      </w:hyperlink>
    </w:p>
    <w:p w14:paraId="1C85D71F" w14:textId="5B280A67" w:rsidR="00114DAD" w:rsidRDefault="000B0840">
      <w:pPr>
        <w:pStyle w:val="TableofFigures"/>
        <w:rPr>
          <w:rFonts w:asciiTheme="minorHAnsi" w:eastAsiaTheme="minorEastAsia" w:hAnsiTheme="minorHAnsi" w:cstheme="minorBidi"/>
          <w:noProof/>
          <w:sz w:val="22"/>
          <w:szCs w:val="22"/>
        </w:rPr>
      </w:pPr>
      <w:hyperlink w:anchor="_Toc51147348" w:history="1">
        <w:r w:rsidR="00114DAD" w:rsidRPr="00A072D6">
          <w:rPr>
            <w:rStyle w:val="Hyperlink"/>
            <w:noProof/>
          </w:rPr>
          <w:t>Appendix A5.–Andrew Creek Chinook salmon.</w:t>
        </w:r>
        <w:r w:rsidR="00114DAD">
          <w:rPr>
            <w:noProof/>
            <w:webHidden/>
          </w:rPr>
          <w:tab/>
        </w:r>
        <w:r w:rsidR="00114DAD">
          <w:rPr>
            <w:noProof/>
            <w:webHidden/>
          </w:rPr>
          <w:fldChar w:fldCharType="begin"/>
        </w:r>
        <w:r w:rsidR="00114DAD">
          <w:rPr>
            <w:noProof/>
            <w:webHidden/>
          </w:rPr>
          <w:instrText xml:space="preserve"> PAGEREF _Toc51147348 \h </w:instrText>
        </w:r>
        <w:r w:rsidR="00114DAD">
          <w:rPr>
            <w:noProof/>
            <w:webHidden/>
          </w:rPr>
        </w:r>
        <w:r w:rsidR="00114DAD">
          <w:rPr>
            <w:noProof/>
            <w:webHidden/>
          </w:rPr>
          <w:fldChar w:fldCharType="separate"/>
        </w:r>
        <w:r w:rsidR="00114DAD">
          <w:rPr>
            <w:noProof/>
            <w:webHidden/>
          </w:rPr>
          <w:t>43</w:t>
        </w:r>
        <w:r w:rsidR="00114DAD">
          <w:rPr>
            <w:noProof/>
            <w:webHidden/>
          </w:rPr>
          <w:fldChar w:fldCharType="end"/>
        </w:r>
      </w:hyperlink>
    </w:p>
    <w:p w14:paraId="559A93BB" w14:textId="7B8C1FAB" w:rsidR="00114DAD" w:rsidRDefault="000B0840">
      <w:pPr>
        <w:pStyle w:val="TableofFigures"/>
        <w:rPr>
          <w:rFonts w:asciiTheme="minorHAnsi" w:eastAsiaTheme="minorEastAsia" w:hAnsiTheme="minorHAnsi" w:cstheme="minorBidi"/>
          <w:noProof/>
          <w:sz w:val="22"/>
          <w:szCs w:val="22"/>
        </w:rPr>
      </w:pPr>
      <w:hyperlink w:anchor="_Toc51147349" w:history="1">
        <w:r w:rsidR="00114DAD" w:rsidRPr="00A072D6">
          <w:rPr>
            <w:rStyle w:val="Hyperlink"/>
            <w:noProof/>
          </w:rPr>
          <w:t>Appendix A6.–Stikine River Chinook salmon.</w:t>
        </w:r>
        <w:r w:rsidR="00114DAD">
          <w:rPr>
            <w:noProof/>
            <w:webHidden/>
          </w:rPr>
          <w:tab/>
        </w:r>
        <w:r w:rsidR="00114DAD">
          <w:rPr>
            <w:noProof/>
            <w:webHidden/>
          </w:rPr>
          <w:fldChar w:fldCharType="begin"/>
        </w:r>
        <w:r w:rsidR="00114DAD">
          <w:rPr>
            <w:noProof/>
            <w:webHidden/>
          </w:rPr>
          <w:instrText xml:space="preserve"> PAGEREF _Toc51147349 \h </w:instrText>
        </w:r>
        <w:r w:rsidR="00114DAD">
          <w:rPr>
            <w:noProof/>
            <w:webHidden/>
          </w:rPr>
        </w:r>
        <w:r w:rsidR="00114DAD">
          <w:rPr>
            <w:noProof/>
            <w:webHidden/>
          </w:rPr>
          <w:fldChar w:fldCharType="separate"/>
        </w:r>
        <w:r w:rsidR="00114DAD">
          <w:rPr>
            <w:noProof/>
            <w:webHidden/>
          </w:rPr>
          <w:t>44</w:t>
        </w:r>
        <w:r w:rsidR="00114DAD">
          <w:rPr>
            <w:noProof/>
            <w:webHidden/>
          </w:rPr>
          <w:fldChar w:fldCharType="end"/>
        </w:r>
      </w:hyperlink>
    </w:p>
    <w:p w14:paraId="2622541D" w14:textId="54097958" w:rsidR="00114DAD" w:rsidRDefault="000B0840">
      <w:pPr>
        <w:pStyle w:val="TableofFigures"/>
        <w:rPr>
          <w:rFonts w:asciiTheme="minorHAnsi" w:eastAsiaTheme="minorEastAsia" w:hAnsiTheme="minorHAnsi" w:cstheme="minorBidi"/>
          <w:noProof/>
          <w:sz w:val="22"/>
          <w:szCs w:val="22"/>
        </w:rPr>
      </w:pPr>
      <w:hyperlink w:anchor="_Toc51147350" w:history="1">
        <w:r w:rsidR="00114DAD" w:rsidRPr="00A072D6">
          <w:rPr>
            <w:rStyle w:val="Hyperlink"/>
            <w:noProof/>
          </w:rPr>
          <w:t>Appendix A7.–King Salmon River Chinook salmon.</w:t>
        </w:r>
        <w:r w:rsidR="00114DAD">
          <w:rPr>
            <w:noProof/>
            <w:webHidden/>
          </w:rPr>
          <w:tab/>
        </w:r>
        <w:r w:rsidR="00114DAD">
          <w:rPr>
            <w:noProof/>
            <w:webHidden/>
          </w:rPr>
          <w:fldChar w:fldCharType="begin"/>
        </w:r>
        <w:r w:rsidR="00114DAD">
          <w:rPr>
            <w:noProof/>
            <w:webHidden/>
          </w:rPr>
          <w:instrText xml:space="preserve"> PAGEREF _Toc51147350 \h </w:instrText>
        </w:r>
        <w:r w:rsidR="00114DAD">
          <w:rPr>
            <w:noProof/>
            <w:webHidden/>
          </w:rPr>
        </w:r>
        <w:r w:rsidR="00114DAD">
          <w:rPr>
            <w:noProof/>
            <w:webHidden/>
          </w:rPr>
          <w:fldChar w:fldCharType="separate"/>
        </w:r>
        <w:r w:rsidR="00114DAD">
          <w:rPr>
            <w:noProof/>
            <w:webHidden/>
          </w:rPr>
          <w:t>45</w:t>
        </w:r>
        <w:r w:rsidR="00114DAD">
          <w:rPr>
            <w:noProof/>
            <w:webHidden/>
          </w:rPr>
          <w:fldChar w:fldCharType="end"/>
        </w:r>
      </w:hyperlink>
    </w:p>
    <w:p w14:paraId="0E019496" w14:textId="4A9B4177" w:rsidR="00114DAD" w:rsidRDefault="000B0840">
      <w:pPr>
        <w:pStyle w:val="TableofFigures"/>
        <w:rPr>
          <w:rFonts w:asciiTheme="minorHAnsi" w:eastAsiaTheme="minorEastAsia" w:hAnsiTheme="minorHAnsi" w:cstheme="minorBidi"/>
          <w:noProof/>
          <w:sz w:val="22"/>
          <w:szCs w:val="22"/>
        </w:rPr>
      </w:pPr>
      <w:hyperlink w:anchor="_Toc51147351" w:history="1">
        <w:r w:rsidR="00114DAD" w:rsidRPr="00A072D6">
          <w:rPr>
            <w:rStyle w:val="Hyperlink"/>
            <w:noProof/>
          </w:rPr>
          <w:t>Appendix A8.–Taku River Chinook salmon.</w:t>
        </w:r>
        <w:r w:rsidR="00114DAD">
          <w:rPr>
            <w:noProof/>
            <w:webHidden/>
          </w:rPr>
          <w:tab/>
        </w:r>
        <w:r w:rsidR="00114DAD">
          <w:rPr>
            <w:noProof/>
            <w:webHidden/>
          </w:rPr>
          <w:fldChar w:fldCharType="begin"/>
        </w:r>
        <w:r w:rsidR="00114DAD">
          <w:rPr>
            <w:noProof/>
            <w:webHidden/>
          </w:rPr>
          <w:instrText xml:space="preserve"> PAGEREF _Toc51147351 \h </w:instrText>
        </w:r>
        <w:r w:rsidR="00114DAD">
          <w:rPr>
            <w:noProof/>
            <w:webHidden/>
          </w:rPr>
        </w:r>
        <w:r w:rsidR="00114DAD">
          <w:rPr>
            <w:noProof/>
            <w:webHidden/>
          </w:rPr>
          <w:fldChar w:fldCharType="separate"/>
        </w:r>
        <w:r w:rsidR="00114DAD">
          <w:rPr>
            <w:noProof/>
            <w:webHidden/>
          </w:rPr>
          <w:t>46</w:t>
        </w:r>
        <w:r w:rsidR="00114DAD">
          <w:rPr>
            <w:noProof/>
            <w:webHidden/>
          </w:rPr>
          <w:fldChar w:fldCharType="end"/>
        </w:r>
      </w:hyperlink>
    </w:p>
    <w:p w14:paraId="6DADECDF" w14:textId="4F32C7CC" w:rsidR="00114DAD" w:rsidRDefault="000B0840">
      <w:pPr>
        <w:pStyle w:val="TableofFigures"/>
        <w:rPr>
          <w:rFonts w:asciiTheme="minorHAnsi" w:eastAsiaTheme="minorEastAsia" w:hAnsiTheme="minorHAnsi" w:cstheme="minorBidi"/>
          <w:noProof/>
          <w:sz w:val="22"/>
          <w:szCs w:val="22"/>
        </w:rPr>
      </w:pPr>
      <w:hyperlink w:anchor="_Toc51147352" w:history="1">
        <w:r w:rsidR="00114DAD" w:rsidRPr="00A072D6">
          <w:rPr>
            <w:rStyle w:val="Hyperlink"/>
            <w:noProof/>
          </w:rPr>
          <w:t>Appendix A9.–Chilkat River Chinook salmon.</w:t>
        </w:r>
        <w:r w:rsidR="00114DAD">
          <w:rPr>
            <w:noProof/>
            <w:webHidden/>
          </w:rPr>
          <w:tab/>
        </w:r>
        <w:r w:rsidR="00114DAD">
          <w:rPr>
            <w:noProof/>
            <w:webHidden/>
          </w:rPr>
          <w:fldChar w:fldCharType="begin"/>
        </w:r>
        <w:r w:rsidR="00114DAD">
          <w:rPr>
            <w:noProof/>
            <w:webHidden/>
          </w:rPr>
          <w:instrText xml:space="preserve"> PAGEREF _Toc51147352 \h </w:instrText>
        </w:r>
        <w:r w:rsidR="00114DAD">
          <w:rPr>
            <w:noProof/>
            <w:webHidden/>
          </w:rPr>
        </w:r>
        <w:r w:rsidR="00114DAD">
          <w:rPr>
            <w:noProof/>
            <w:webHidden/>
          </w:rPr>
          <w:fldChar w:fldCharType="separate"/>
        </w:r>
        <w:r w:rsidR="00114DAD">
          <w:rPr>
            <w:noProof/>
            <w:webHidden/>
          </w:rPr>
          <w:t>47</w:t>
        </w:r>
        <w:r w:rsidR="00114DAD">
          <w:rPr>
            <w:noProof/>
            <w:webHidden/>
          </w:rPr>
          <w:fldChar w:fldCharType="end"/>
        </w:r>
      </w:hyperlink>
    </w:p>
    <w:p w14:paraId="4465118F" w14:textId="6560651A" w:rsidR="00114DAD" w:rsidRDefault="000B0840">
      <w:pPr>
        <w:pStyle w:val="TableofFigures"/>
        <w:rPr>
          <w:rFonts w:asciiTheme="minorHAnsi" w:eastAsiaTheme="minorEastAsia" w:hAnsiTheme="minorHAnsi" w:cstheme="minorBidi"/>
          <w:noProof/>
          <w:sz w:val="22"/>
          <w:szCs w:val="22"/>
        </w:rPr>
      </w:pPr>
      <w:hyperlink w:anchor="_Toc51147353" w:history="1">
        <w:r w:rsidR="00114DAD" w:rsidRPr="00A072D6">
          <w:rPr>
            <w:rStyle w:val="Hyperlink"/>
            <w:noProof/>
          </w:rPr>
          <w:t>Appendix A10.–Alsek and Klukshu river Chinook salmon.</w:t>
        </w:r>
        <w:r w:rsidR="00114DAD">
          <w:rPr>
            <w:noProof/>
            <w:webHidden/>
          </w:rPr>
          <w:tab/>
        </w:r>
        <w:r w:rsidR="00114DAD">
          <w:rPr>
            <w:noProof/>
            <w:webHidden/>
          </w:rPr>
          <w:fldChar w:fldCharType="begin"/>
        </w:r>
        <w:r w:rsidR="00114DAD">
          <w:rPr>
            <w:noProof/>
            <w:webHidden/>
          </w:rPr>
          <w:instrText xml:space="preserve"> PAGEREF _Toc51147353 \h </w:instrText>
        </w:r>
        <w:r w:rsidR="00114DAD">
          <w:rPr>
            <w:noProof/>
            <w:webHidden/>
          </w:rPr>
        </w:r>
        <w:r w:rsidR="00114DAD">
          <w:rPr>
            <w:noProof/>
            <w:webHidden/>
          </w:rPr>
          <w:fldChar w:fldCharType="separate"/>
        </w:r>
        <w:r w:rsidR="00114DAD">
          <w:rPr>
            <w:noProof/>
            <w:webHidden/>
          </w:rPr>
          <w:t>48</w:t>
        </w:r>
        <w:r w:rsidR="00114DAD">
          <w:rPr>
            <w:noProof/>
            <w:webHidden/>
          </w:rPr>
          <w:fldChar w:fldCharType="end"/>
        </w:r>
      </w:hyperlink>
    </w:p>
    <w:p w14:paraId="745F802D" w14:textId="0E21C03C" w:rsidR="00114DAD" w:rsidRDefault="000B0840">
      <w:pPr>
        <w:pStyle w:val="TableofFigures"/>
        <w:rPr>
          <w:rFonts w:asciiTheme="minorHAnsi" w:eastAsiaTheme="minorEastAsia" w:hAnsiTheme="minorHAnsi" w:cstheme="minorBidi"/>
          <w:noProof/>
          <w:sz w:val="22"/>
          <w:szCs w:val="22"/>
        </w:rPr>
      </w:pPr>
      <w:hyperlink w:anchor="_Toc51147354" w:history="1">
        <w:r w:rsidR="00114DAD" w:rsidRPr="00A072D6">
          <w:rPr>
            <w:rStyle w:val="Hyperlink"/>
            <w:noProof/>
          </w:rPr>
          <w:t>Appendix A11.–Situk River Chinook salmon.</w:t>
        </w:r>
        <w:r w:rsidR="00114DAD">
          <w:rPr>
            <w:noProof/>
            <w:webHidden/>
          </w:rPr>
          <w:tab/>
        </w:r>
        <w:r w:rsidR="00114DAD">
          <w:rPr>
            <w:noProof/>
            <w:webHidden/>
          </w:rPr>
          <w:fldChar w:fldCharType="begin"/>
        </w:r>
        <w:r w:rsidR="00114DAD">
          <w:rPr>
            <w:noProof/>
            <w:webHidden/>
          </w:rPr>
          <w:instrText xml:space="preserve"> PAGEREF _Toc51147354 \h </w:instrText>
        </w:r>
        <w:r w:rsidR="00114DAD">
          <w:rPr>
            <w:noProof/>
            <w:webHidden/>
          </w:rPr>
        </w:r>
        <w:r w:rsidR="00114DAD">
          <w:rPr>
            <w:noProof/>
            <w:webHidden/>
          </w:rPr>
          <w:fldChar w:fldCharType="separate"/>
        </w:r>
        <w:r w:rsidR="00114DAD">
          <w:rPr>
            <w:noProof/>
            <w:webHidden/>
          </w:rPr>
          <w:t>49</w:t>
        </w:r>
        <w:r w:rsidR="00114DAD">
          <w:rPr>
            <w:noProof/>
            <w:webHidden/>
          </w:rPr>
          <w:fldChar w:fldCharType="end"/>
        </w:r>
      </w:hyperlink>
    </w:p>
    <w:p w14:paraId="01C1B76F" w14:textId="77777777" w:rsidR="00114DAD" w:rsidRDefault="00C35E77">
      <w:pPr>
        <w:pStyle w:val="TableofFigures"/>
        <w:rPr>
          <w:noProof/>
        </w:rPr>
      </w:pPr>
      <w:r>
        <w:fldChar w:fldCharType="end"/>
      </w:r>
      <w:r>
        <w:fldChar w:fldCharType="begin"/>
      </w:r>
      <w:r>
        <w:instrText xml:space="preserve"> TOC \h \z \c "Appendix B" </w:instrText>
      </w:r>
      <w:r>
        <w:fldChar w:fldCharType="separate"/>
      </w:r>
    </w:p>
    <w:p w14:paraId="7FA6D25F" w14:textId="3E762E58" w:rsidR="00114DAD" w:rsidRDefault="000B0840">
      <w:pPr>
        <w:pStyle w:val="TableofFigures"/>
        <w:rPr>
          <w:rFonts w:asciiTheme="minorHAnsi" w:eastAsiaTheme="minorEastAsia" w:hAnsiTheme="minorHAnsi" w:cstheme="minorBidi"/>
          <w:noProof/>
          <w:sz w:val="22"/>
          <w:szCs w:val="22"/>
        </w:rPr>
      </w:pPr>
      <w:hyperlink w:anchor="_Toc51147355" w:history="1">
        <w:r w:rsidR="00114DAD" w:rsidRPr="00BF7C36">
          <w:rPr>
            <w:rStyle w:val="Hyperlink"/>
            <w:noProof/>
          </w:rPr>
          <w:t>Appendix B1.–Situk River sockeye salmon.</w:t>
        </w:r>
        <w:r w:rsidR="00114DAD">
          <w:rPr>
            <w:noProof/>
            <w:webHidden/>
          </w:rPr>
          <w:tab/>
        </w:r>
        <w:r w:rsidR="00114DAD">
          <w:rPr>
            <w:noProof/>
            <w:webHidden/>
          </w:rPr>
          <w:fldChar w:fldCharType="begin"/>
        </w:r>
        <w:r w:rsidR="00114DAD">
          <w:rPr>
            <w:noProof/>
            <w:webHidden/>
          </w:rPr>
          <w:instrText xml:space="preserve"> PAGEREF _Toc51147355 \h </w:instrText>
        </w:r>
        <w:r w:rsidR="00114DAD">
          <w:rPr>
            <w:noProof/>
            <w:webHidden/>
          </w:rPr>
        </w:r>
        <w:r w:rsidR="00114DAD">
          <w:rPr>
            <w:noProof/>
            <w:webHidden/>
          </w:rPr>
          <w:fldChar w:fldCharType="separate"/>
        </w:r>
        <w:r w:rsidR="00114DAD">
          <w:rPr>
            <w:noProof/>
            <w:webHidden/>
          </w:rPr>
          <w:t>51</w:t>
        </w:r>
        <w:r w:rsidR="00114DAD">
          <w:rPr>
            <w:noProof/>
            <w:webHidden/>
          </w:rPr>
          <w:fldChar w:fldCharType="end"/>
        </w:r>
      </w:hyperlink>
    </w:p>
    <w:p w14:paraId="3DE185CE" w14:textId="149BEFA8" w:rsidR="00114DAD" w:rsidRDefault="000B0840">
      <w:pPr>
        <w:pStyle w:val="TableofFigures"/>
        <w:rPr>
          <w:rFonts w:asciiTheme="minorHAnsi" w:eastAsiaTheme="minorEastAsia" w:hAnsiTheme="minorHAnsi" w:cstheme="minorBidi"/>
          <w:noProof/>
          <w:sz w:val="22"/>
          <w:szCs w:val="22"/>
        </w:rPr>
      </w:pPr>
      <w:hyperlink w:anchor="_Toc51147356" w:history="1">
        <w:r w:rsidR="00114DAD" w:rsidRPr="00BF7C36">
          <w:rPr>
            <w:rStyle w:val="Hyperlink"/>
            <w:noProof/>
          </w:rPr>
          <w:t>Appendix B2.–Klukshu (Alsek) River sockeye salmon.</w:t>
        </w:r>
        <w:r w:rsidR="00114DAD">
          <w:rPr>
            <w:noProof/>
            <w:webHidden/>
          </w:rPr>
          <w:tab/>
        </w:r>
        <w:r w:rsidR="00114DAD">
          <w:rPr>
            <w:noProof/>
            <w:webHidden/>
          </w:rPr>
          <w:fldChar w:fldCharType="begin"/>
        </w:r>
        <w:r w:rsidR="00114DAD">
          <w:rPr>
            <w:noProof/>
            <w:webHidden/>
          </w:rPr>
          <w:instrText xml:space="preserve"> PAGEREF _Toc51147356 \h </w:instrText>
        </w:r>
        <w:r w:rsidR="00114DAD">
          <w:rPr>
            <w:noProof/>
            <w:webHidden/>
          </w:rPr>
        </w:r>
        <w:r w:rsidR="00114DAD">
          <w:rPr>
            <w:noProof/>
            <w:webHidden/>
          </w:rPr>
          <w:fldChar w:fldCharType="separate"/>
        </w:r>
        <w:r w:rsidR="00114DAD">
          <w:rPr>
            <w:noProof/>
            <w:webHidden/>
          </w:rPr>
          <w:t>52</w:t>
        </w:r>
        <w:r w:rsidR="00114DAD">
          <w:rPr>
            <w:noProof/>
            <w:webHidden/>
          </w:rPr>
          <w:fldChar w:fldCharType="end"/>
        </w:r>
      </w:hyperlink>
    </w:p>
    <w:p w14:paraId="0FD6FAD8" w14:textId="1F860D2B" w:rsidR="00114DAD" w:rsidRDefault="000B0840">
      <w:pPr>
        <w:pStyle w:val="TableofFigures"/>
        <w:rPr>
          <w:rFonts w:asciiTheme="minorHAnsi" w:eastAsiaTheme="minorEastAsia" w:hAnsiTheme="minorHAnsi" w:cstheme="minorBidi"/>
          <w:noProof/>
          <w:sz w:val="22"/>
          <w:szCs w:val="22"/>
        </w:rPr>
      </w:pPr>
      <w:hyperlink w:anchor="_Toc51147357" w:history="1">
        <w:r w:rsidR="00114DAD" w:rsidRPr="00BF7C36">
          <w:rPr>
            <w:rStyle w:val="Hyperlink"/>
            <w:noProof/>
          </w:rPr>
          <w:t>Appendix B3.–East Alsek River sockeye salmon.</w:t>
        </w:r>
        <w:r w:rsidR="00114DAD">
          <w:rPr>
            <w:noProof/>
            <w:webHidden/>
          </w:rPr>
          <w:tab/>
        </w:r>
        <w:r w:rsidR="00114DAD">
          <w:rPr>
            <w:noProof/>
            <w:webHidden/>
          </w:rPr>
          <w:fldChar w:fldCharType="begin"/>
        </w:r>
        <w:r w:rsidR="00114DAD">
          <w:rPr>
            <w:noProof/>
            <w:webHidden/>
          </w:rPr>
          <w:instrText xml:space="preserve"> PAGEREF _Toc51147357 \h </w:instrText>
        </w:r>
        <w:r w:rsidR="00114DAD">
          <w:rPr>
            <w:noProof/>
            <w:webHidden/>
          </w:rPr>
        </w:r>
        <w:r w:rsidR="00114DAD">
          <w:rPr>
            <w:noProof/>
            <w:webHidden/>
          </w:rPr>
          <w:fldChar w:fldCharType="separate"/>
        </w:r>
        <w:r w:rsidR="00114DAD">
          <w:rPr>
            <w:noProof/>
            <w:webHidden/>
          </w:rPr>
          <w:t>53</w:t>
        </w:r>
        <w:r w:rsidR="00114DAD">
          <w:rPr>
            <w:noProof/>
            <w:webHidden/>
          </w:rPr>
          <w:fldChar w:fldCharType="end"/>
        </w:r>
      </w:hyperlink>
    </w:p>
    <w:p w14:paraId="4561DD20" w14:textId="5C03DA6B" w:rsidR="00114DAD" w:rsidRDefault="000B0840">
      <w:pPr>
        <w:pStyle w:val="TableofFigures"/>
        <w:rPr>
          <w:rFonts w:asciiTheme="minorHAnsi" w:eastAsiaTheme="minorEastAsia" w:hAnsiTheme="minorHAnsi" w:cstheme="minorBidi"/>
          <w:noProof/>
          <w:sz w:val="22"/>
          <w:szCs w:val="22"/>
        </w:rPr>
      </w:pPr>
      <w:hyperlink w:anchor="_Toc51147358" w:history="1">
        <w:r w:rsidR="00114DAD" w:rsidRPr="00BF7C36">
          <w:rPr>
            <w:rStyle w:val="Hyperlink"/>
            <w:noProof/>
          </w:rPr>
          <w:t>Appendix B4.–Chilkoot Lake sockeye salmon.</w:t>
        </w:r>
        <w:r w:rsidR="00114DAD">
          <w:rPr>
            <w:noProof/>
            <w:webHidden/>
          </w:rPr>
          <w:tab/>
        </w:r>
        <w:r w:rsidR="00114DAD">
          <w:rPr>
            <w:noProof/>
            <w:webHidden/>
          </w:rPr>
          <w:fldChar w:fldCharType="begin"/>
        </w:r>
        <w:r w:rsidR="00114DAD">
          <w:rPr>
            <w:noProof/>
            <w:webHidden/>
          </w:rPr>
          <w:instrText xml:space="preserve"> PAGEREF _Toc51147358 \h </w:instrText>
        </w:r>
        <w:r w:rsidR="00114DAD">
          <w:rPr>
            <w:noProof/>
            <w:webHidden/>
          </w:rPr>
        </w:r>
        <w:r w:rsidR="00114DAD">
          <w:rPr>
            <w:noProof/>
            <w:webHidden/>
          </w:rPr>
          <w:fldChar w:fldCharType="separate"/>
        </w:r>
        <w:r w:rsidR="00114DAD">
          <w:rPr>
            <w:noProof/>
            <w:webHidden/>
          </w:rPr>
          <w:t>54</w:t>
        </w:r>
        <w:r w:rsidR="00114DAD">
          <w:rPr>
            <w:noProof/>
            <w:webHidden/>
          </w:rPr>
          <w:fldChar w:fldCharType="end"/>
        </w:r>
      </w:hyperlink>
    </w:p>
    <w:p w14:paraId="566CF85A" w14:textId="57CD6E48" w:rsidR="00114DAD" w:rsidRDefault="000B0840">
      <w:pPr>
        <w:pStyle w:val="TableofFigures"/>
        <w:rPr>
          <w:rFonts w:asciiTheme="minorHAnsi" w:eastAsiaTheme="minorEastAsia" w:hAnsiTheme="minorHAnsi" w:cstheme="minorBidi"/>
          <w:noProof/>
          <w:sz w:val="22"/>
          <w:szCs w:val="22"/>
        </w:rPr>
      </w:pPr>
      <w:hyperlink w:anchor="_Toc51147359" w:history="1">
        <w:r w:rsidR="00114DAD" w:rsidRPr="00BF7C36">
          <w:rPr>
            <w:rStyle w:val="Hyperlink"/>
            <w:noProof/>
          </w:rPr>
          <w:t>Appendix B5.–Chilkat Lake sockeye salmon.</w:t>
        </w:r>
        <w:r w:rsidR="00114DAD">
          <w:rPr>
            <w:noProof/>
            <w:webHidden/>
          </w:rPr>
          <w:tab/>
        </w:r>
        <w:r w:rsidR="00114DAD">
          <w:rPr>
            <w:noProof/>
            <w:webHidden/>
          </w:rPr>
          <w:fldChar w:fldCharType="begin"/>
        </w:r>
        <w:r w:rsidR="00114DAD">
          <w:rPr>
            <w:noProof/>
            <w:webHidden/>
          </w:rPr>
          <w:instrText xml:space="preserve"> PAGEREF _Toc51147359 \h </w:instrText>
        </w:r>
        <w:r w:rsidR="00114DAD">
          <w:rPr>
            <w:noProof/>
            <w:webHidden/>
          </w:rPr>
        </w:r>
        <w:r w:rsidR="00114DAD">
          <w:rPr>
            <w:noProof/>
            <w:webHidden/>
          </w:rPr>
          <w:fldChar w:fldCharType="separate"/>
        </w:r>
        <w:r w:rsidR="00114DAD">
          <w:rPr>
            <w:noProof/>
            <w:webHidden/>
          </w:rPr>
          <w:t>55</w:t>
        </w:r>
        <w:r w:rsidR="00114DAD">
          <w:rPr>
            <w:noProof/>
            <w:webHidden/>
          </w:rPr>
          <w:fldChar w:fldCharType="end"/>
        </w:r>
      </w:hyperlink>
    </w:p>
    <w:p w14:paraId="2D808BD5" w14:textId="2956F662" w:rsidR="00114DAD" w:rsidRDefault="000B0840">
      <w:pPr>
        <w:pStyle w:val="TableofFigures"/>
        <w:rPr>
          <w:rFonts w:asciiTheme="minorHAnsi" w:eastAsiaTheme="minorEastAsia" w:hAnsiTheme="minorHAnsi" w:cstheme="minorBidi"/>
          <w:noProof/>
          <w:sz w:val="22"/>
          <w:szCs w:val="22"/>
        </w:rPr>
      </w:pPr>
      <w:hyperlink w:anchor="_Toc51147360" w:history="1">
        <w:r w:rsidR="00114DAD" w:rsidRPr="00BF7C36">
          <w:rPr>
            <w:rStyle w:val="Hyperlink"/>
            <w:noProof/>
          </w:rPr>
          <w:t>Appendix B6.–Redoubt Lake sockeye salmon.</w:t>
        </w:r>
        <w:r w:rsidR="00114DAD">
          <w:rPr>
            <w:noProof/>
            <w:webHidden/>
          </w:rPr>
          <w:tab/>
        </w:r>
        <w:r w:rsidR="00114DAD">
          <w:rPr>
            <w:noProof/>
            <w:webHidden/>
          </w:rPr>
          <w:fldChar w:fldCharType="begin"/>
        </w:r>
        <w:r w:rsidR="00114DAD">
          <w:rPr>
            <w:noProof/>
            <w:webHidden/>
          </w:rPr>
          <w:instrText xml:space="preserve"> PAGEREF _Toc51147360 \h </w:instrText>
        </w:r>
        <w:r w:rsidR="00114DAD">
          <w:rPr>
            <w:noProof/>
            <w:webHidden/>
          </w:rPr>
        </w:r>
        <w:r w:rsidR="00114DAD">
          <w:rPr>
            <w:noProof/>
            <w:webHidden/>
          </w:rPr>
          <w:fldChar w:fldCharType="separate"/>
        </w:r>
        <w:r w:rsidR="00114DAD">
          <w:rPr>
            <w:noProof/>
            <w:webHidden/>
          </w:rPr>
          <w:t>57</w:t>
        </w:r>
        <w:r w:rsidR="00114DAD">
          <w:rPr>
            <w:noProof/>
            <w:webHidden/>
          </w:rPr>
          <w:fldChar w:fldCharType="end"/>
        </w:r>
      </w:hyperlink>
    </w:p>
    <w:p w14:paraId="37813CE0" w14:textId="78F97A27" w:rsidR="00114DAD" w:rsidRDefault="000B0840">
      <w:pPr>
        <w:pStyle w:val="TableofFigures"/>
        <w:rPr>
          <w:rFonts w:asciiTheme="minorHAnsi" w:eastAsiaTheme="minorEastAsia" w:hAnsiTheme="minorHAnsi" w:cstheme="minorBidi"/>
          <w:noProof/>
          <w:sz w:val="22"/>
          <w:szCs w:val="22"/>
        </w:rPr>
      </w:pPr>
      <w:hyperlink w:anchor="_Toc51147361" w:history="1">
        <w:r w:rsidR="00114DAD" w:rsidRPr="00BF7C36">
          <w:rPr>
            <w:rStyle w:val="Hyperlink"/>
            <w:noProof/>
          </w:rPr>
          <w:t>Appendix B7.–Taku River sockeye salmon.</w:t>
        </w:r>
        <w:r w:rsidR="00114DAD">
          <w:rPr>
            <w:noProof/>
            <w:webHidden/>
          </w:rPr>
          <w:tab/>
        </w:r>
        <w:r w:rsidR="00114DAD">
          <w:rPr>
            <w:noProof/>
            <w:webHidden/>
          </w:rPr>
          <w:fldChar w:fldCharType="begin"/>
        </w:r>
        <w:r w:rsidR="00114DAD">
          <w:rPr>
            <w:noProof/>
            <w:webHidden/>
          </w:rPr>
          <w:instrText xml:space="preserve"> PAGEREF _Toc51147361 \h </w:instrText>
        </w:r>
        <w:r w:rsidR="00114DAD">
          <w:rPr>
            <w:noProof/>
            <w:webHidden/>
          </w:rPr>
        </w:r>
        <w:r w:rsidR="00114DAD">
          <w:rPr>
            <w:noProof/>
            <w:webHidden/>
          </w:rPr>
          <w:fldChar w:fldCharType="separate"/>
        </w:r>
        <w:r w:rsidR="00114DAD">
          <w:rPr>
            <w:noProof/>
            <w:webHidden/>
          </w:rPr>
          <w:t>58</w:t>
        </w:r>
        <w:r w:rsidR="00114DAD">
          <w:rPr>
            <w:noProof/>
            <w:webHidden/>
          </w:rPr>
          <w:fldChar w:fldCharType="end"/>
        </w:r>
      </w:hyperlink>
    </w:p>
    <w:p w14:paraId="740936B0" w14:textId="03E04AE2" w:rsidR="00114DAD" w:rsidRDefault="000B0840">
      <w:pPr>
        <w:pStyle w:val="TableofFigures"/>
        <w:rPr>
          <w:rFonts w:asciiTheme="minorHAnsi" w:eastAsiaTheme="minorEastAsia" w:hAnsiTheme="minorHAnsi" w:cstheme="minorBidi"/>
          <w:noProof/>
          <w:sz w:val="22"/>
          <w:szCs w:val="22"/>
        </w:rPr>
      </w:pPr>
      <w:hyperlink w:anchor="_Toc51147362" w:history="1">
        <w:r w:rsidR="00114DAD" w:rsidRPr="00BF7C36">
          <w:rPr>
            <w:rStyle w:val="Hyperlink"/>
            <w:noProof/>
          </w:rPr>
          <w:t>Appendix B8.–Speel Lake sockeye salmon.</w:t>
        </w:r>
        <w:r w:rsidR="00114DAD">
          <w:rPr>
            <w:noProof/>
            <w:webHidden/>
          </w:rPr>
          <w:tab/>
        </w:r>
        <w:r w:rsidR="00114DAD">
          <w:rPr>
            <w:noProof/>
            <w:webHidden/>
          </w:rPr>
          <w:fldChar w:fldCharType="begin"/>
        </w:r>
        <w:r w:rsidR="00114DAD">
          <w:rPr>
            <w:noProof/>
            <w:webHidden/>
          </w:rPr>
          <w:instrText xml:space="preserve"> PAGEREF _Toc51147362 \h </w:instrText>
        </w:r>
        <w:r w:rsidR="00114DAD">
          <w:rPr>
            <w:noProof/>
            <w:webHidden/>
          </w:rPr>
        </w:r>
        <w:r w:rsidR="00114DAD">
          <w:rPr>
            <w:noProof/>
            <w:webHidden/>
          </w:rPr>
          <w:fldChar w:fldCharType="separate"/>
        </w:r>
        <w:r w:rsidR="00114DAD">
          <w:rPr>
            <w:noProof/>
            <w:webHidden/>
          </w:rPr>
          <w:t>59</w:t>
        </w:r>
        <w:r w:rsidR="00114DAD">
          <w:rPr>
            <w:noProof/>
            <w:webHidden/>
          </w:rPr>
          <w:fldChar w:fldCharType="end"/>
        </w:r>
      </w:hyperlink>
    </w:p>
    <w:p w14:paraId="2083EB8F" w14:textId="487E45FD" w:rsidR="00114DAD" w:rsidRDefault="000B0840">
      <w:pPr>
        <w:pStyle w:val="TableofFigures"/>
        <w:rPr>
          <w:rFonts w:asciiTheme="minorHAnsi" w:eastAsiaTheme="minorEastAsia" w:hAnsiTheme="minorHAnsi" w:cstheme="minorBidi"/>
          <w:noProof/>
          <w:sz w:val="22"/>
          <w:szCs w:val="22"/>
        </w:rPr>
      </w:pPr>
      <w:hyperlink w:anchor="_Toc51147363" w:history="1">
        <w:r w:rsidR="00114DAD" w:rsidRPr="00BF7C36">
          <w:rPr>
            <w:rStyle w:val="Hyperlink"/>
            <w:noProof/>
          </w:rPr>
          <w:t>Appendix B9.–Mainstem Stikine River sockeye salmon.</w:t>
        </w:r>
        <w:r w:rsidR="00114DAD">
          <w:rPr>
            <w:noProof/>
            <w:webHidden/>
          </w:rPr>
          <w:tab/>
        </w:r>
        <w:r w:rsidR="00114DAD">
          <w:rPr>
            <w:noProof/>
            <w:webHidden/>
          </w:rPr>
          <w:fldChar w:fldCharType="begin"/>
        </w:r>
        <w:r w:rsidR="00114DAD">
          <w:rPr>
            <w:noProof/>
            <w:webHidden/>
          </w:rPr>
          <w:instrText xml:space="preserve"> PAGEREF _Toc51147363 \h </w:instrText>
        </w:r>
        <w:r w:rsidR="00114DAD">
          <w:rPr>
            <w:noProof/>
            <w:webHidden/>
          </w:rPr>
        </w:r>
        <w:r w:rsidR="00114DAD">
          <w:rPr>
            <w:noProof/>
            <w:webHidden/>
          </w:rPr>
          <w:fldChar w:fldCharType="separate"/>
        </w:r>
        <w:r w:rsidR="00114DAD">
          <w:rPr>
            <w:noProof/>
            <w:webHidden/>
          </w:rPr>
          <w:t>60</w:t>
        </w:r>
        <w:r w:rsidR="00114DAD">
          <w:rPr>
            <w:noProof/>
            <w:webHidden/>
          </w:rPr>
          <w:fldChar w:fldCharType="end"/>
        </w:r>
      </w:hyperlink>
    </w:p>
    <w:p w14:paraId="7FF09CE5" w14:textId="20744BE9" w:rsidR="00114DAD" w:rsidRDefault="000B0840">
      <w:pPr>
        <w:pStyle w:val="TableofFigures"/>
        <w:rPr>
          <w:rFonts w:asciiTheme="minorHAnsi" w:eastAsiaTheme="minorEastAsia" w:hAnsiTheme="minorHAnsi" w:cstheme="minorBidi"/>
          <w:noProof/>
          <w:sz w:val="22"/>
          <w:szCs w:val="22"/>
        </w:rPr>
      </w:pPr>
      <w:hyperlink w:anchor="_Toc51147364" w:history="1">
        <w:r w:rsidR="00114DAD" w:rsidRPr="00BF7C36">
          <w:rPr>
            <w:rStyle w:val="Hyperlink"/>
            <w:noProof/>
          </w:rPr>
          <w:t>Appendix B10.–Tahltan Lake sockeye salmon.</w:t>
        </w:r>
        <w:r w:rsidR="00114DAD">
          <w:rPr>
            <w:noProof/>
            <w:webHidden/>
          </w:rPr>
          <w:tab/>
        </w:r>
        <w:r w:rsidR="00114DAD">
          <w:rPr>
            <w:noProof/>
            <w:webHidden/>
          </w:rPr>
          <w:fldChar w:fldCharType="begin"/>
        </w:r>
        <w:r w:rsidR="00114DAD">
          <w:rPr>
            <w:noProof/>
            <w:webHidden/>
          </w:rPr>
          <w:instrText xml:space="preserve"> PAGEREF _Toc51147364 \h </w:instrText>
        </w:r>
        <w:r w:rsidR="00114DAD">
          <w:rPr>
            <w:noProof/>
            <w:webHidden/>
          </w:rPr>
        </w:r>
        <w:r w:rsidR="00114DAD">
          <w:rPr>
            <w:noProof/>
            <w:webHidden/>
          </w:rPr>
          <w:fldChar w:fldCharType="separate"/>
        </w:r>
        <w:r w:rsidR="00114DAD">
          <w:rPr>
            <w:noProof/>
            <w:webHidden/>
          </w:rPr>
          <w:t>61</w:t>
        </w:r>
        <w:r w:rsidR="00114DAD">
          <w:rPr>
            <w:noProof/>
            <w:webHidden/>
          </w:rPr>
          <w:fldChar w:fldCharType="end"/>
        </w:r>
      </w:hyperlink>
    </w:p>
    <w:p w14:paraId="4CBFF620" w14:textId="4CE9533B" w:rsidR="00114DAD" w:rsidRDefault="000B0840">
      <w:pPr>
        <w:pStyle w:val="TableofFigures"/>
        <w:rPr>
          <w:rFonts w:asciiTheme="minorHAnsi" w:eastAsiaTheme="minorEastAsia" w:hAnsiTheme="minorHAnsi" w:cstheme="minorBidi"/>
          <w:noProof/>
          <w:sz w:val="22"/>
          <w:szCs w:val="22"/>
        </w:rPr>
      </w:pPr>
      <w:hyperlink w:anchor="_Toc51147365" w:history="1">
        <w:r w:rsidR="00114DAD" w:rsidRPr="00BF7C36">
          <w:rPr>
            <w:rStyle w:val="Hyperlink"/>
            <w:noProof/>
          </w:rPr>
          <w:t>Appendix B11.–Hugh Smith Lake sockeye salmon.</w:t>
        </w:r>
        <w:r w:rsidR="00114DAD">
          <w:rPr>
            <w:noProof/>
            <w:webHidden/>
          </w:rPr>
          <w:tab/>
        </w:r>
        <w:r w:rsidR="00114DAD">
          <w:rPr>
            <w:noProof/>
            <w:webHidden/>
          </w:rPr>
          <w:fldChar w:fldCharType="begin"/>
        </w:r>
        <w:r w:rsidR="00114DAD">
          <w:rPr>
            <w:noProof/>
            <w:webHidden/>
          </w:rPr>
          <w:instrText xml:space="preserve"> PAGEREF _Toc51147365 \h </w:instrText>
        </w:r>
        <w:r w:rsidR="00114DAD">
          <w:rPr>
            <w:noProof/>
            <w:webHidden/>
          </w:rPr>
        </w:r>
        <w:r w:rsidR="00114DAD">
          <w:rPr>
            <w:noProof/>
            <w:webHidden/>
          </w:rPr>
          <w:fldChar w:fldCharType="separate"/>
        </w:r>
        <w:r w:rsidR="00114DAD">
          <w:rPr>
            <w:noProof/>
            <w:webHidden/>
          </w:rPr>
          <w:t>62</w:t>
        </w:r>
        <w:r w:rsidR="00114DAD">
          <w:rPr>
            <w:noProof/>
            <w:webHidden/>
          </w:rPr>
          <w:fldChar w:fldCharType="end"/>
        </w:r>
      </w:hyperlink>
    </w:p>
    <w:p w14:paraId="7B520A0E" w14:textId="34DE2189" w:rsidR="00114DAD" w:rsidRDefault="000B0840">
      <w:pPr>
        <w:pStyle w:val="TableofFigures"/>
        <w:rPr>
          <w:rFonts w:asciiTheme="minorHAnsi" w:eastAsiaTheme="minorEastAsia" w:hAnsiTheme="minorHAnsi" w:cstheme="minorBidi"/>
          <w:noProof/>
          <w:sz w:val="22"/>
          <w:szCs w:val="22"/>
        </w:rPr>
      </w:pPr>
      <w:hyperlink w:anchor="_Toc51147366" w:history="1">
        <w:r w:rsidR="00114DAD" w:rsidRPr="00BF7C36">
          <w:rPr>
            <w:rStyle w:val="Hyperlink"/>
            <w:noProof/>
          </w:rPr>
          <w:t>Appendix B12.–McDonald Lake sockeye salmon.</w:t>
        </w:r>
        <w:r w:rsidR="00114DAD">
          <w:rPr>
            <w:noProof/>
            <w:webHidden/>
          </w:rPr>
          <w:tab/>
        </w:r>
        <w:r w:rsidR="00114DAD">
          <w:rPr>
            <w:noProof/>
            <w:webHidden/>
          </w:rPr>
          <w:fldChar w:fldCharType="begin"/>
        </w:r>
        <w:r w:rsidR="00114DAD">
          <w:rPr>
            <w:noProof/>
            <w:webHidden/>
          </w:rPr>
          <w:instrText xml:space="preserve"> PAGEREF _Toc51147366 \h </w:instrText>
        </w:r>
        <w:r w:rsidR="00114DAD">
          <w:rPr>
            <w:noProof/>
            <w:webHidden/>
          </w:rPr>
        </w:r>
        <w:r w:rsidR="00114DAD">
          <w:rPr>
            <w:noProof/>
            <w:webHidden/>
          </w:rPr>
          <w:fldChar w:fldCharType="separate"/>
        </w:r>
        <w:r w:rsidR="00114DAD">
          <w:rPr>
            <w:noProof/>
            <w:webHidden/>
          </w:rPr>
          <w:t>63</w:t>
        </w:r>
        <w:r w:rsidR="00114DAD">
          <w:rPr>
            <w:noProof/>
            <w:webHidden/>
          </w:rPr>
          <w:fldChar w:fldCharType="end"/>
        </w:r>
      </w:hyperlink>
    </w:p>
    <w:p w14:paraId="4B8894AA" w14:textId="685FEDCB" w:rsidR="00E937EB" w:rsidRDefault="00C35E77">
      <w:pPr>
        <w:pStyle w:val="TableofFigures"/>
      </w:pPr>
      <w:r>
        <w:fldChar w:fldCharType="end"/>
      </w:r>
    </w:p>
    <w:p w14:paraId="1CA20F97" w14:textId="178027FC" w:rsidR="00114DAD" w:rsidRDefault="00C35E77">
      <w:pPr>
        <w:pStyle w:val="TableofFigures"/>
        <w:rPr>
          <w:rFonts w:asciiTheme="minorHAnsi" w:eastAsiaTheme="minorEastAsia" w:hAnsiTheme="minorHAnsi" w:cstheme="minorBidi"/>
          <w:noProof/>
          <w:sz w:val="22"/>
          <w:szCs w:val="22"/>
        </w:rPr>
      </w:pPr>
      <w:r>
        <w:fldChar w:fldCharType="begin"/>
      </w:r>
      <w:r>
        <w:instrText xml:space="preserve"> TOC \h \z \c "Appendix C" </w:instrText>
      </w:r>
      <w:r>
        <w:fldChar w:fldCharType="separate"/>
      </w:r>
      <w:hyperlink w:anchor="_Toc51147367" w:history="1">
        <w:r w:rsidR="00114DAD" w:rsidRPr="00E7762A">
          <w:rPr>
            <w:rStyle w:val="Hyperlink"/>
            <w:noProof/>
          </w:rPr>
          <w:t>Appendix C1.–Chilkat River coho salmon.</w:t>
        </w:r>
        <w:r w:rsidR="00114DAD">
          <w:rPr>
            <w:noProof/>
            <w:webHidden/>
          </w:rPr>
          <w:tab/>
        </w:r>
        <w:r w:rsidR="00114DAD">
          <w:rPr>
            <w:noProof/>
            <w:webHidden/>
          </w:rPr>
          <w:fldChar w:fldCharType="begin"/>
        </w:r>
        <w:r w:rsidR="00114DAD">
          <w:rPr>
            <w:noProof/>
            <w:webHidden/>
          </w:rPr>
          <w:instrText xml:space="preserve"> PAGEREF _Toc51147367 \h </w:instrText>
        </w:r>
        <w:r w:rsidR="00114DAD">
          <w:rPr>
            <w:noProof/>
            <w:webHidden/>
          </w:rPr>
        </w:r>
        <w:r w:rsidR="00114DAD">
          <w:rPr>
            <w:noProof/>
            <w:webHidden/>
          </w:rPr>
          <w:fldChar w:fldCharType="separate"/>
        </w:r>
        <w:r w:rsidR="00114DAD">
          <w:rPr>
            <w:noProof/>
            <w:webHidden/>
          </w:rPr>
          <w:t>66</w:t>
        </w:r>
        <w:r w:rsidR="00114DAD">
          <w:rPr>
            <w:noProof/>
            <w:webHidden/>
          </w:rPr>
          <w:fldChar w:fldCharType="end"/>
        </w:r>
      </w:hyperlink>
    </w:p>
    <w:p w14:paraId="103CCC21" w14:textId="1F19A29E" w:rsidR="00114DAD" w:rsidRDefault="000B0840">
      <w:pPr>
        <w:pStyle w:val="TableofFigures"/>
        <w:rPr>
          <w:rFonts w:asciiTheme="minorHAnsi" w:eastAsiaTheme="minorEastAsia" w:hAnsiTheme="minorHAnsi" w:cstheme="minorBidi"/>
          <w:noProof/>
          <w:sz w:val="22"/>
          <w:szCs w:val="22"/>
        </w:rPr>
      </w:pPr>
      <w:hyperlink w:anchor="_Toc51147368" w:history="1">
        <w:r w:rsidR="00114DAD" w:rsidRPr="00E7762A">
          <w:rPr>
            <w:rStyle w:val="Hyperlink"/>
            <w:noProof/>
          </w:rPr>
          <w:t>Appendix C2.–Berners River coho salmon.</w:t>
        </w:r>
        <w:r w:rsidR="00114DAD">
          <w:rPr>
            <w:noProof/>
            <w:webHidden/>
          </w:rPr>
          <w:tab/>
        </w:r>
        <w:r w:rsidR="00114DAD">
          <w:rPr>
            <w:noProof/>
            <w:webHidden/>
          </w:rPr>
          <w:fldChar w:fldCharType="begin"/>
        </w:r>
        <w:r w:rsidR="00114DAD">
          <w:rPr>
            <w:noProof/>
            <w:webHidden/>
          </w:rPr>
          <w:instrText xml:space="preserve"> PAGEREF _Toc51147368 \h </w:instrText>
        </w:r>
        <w:r w:rsidR="00114DAD">
          <w:rPr>
            <w:noProof/>
            <w:webHidden/>
          </w:rPr>
        </w:r>
        <w:r w:rsidR="00114DAD">
          <w:rPr>
            <w:noProof/>
            <w:webHidden/>
          </w:rPr>
          <w:fldChar w:fldCharType="separate"/>
        </w:r>
        <w:r w:rsidR="00114DAD">
          <w:rPr>
            <w:noProof/>
            <w:webHidden/>
          </w:rPr>
          <w:t>67</w:t>
        </w:r>
        <w:r w:rsidR="00114DAD">
          <w:rPr>
            <w:noProof/>
            <w:webHidden/>
          </w:rPr>
          <w:fldChar w:fldCharType="end"/>
        </w:r>
      </w:hyperlink>
    </w:p>
    <w:p w14:paraId="076FD147" w14:textId="2B84739B" w:rsidR="00114DAD" w:rsidRDefault="000B0840">
      <w:pPr>
        <w:pStyle w:val="TableofFigures"/>
        <w:rPr>
          <w:rFonts w:asciiTheme="minorHAnsi" w:eastAsiaTheme="minorEastAsia" w:hAnsiTheme="minorHAnsi" w:cstheme="minorBidi"/>
          <w:noProof/>
          <w:sz w:val="22"/>
          <w:szCs w:val="22"/>
        </w:rPr>
      </w:pPr>
      <w:hyperlink w:anchor="_Toc51147369" w:history="1">
        <w:r w:rsidR="00114DAD" w:rsidRPr="00E7762A">
          <w:rPr>
            <w:rStyle w:val="Hyperlink"/>
            <w:noProof/>
          </w:rPr>
          <w:t>Appendix C3.–Taku River coho salmon.</w:t>
        </w:r>
        <w:r w:rsidR="00114DAD">
          <w:rPr>
            <w:noProof/>
            <w:webHidden/>
          </w:rPr>
          <w:tab/>
        </w:r>
        <w:r w:rsidR="00114DAD">
          <w:rPr>
            <w:noProof/>
            <w:webHidden/>
          </w:rPr>
          <w:fldChar w:fldCharType="begin"/>
        </w:r>
        <w:r w:rsidR="00114DAD">
          <w:rPr>
            <w:noProof/>
            <w:webHidden/>
          </w:rPr>
          <w:instrText xml:space="preserve"> PAGEREF _Toc51147369 \h </w:instrText>
        </w:r>
        <w:r w:rsidR="00114DAD">
          <w:rPr>
            <w:noProof/>
            <w:webHidden/>
          </w:rPr>
        </w:r>
        <w:r w:rsidR="00114DAD">
          <w:rPr>
            <w:noProof/>
            <w:webHidden/>
          </w:rPr>
          <w:fldChar w:fldCharType="separate"/>
        </w:r>
        <w:r w:rsidR="00114DAD">
          <w:rPr>
            <w:noProof/>
            <w:webHidden/>
          </w:rPr>
          <w:t>68</w:t>
        </w:r>
        <w:r w:rsidR="00114DAD">
          <w:rPr>
            <w:noProof/>
            <w:webHidden/>
          </w:rPr>
          <w:fldChar w:fldCharType="end"/>
        </w:r>
      </w:hyperlink>
    </w:p>
    <w:p w14:paraId="67BC489D" w14:textId="7C409B25" w:rsidR="00114DAD" w:rsidRDefault="000B0840">
      <w:pPr>
        <w:pStyle w:val="TableofFigures"/>
        <w:rPr>
          <w:rFonts w:asciiTheme="minorHAnsi" w:eastAsiaTheme="minorEastAsia" w:hAnsiTheme="minorHAnsi" w:cstheme="minorBidi"/>
          <w:noProof/>
          <w:sz w:val="22"/>
          <w:szCs w:val="22"/>
        </w:rPr>
      </w:pPr>
      <w:hyperlink w:anchor="_Toc51147370" w:history="1">
        <w:r w:rsidR="00114DAD" w:rsidRPr="00E7762A">
          <w:rPr>
            <w:rStyle w:val="Hyperlink"/>
            <w:noProof/>
          </w:rPr>
          <w:t>Appendix C4.–Auke Creek coho salmon.</w:t>
        </w:r>
        <w:r w:rsidR="00114DAD">
          <w:rPr>
            <w:noProof/>
            <w:webHidden/>
          </w:rPr>
          <w:tab/>
        </w:r>
        <w:r w:rsidR="00114DAD">
          <w:rPr>
            <w:noProof/>
            <w:webHidden/>
          </w:rPr>
          <w:fldChar w:fldCharType="begin"/>
        </w:r>
        <w:r w:rsidR="00114DAD">
          <w:rPr>
            <w:noProof/>
            <w:webHidden/>
          </w:rPr>
          <w:instrText xml:space="preserve"> PAGEREF _Toc51147370 \h </w:instrText>
        </w:r>
        <w:r w:rsidR="00114DAD">
          <w:rPr>
            <w:noProof/>
            <w:webHidden/>
          </w:rPr>
        </w:r>
        <w:r w:rsidR="00114DAD">
          <w:rPr>
            <w:noProof/>
            <w:webHidden/>
          </w:rPr>
          <w:fldChar w:fldCharType="separate"/>
        </w:r>
        <w:r w:rsidR="00114DAD">
          <w:rPr>
            <w:noProof/>
            <w:webHidden/>
          </w:rPr>
          <w:t>69</w:t>
        </w:r>
        <w:r w:rsidR="00114DAD">
          <w:rPr>
            <w:noProof/>
            <w:webHidden/>
          </w:rPr>
          <w:fldChar w:fldCharType="end"/>
        </w:r>
      </w:hyperlink>
    </w:p>
    <w:p w14:paraId="3D3A953D" w14:textId="5A371C6A" w:rsidR="00114DAD" w:rsidRDefault="000B0840">
      <w:pPr>
        <w:pStyle w:val="TableofFigures"/>
        <w:rPr>
          <w:rFonts w:asciiTheme="minorHAnsi" w:eastAsiaTheme="minorEastAsia" w:hAnsiTheme="minorHAnsi" w:cstheme="minorBidi"/>
          <w:noProof/>
          <w:sz w:val="22"/>
          <w:szCs w:val="22"/>
        </w:rPr>
      </w:pPr>
      <w:hyperlink w:anchor="_Toc51147371" w:history="1">
        <w:r w:rsidR="00114DAD" w:rsidRPr="00E7762A">
          <w:rPr>
            <w:rStyle w:val="Hyperlink"/>
            <w:noProof/>
          </w:rPr>
          <w:t>Appendix C5.–Hugh Smith Lake coho salmon.</w:t>
        </w:r>
        <w:r w:rsidR="00114DAD">
          <w:rPr>
            <w:noProof/>
            <w:webHidden/>
          </w:rPr>
          <w:tab/>
        </w:r>
        <w:r w:rsidR="00114DAD">
          <w:rPr>
            <w:noProof/>
            <w:webHidden/>
          </w:rPr>
          <w:fldChar w:fldCharType="begin"/>
        </w:r>
        <w:r w:rsidR="00114DAD">
          <w:rPr>
            <w:noProof/>
            <w:webHidden/>
          </w:rPr>
          <w:instrText xml:space="preserve"> PAGEREF _Toc51147371 \h </w:instrText>
        </w:r>
        <w:r w:rsidR="00114DAD">
          <w:rPr>
            <w:noProof/>
            <w:webHidden/>
          </w:rPr>
        </w:r>
        <w:r w:rsidR="00114DAD">
          <w:rPr>
            <w:noProof/>
            <w:webHidden/>
          </w:rPr>
          <w:fldChar w:fldCharType="separate"/>
        </w:r>
        <w:r w:rsidR="00114DAD">
          <w:rPr>
            <w:noProof/>
            <w:webHidden/>
          </w:rPr>
          <w:t>70</w:t>
        </w:r>
        <w:r w:rsidR="00114DAD">
          <w:rPr>
            <w:noProof/>
            <w:webHidden/>
          </w:rPr>
          <w:fldChar w:fldCharType="end"/>
        </w:r>
      </w:hyperlink>
    </w:p>
    <w:p w14:paraId="0B7C15B6" w14:textId="0AAE30D0" w:rsidR="00114DAD" w:rsidRDefault="000B0840">
      <w:pPr>
        <w:pStyle w:val="TableofFigures"/>
        <w:rPr>
          <w:rFonts w:asciiTheme="minorHAnsi" w:eastAsiaTheme="minorEastAsia" w:hAnsiTheme="minorHAnsi" w:cstheme="minorBidi"/>
          <w:noProof/>
          <w:sz w:val="22"/>
          <w:szCs w:val="22"/>
        </w:rPr>
      </w:pPr>
      <w:hyperlink w:anchor="_Toc51147372" w:history="1">
        <w:r w:rsidR="00114DAD" w:rsidRPr="00E7762A">
          <w:rPr>
            <w:rStyle w:val="Hyperlink"/>
            <w:noProof/>
          </w:rPr>
          <w:t>Appendix C6.–Montana and Peterson creeks coho salmon.</w:t>
        </w:r>
        <w:r w:rsidR="00114DAD">
          <w:rPr>
            <w:noProof/>
            <w:webHidden/>
          </w:rPr>
          <w:tab/>
        </w:r>
        <w:r w:rsidR="00114DAD">
          <w:rPr>
            <w:noProof/>
            <w:webHidden/>
          </w:rPr>
          <w:fldChar w:fldCharType="begin"/>
        </w:r>
        <w:r w:rsidR="00114DAD">
          <w:rPr>
            <w:noProof/>
            <w:webHidden/>
          </w:rPr>
          <w:instrText xml:space="preserve"> PAGEREF _Toc51147372 \h </w:instrText>
        </w:r>
        <w:r w:rsidR="00114DAD">
          <w:rPr>
            <w:noProof/>
            <w:webHidden/>
          </w:rPr>
        </w:r>
        <w:r w:rsidR="00114DAD">
          <w:rPr>
            <w:noProof/>
            <w:webHidden/>
          </w:rPr>
          <w:fldChar w:fldCharType="separate"/>
        </w:r>
        <w:r w:rsidR="00114DAD">
          <w:rPr>
            <w:noProof/>
            <w:webHidden/>
          </w:rPr>
          <w:t>71</w:t>
        </w:r>
        <w:r w:rsidR="00114DAD">
          <w:rPr>
            <w:noProof/>
            <w:webHidden/>
          </w:rPr>
          <w:fldChar w:fldCharType="end"/>
        </w:r>
      </w:hyperlink>
    </w:p>
    <w:p w14:paraId="3259A4B6" w14:textId="4938ECCE" w:rsidR="00114DAD" w:rsidRDefault="000B0840">
      <w:pPr>
        <w:pStyle w:val="TableofFigures"/>
        <w:rPr>
          <w:rFonts w:asciiTheme="minorHAnsi" w:eastAsiaTheme="minorEastAsia" w:hAnsiTheme="minorHAnsi" w:cstheme="minorBidi"/>
          <w:noProof/>
          <w:sz w:val="22"/>
          <w:szCs w:val="22"/>
        </w:rPr>
      </w:pPr>
      <w:hyperlink w:anchor="_Toc51147373" w:history="1">
        <w:r w:rsidR="00114DAD" w:rsidRPr="00E7762A">
          <w:rPr>
            <w:rStyle w:val="Hyperlink"/>
            <w:noProof/>
          </w:rPr>
          <w:t>Appendix C7.–Sitka Area coho salmon survey index.</w:t>
        </w:r>
        <w:r w:rsidR="00114DAD">
          <w:rPr>
            <w:noProof/>
            <w:webHidden/>
          </w:rPr>
          <w:tab/>
        </w:r>
        <w:r w:rsidR="00114DAD">
          <w:rPr>
            <w:noProof/>
            <w:webHidden/>
          </w:rPr>
          <w:fldChar w:fldCharType="begin"/>
        </w:r>
        <w:r w:rsidR="00114DAD">
          <w:rPr>
            <w:noProof/>
            <w:webHidden/>
          </w:rPr>
          <w:instrText xml:space="preserve"> PAGEREF _Toc51147373 \h </w:instrText>
        </w:r>
        <w:r w:rsidR="00114DAD">
          <w:rPr>
            <w:noProof/>
            <w:webHidden/>
          </w:rPr>
        </w:r>
        <w:r w:rsidR="00114DAD">
          <w:rPr>
            <w:noProof/>
            <w:webHidden/>
          </w:rPr>
          <w:fldChar w:fldCharType="separate"/>
        </w:r>
        <w:r w:rsidR="00114DAD">
          <w:rPr>
            <w:noProof/>
            <w:webHidden/>
          </w:rPr>
          <w:t>72</w:t>
        </w:r>
        <w:r w:rsidR="00114DAD">
          <w:rPr>
            <w:noProof/>
            <w:webHidden/>
          </w:rPr>
          <w:fldChar w:fldCharType="end"/>
        </w:r>
      </w:hyperlink>
    </w:p>
    <w:p w14:paraId="3410996F" w14:textId="7604703A" w:rsidR="00114DAD" w:rsidRDefault="000B0840">
      <w:pPr>
        <w:pStyle w:val="TableofFigures"/>
        <w:rPr>
          <w:rFonts w:asciiTheme="minorHAnsi" w:eastAsiaTheme="minorEastAsia" w:hAnsiTheme="minorHAnsi" w:cstheme="minorBidi"/>
          <w:noProof/>
          <w:sz w:val="22"/>
          <w:szCs w:val="22"/>
        </w:rPr>
      </w:pPr>
      <w:hyperlink w:anchor="_Toc51147374" w:history="1">
        <w:r w:rsidR="00114DAD" w:rsidRPr="00E7762A">
          <w:rPr>
            <w:rStyle w:val="Hyperlink"/>
            <w:noProof/>
          </w:rPr>
          <w:t>Appendix C8.–Ketchikan Area coho salmon survey index.</w:t>
        </w:r>
        <w:r w:rsidR="00114DAD">
          <w:rPr>
            <w:noProof/>
            <w:webHidden/>
          </w:rPr>
          <w:tab/>
        </w:r>
        <w:r w:rsidR="00114DAD">
          <w:rPr>
            <w:noProof/>
            <w:webHidden/>
          </w:rPr>
          <w:fldChar w:fldCharType="begin"/>
        </w:r>
        <w:r w:rsidR="00114DAD">
          <w:rPr>
            <w:noProof/>
            <w:webHidden/>
          </w:rPr>
          <w:instrText xml:space="preserve"> PAGEREF _Toc51147374 \h </w:instrText>
        </w:r>
        <w:r w:rsidR="00114DAD">
          <w:rPr>
            <w:noProof/>
            <w:webHidden/>
          </w:rPr>
        </w:r>
        <w:r w:rsidR="00114DAD">
          <w:rPr>
            <w:noProof/>
            <w:webHidden/>
          </w:rPr>
          <w:fldChar w:fldCharType="separate"/>
        </w:r>
        <w:r w:rsidR="00114DAD">
          <w:rPr>
            <w:noProof/>
            <w:webHidden/>
          </w:rPr>
          <w:t>73</w:t>
        </w:r>
        <w:r w:rsidR="00114DAD">
          <w:rPr>
            <w:noProof/>
            <w:webHidden/>
          </w:rPr>
          <w:fldChar w:fldCharType="end"/>
        </w:r>
      </w:hyperlink>
    </w:p>
    <w:p w14:paraId="7BDAFD74" w14:textId="462F4380" w:rsidR="00114DAD" w:rsidRDefault="000B0840">
      <w:pPr>
        <w:pStyle w:val="TableofFigures"/>
        <w:rPr>
          <w:rFonts w:asciiTheme="minorHAnsi" w:eastAsiaTheme="minorEastAsia" w:hAnsiTheme="minorHAnsi" w:cstheme="minorBidi"/>
          <w:noProof/>
          <w:sz w:val="22"/>
          <w:szCs w:val="22"/>
        </w:rPr>
      </w:pPr>
      <w:hyperlink w:anchor="_Toc51147375" w:history="1">
        <w:r w:rsidR="00114DAD" w:rsidRPr="00E7762A">
          <w:rPr>
            <w:rStyle w:val="Hyperlink"/>
            <w:noProof/>
          </w:rPr>
          <w:t>Appendix C9.–Klawock River coho salmon.</w:t>
        </w:r>
        <w:r w:rsidR="00114DAD">
          <w:rPr>
            <w:noProof/>
            <w:webHidden/>
          </w:rPr>
          <w:tab/>
        </w:r>
        <w:r w:rsidR="00114DAD">
          <w:rPr>
            <w:noProof/>
            <w:webHidden/>
          </w:rPr>
          <w:fldChar w:fldCharType="begin"/>
        </w:r>
        <w:r w:rsidR="00114DAD">
          <w:rPr>
            <w:noProof/>
            <w:webHidden/>
          </w:rPr>
          <w:instrText xml:space="preserve"> PAGEREF _Toc51147375 \h </w:instrText>
        </w:r>
        <w:r w:rsidR="00114DAD">
          <w:rPr>
            <w:noProof/>
            <w:webHidden/>
          </w:rPr>
        </w:r>
        <w:r w:rsidR="00114DAD">
          <w:rPr>
            <w:noProof/>
            <w:webHidden/>
          </w:rPr>
          <w:fldChar w:fldCharType="separate"/>
        </w:r>
        <w:r w:rsidR="00114DAD">
          <w:rPr>
            <w:noProof/>
            <w:webHidden/>
          </w:rPr>
          <w:t>74</w:t>
        </w:r>
        <w:r w:rsidR="00114DAD">
          <w:rPr>
            <w:noProof/>
            <w:webHidden/>
          </w:rPr>
          <w:fldChar w:fldCharType="end"/>
        </w:r>
      </w:hyperlink>
    </w:p>
    <w:p w14:paraId="1B3A4BF2" w14:textId="28E6396D" w:rsidR="00114DAD" w:rsidRDefault="000B0840">
      <w:pPr>
        <w:pStyle w:val="TableofFigures"/>
        <w:rPr>
          <w:rFonts w:asciiTheme="minorHAnsi" w:eastAsiaTheme="minorEastAsia" w:hAnsiTheme="minorHAnsi" w:cstheme="minorBidi"/>
          <w:noProof/>
          <w:sz w:val="22"/>
          <w:szCs w:val="22"/>
        </w:rPr>
      </w:pPr>
      <w:hyperlink w:anchor="_Toc51147376" w:history="1">
        <w:r w:rsidR="00114DAD" w:rsidRPr="00E7762A">
          <w:rPr>
            <w:rStyle w:val="Hyperlink"/>
            <w:noProof/>
          </w:rPr>
          <w:t>Appendix C10.–Yakutat Area coho salmon.</w:t>
        </w:r>
        <w:r w:rsidR="00114DAD">
          <w:rPr>
            <w:noProof/>
            <w:webHidden/>
          </w:rPr>
          <w:tab/>
        </w:r>
        <w:r w:rsidR="00114DAD">
          <w:rPr>
            <w:noProof/>
            <w:webHidden/>
          </w:rPr>
          <w:fldChar w:fldCharType="begin"/>
        </w:r>
        <w:r w:rsidR="00114DAD">
          <w:rPr>
            <w:noProof/>
            <w:webHidden/>
          </w:rPr>
          <w:instrText xml:space="preserve"> PAGEREF _Toc51147376 \h </w:instrText>
        </w:r>
        <w:r w:rsidR="00114DAD">
          <w:rPr>
            <w:noProof/>
            <w:webHidden/>
          </w:rPr>
        </w:r>
        <w:r w:rsidR="00114DAD">
          <w:rPr>
            <w:noProof/>
            <w:webHidden/>
          </w:rPr>
          <w:fldChar w:fldCharType="separate"/>
        </w:r>
        <w:r w:rsidR="00114DAD">
          <w:rPr>
            <w:noProof/>
            <w:webHidden/>
          </w:rPr>
          <w:t>75</w:t>
        </w:r>
        <w:r w:rsidR="00114DAD">
          <w:rPr>
            <w:noProof/>
            <w:webHidden/>
          </w:rPr>
          <w:fldChar w:fldCharType="end"/>
        </w:r>
      </w:hyperlink>
    </w:p>
    <w:p w14:paraId="04A69857" w14:textId="26803FAF" w:rsidR="00E937EB" w:rsidRDefault="00C35E77" w:rsidP="00E937EB">
      <w:pPr>
        <w:pStyle w:val="TableofFigures"/>
        <w:rPr>
          <w:rFonts w:asciiTheme="minorHAnsi" w:eastAsiaTheme="minorEastAsia" w:hAnsiTheme="minorHAnsi" w:cstheme="minorBidi"/>
          <w:noProof/>
          <w:sz w:val="22"/>
          <w:szCs w:val="22"/>
        </w:rPr>
      </w:pPr>
      <w:r>
        <w:fldChar w:fldCharType="end"/>
      </w:r>
    </w:p>
    <w:p w14:paraId="62B66B4C" w14:textId="16D869B2" w:rsidR="00114DAD" w:rsidRDefault="00C35E77">
      <w:pPr>
        <w:pStyle w:val="TableofFigures"/>
        <w:rPr>
          <w:rFonts w:asciiTheme="minorHAnsi" w:eastAsiaTheme="minorEastAsia" w:hAnsiTheme="minorHAnsi" w:cstheme="minorBidi"/>
          <w:noProof/>
          <w:sz w:val="22"/>
          <w:szCs w:val="22"/>
        </w:rPr>
      </w:pPr>
      <w:r>
        <w:fldChar w:fldCharType="begin"/>
      </w:r>
      <w:r>
        <w:instrText xml:space="preserve"> TOC \h \z \c "Appendix D" </w:instrText>
      </w:r>
      <w:r>
        <w:fldChar w:fldCharType="separate"/>
      </w:r>
      <w:hyperlink w:anchor="_Toc51147377" w:history="1">
        <w:r w:rsidR="00114DAD" w:rsidRPr="007D6349">
          <w:rPr>
            <w:rStyle w:val="Hyperlink"/>
            <w:noProof/>
          </w:rPr>
          <w:t>Appendix D1.–Southern Southeast Subregion pink salmon.</w:t>
        </w:r>
        <w:r w:rsidR="00114DAD">
          <w:rPr>
            <w:noProof/>
            <w:webHidden/>
          </w:rPr>
          <w:tab/>
        </w:r>
        <w:r w:rsidR="00114DAD">
          <w:rPr>
            <w:noProof/>
            <w:webHidden/>
          </w:rPr>
          <w:fldChar w:fldCharType="begin"/>
        </w:r>
        <w:r w:rsidR="00114DAD">
          <w:rPr>
            <w:noProof/>
            <w:webHidden/>
          </w:rPr>
          <w:instrText xml:space="preserve"> PAGEREF _Toc51147377 \h </w:instrText>
        </w:r>
        <w:r w:rsidR="00114DAD">
          <w:rPr>
            <w:noProof/>
            <w:webHidden/>
          </w:rPr>
        </w:r>
        <w:r w:rsidR="00114DAD">
          <w:rPr>
            <w:noProof/>
            <w:webHidden/>
          </w:rPr>
          <w:fldChar w:fldCharType="separate"/>
        </w:r>
        <w:r w:rsidR="00114DAD">
          <w:rPr>
            <w:noProof/>
            <w:webHidden/>
          </w:rPr>
          <w:t>78</w:t>
        </w:r>
        <w:r w:rsidR="00114DAD">
          <w:rPr>
            <w:noProof/>
            <w:webHidden/>
          </w:rPr>
          <w:fldChar w:fldCharType="end"/>
        </w:r>
      </w:hyperlink>
    </w:p>
    <w:p w14:paraId="0B3F2E23" w14:textId="63C93C46" w:rsidR="00114DAD" w:rsidRDefault="000B0840">
      <w:pPr>
        <w:pStyle w:val="TableofFigures"/>
        <w:rPr>
          <w:rFonts w:asciiTheme="minorHAnsi" w:eastAsiaTheme="minorEastAsia" w:hAnsiTheme="minorHAnsi" w:cstheme="minorBidi"/>
          <w:noProof/>
          <w:sz w:val="22"/>
          <w:szCs w:val="22"/>
        </w:rPr>
      </w:pPr>
      <w:hyperlink w:anchor="_Toc51147378" w:history="1">
        <w:r w:rsidR="00114DAD" w:rsidRPr="007D6349">
          <w:rPr>
            <w:rStyle w:val="Hyperlink"/>
            <w:noProof/>
          </w:rPr>
          <w:t>Appendix D2.–Northern Southeast Inside Subregion pink salmon.</w:t>
        </w:r>
        <w:r w:rsidR="00114DAD">
          <w:rPr>
            <w:noProof/>
            <w:webHidden/>
          </w:rPr>
          <w:tab/>
        </w:r>
        <w:r w:rsidR="00114DAD">
          <w:rPr>
            <w:noProof/>
            <w:webHidden/>
          </w:rPr>
          <w:fldChar w:fldCharType="begin"/>
        </w:r>
        <w:r w:rsidR="00114DAD">
          <w:rPr>
            <w:noProof/>
            <w:webHidden/>
          </w:rPr>
          <w:instrText xml:space="preserve"> PAGEREF _Toc51147378 \h </w:instrText>
        </w:r>
        <w:r w:rsidR="00114DAD">
          <w:rPr>
            <w:noProof/>
            <w:webHidden/>
          </w:rPr>
        </w:r>
        <w:r w:rsidR="00114DAD">
          <w:rPr>
            <w:noProof/>
            <w:webHidden/>
          </w:rPr>
          <w:fldChar w:fldCharType="separate"/>
        </w:r>
        <w:r w:rsidR="00114DAD">
          <w:rPr>
            <w:noProof/>
            <w:webHidden/>
          </w:rPr>
          <w:t>79</w:t>
        </w:r>
        <w:r w:rsidR="00114DAD">
          <w:rPr>
            <w:noProof/>
            <w:webHidden/>
          </w:rPr>
          <w:fldChar w:fldCharType="end"/>
        </w:r>
      </w:hyperlink>
    </w:p>
    <w:p w14:paraId="11D99AEE" w14:textId="7D0D3FF9" w:rsidR="00114DAD" w:rsidRDefault="000B0840">
      <w:pPr>
        <w:pStyle w:val="TableofFigures"/>
        <w:rPr>
          <w:rFonts w:asciiTheme="minorHAnsi" w:eastAsiaTheme="minorEastAsia" w:hAnsiTheme="minorHAnsi" w:cstheme="minorBidi"/>
          <w:noProof/>
          <w:sz w:val="22"/>
          <w:szCs w:val="22"/>
        </w:rPr>
      </w:pPr>
      <w:hyperlink w:anchor="_Toc51147379" w:history="1">
        <w:r w:rsidR="00114DAD" w:rsidRPr="007D6349">
          <w:rPr>
            <w:rStyle w:val="Hyperlink"/>
            <w:noProof/>
          </w:rPr>
          <w:t>Appendix D3.–Northern Southeast Outside Subregion pink salmon.</w:t>
        </w:r>
        <w:r w:rsidR="00114DAD">
          <w:rPr>
            <w:noProof/>
            <w:webHidden/>
          </w:rPr>
          <w:tab/>
        </w:r>
        <w:r w:rsidR="00114DAD">
          <w:rPr>
            <w:noProof/>
            <w:webHidden/>
          </w:rPr>
          <w:fldChar w:fldCharType="begin"/>
        </w:r>
        <w:r w:rsidR="00114DAD">
          <w:rPr>
            <w:noProof/>
            <w:webHidden/>
          </w:rPr>
          <w:instrText xml:space="preserve"> PAGEREF _Toc51147379 \h </w:instrText>
        </w:r>
        <w:r w:rsidR="00114DAD">
          <w:rPr>
            <w:noProof/>
            <w:webHidden/>
          </w:rPr>
        </w:r>
        <w:r w:rsidR="00114DAD">
          <w:rPr>
            <w:noProof/>
            <w:webHidden/>
          </w:rPr>
          <w:fldChar w:fldCharType="separate"/>
        </w:r>
        <w:r w:rsidR="00114DAD">
          <w:rPr>
            <w:noProof/>
            <w:webHidden/>
          </w:rPr>
          <w:t>80</w:t>
        </w:r>
        <w:r w:rsidR="00114DAD">
          <w:rPr>
            <w:noProof/>
            <w:webHidden/>
          </w:rPr>
          <w:fldChar w:fldCharType="end"/>
        </w:r>
      </w:hyperlink>
    </w:p>
    <w:p w14:paraId="68E9B9F0" w14:textId="6419685D" w:rsidR="00E937EB" w:rsidRDefault="00C35E77" w:rsidP="00E937EB">
      <w:pPr>
        <w:pStyle w:val="TableofFigures"/>
        <w:rPr>
          <w:rFonts w:asciiTheme="minorHAnsi" w:eastAsiaTheme="minorEastAsia" w:hAnsiTheme="minorHAnsi" w:cstheme="minorBidi"/>
          <w:noProof/>
          <w:sz w:val="22"/>
          <w:szCs w:val="22"/>
        </w:rPr>
      </w:pPr>
      <w:r>
        <w:fldChar w:fldCharType="end"/>
      </w:r>
    </w:p>
    <w:p w14:paraId="14903203" w14:textId="0970BFD7" w:rsidR="00114DAD" w:rsidRDefault="00C35E77">
      <w:pPr>
        <w:pStyle w:val="TableofFigures"/>
        <w:rPr>
          <w:rFonts w:asciiTheme="minorHAnsi" w:eastAsiaTheme="minorEastAsia" w:hAnsiTheme="minorHAnsi" w:cstheme="minorBidi"/>
          <w:noProof/>
          <w:sz w:val="22"/>
          <w:szCs w:val="22"/>
        </w:rPr>
      </w:pPr>
      <w:r>
        <w:fldChar w:fldCharType="begin"/>
      </w:r>
      <w:r>
        <w:instrText xml:space="preserve"> TOC \h \z \c "Appendix E" </w:instrText>
      </w:r>
      <w:r>
        <w:fldChar w:fldCharType="separate"/>
      </w:r>
      <w:hyperlink w:anchor="_Toc51147380" w:history="1">
        <w:r w:rsidR="00114DAD" w:rsidRPr="00B31E3A">
          <w:rPr>
            <w:rStyle w:val="Hyperlink"/>
            <w:noProof/>
          </w:rPr>
          <w:t>Appendix E1.–Southern Southeast Subregion summer-run chum salmon.</w:t>
        </w:r>
        <w:r w:rsidR="00114DAD">
          <w:rPr>
            <w:noProof/>
            <w:webHidden/>
          </w:rPr>
          <w:tab/>
        </w:r>
        <w:r w:rsidR="00114DAD">
          <w:rPr>
            <w:noProof/>
            <w:webHidden/>
          </w:rPr>
          <w:fldChar w:fldCharType="begin"/>
        </w:r>
        <w:r w:rsidR="00114DAD">
          <w:rPr>
            <w:noProof/>
            <w:webHidden/>
          </w:rPr>
          <w:instrText xml:space="preserve"> PAGEREF _Toc51147380 \h </w:instrText>
        </w:r>
        <w:r w:rsidR="00114DAD">
          <w:rPr>
            <w:noProof/>
            <w:webHidden/>
          </w:rPr>
        </w:r>
        <w:r w:rsidR="00114DAD">
          <w:rPr>
            <w:noProof/>
            <w:webHidden/>
          </w:rPr>
          <w:fldChar w:fldCharType="separate"/>
        </w:r>
        <w:r w:rsidR="00114DAD">
          <w:rPr>
            <w:noProof/>
            <w:webHidden/>
          </w:rPr>
          <w:t>82</w:t>
        </w:r>
        <w:r w:rsidR="00114DAD">
          <w:rPr>
            <w:noProof/>
            <w:webHidden/>
          </w:rPr>
          <w:fldChar w:fldCharType="end"/>
        </w:r>
      </w:hyperlink>
    </w:p>
    <w:p w14:paraId="7ADB5489" w14:textId="4B7C86BF" w:rsidR="00114DAD" w:rsidRDefault="000B0840">
      <w:pPr>
        <w:pStyle w:val="TableofFigures"/>
        <w:rPr>
          <w:rFonts w:asciiTheme="minorHAnsi" w:eastAsiaTheme="minorEastAsia" w:hAnsiTheme="minorHAnsi" w:cstheme="minorBidi"/>
          <w:noProof/>
          <w:sz w:val="22"/>
          <w:szCs w:val="22"/>
        </w:rPr>
      </w:pPr>
      <w:hyperlink w:anchor="_Toc51147381" w:history="1">
        <w:r w:rsidR="00114DAD" w:rsidRPr="00B31E3A">
          <w:rPr>
            <w:rStyle w:val="Hyperlink"/>
            <w:noProof/>
          </w:rPr>
          <w:t>Appendix E2.–Northern Southeast Inside Subregion summer-run chum salmon.</w:t>
        </w:r>
        <w:r w:rsidR="00114DAD">
          <w:rPr>
            <w:noProof/>
            <w:webHidden/>
          </w:rPr>
          <w:tab/>
        </w:r>
        <w:r w:rsidR="00114DAD">
          <w:rPr>
            <w:noProof/>
            <w:webHidden/>
          </w:rPr>
          <w:fldChar w:fldCharType="begin"/>
        </w:r>
        <w:r w:rsidR="00114DAD">
          <w:rPr>
            <w:noProof/>
            <w:webHidden/>
          </w:rPr>
          <w:instrText xml:space="preserve"> PAGEREF _Toc51147381 \h </w:instrText>
        </w:r>
        <w:r w:rsidR="00114DAD">
          <w:rPr>
            <w:noProof/>
            <w:webHidden/>
          </w:rPr>
        </w:r>
        <w:r w:rsidR="00114DAD">
          <w:rPr>
            <w:noProof/>
            <w:webHidden/>
          </w:rPr>
          <w:fldChar w:fldCharType="separate"/>
        </w:r>
        <w:r w:rsidR="00114DAD">
          <w:rPr>
            <w:noProof/>
            <w:webHidden/>
          </w:rPr>
          <w:t>83</w:t>
        </w:r>
        <w:r w:rsidR="00114DAD">
          <w:rPr>
            <w:noProof/>
            <w:webHidden/>
          </w:rPr>
          <w:fldChar w:fldCharType="end"/>
        </w:r>
      </w:hyperlink>
    </w:p>
    <w:p w14:paraId="4B46F57E" w14:textId="3C6D5434" w:rsidR="00114DAD" w:rsidRDefault="000B0840">
      <w:pPr>
        <w:pStyle w:val="TableofFigures"/>
        <w:rPr>
          <w:rFonts w:asciiTheme="minorHAnsi" w:eastAsiaTheme="minorEastAsia" w:hAnsiTheme="minorHAnsi" w:cstheme="minorBidi"/>
          <w:noProof/>
          <w:sz w:val="22"/>
          <w:szCs w:val="22"/>
        </w:rPr>
      </w:pPr>
      <w:hyperlink w:anchor="_Toc51147382" w:history="1">
        <w:r w:rsidR="00114DAD" w:rsidRPr="00B31E3A">
          <w:rPr>
            <w:rStyle w:val="Hyperlink"/>
            <w:noProof/>
          </w:rPr>
          <w:t>Appendix E3.–Northern Southeast Outside Subregion summer-run chum salmon.</w:t>
        </w:r>
        <w:r w:rsidR="00114DAD">
          <w:rPr>
            <w:noProof/>
            <w:webHidden/>
          </w:rPr>
          <w:tab/>
        </w:r>
        <w:r w:rsidR="00114DAD">
          <w:rPr>
            <w:noProof/>
            <w:webHidden/>
          </w:rPr>
          <w:fldChar w:fldCharType="begin"/>
        </w:r>
        <w:r w:rsidR="00114DAD">
          <w:rPr>
            <w:noProof/>
            <w:webHidden/>
          </w:rPr>
          <w:instrText xml:space="preserve"> PAGEREF _Toc51147382 \h </w:instrText>
        </w:r>
        <w:r w:rsidR="00114DAD">
          <w:rPr>
            <w:noProof/>
            <w:webHidden/>
          </w:rPr>
        </w:r>
        <w:r w:rsidR="00114DAD">
          <w:rPr>
            <w:noProof/>
            <w:webHidden/>
          </w:rPr>
          <w:fldChar w:fldCharType="separate"/>
        </w:r>
        <w:r w:rsidR="00114DAD">
          <w:rPr>
            <w:noProof/>
            <w:webHidden/>
          </w:rPr>
          <w:t>84</w:t>
        </w:r>
        <w:r w:rsidR="00114DAD">
          <w:rPr>
            <w:noProof/>
            <w:webHidden/>
          </w:rPr>
          <w:fldChar w:fldCharType="end"/>
        </w:r>
      </w:hyperlink>
    </w:p>
    <w:p w14:paraId="7C44C800" w14:textId="4C1986D3" w:rsidR="00114DAD" w:rsidRDefault="000B0840">
      <w:pPr>
        <w:pStyle w:val="TableofFigures"/>
        <w:rPr>
          <w:rFonts w:asciiTheme="minorHAnsi" w:eastAsiaTheme="minorEastAsia" w:hAnsiTheme="minorHAnsi" w:cstheme="minorBidi"/>
          <w:noProof/>
          <w:sz w:val="22"/>
          <w:szCs w:val="22"/>
        </w:rPr>
      </w:pPr>
      <w:hyperlink w:anchor="_Toc51147383" w:history="1">
        <w:r w:rsidR="00114DAD" w:rsidRPr="00B31E3A">
          <w:rPr>
            <w:rStyle w:val="Hyperlink"/>
            <w:noProof/>
          </w:rPr>
          <w:t>Appendix E4.–Cholmondeley Sound fall-run chum salmon.</w:t>
        </w:r>
        <w:r w:rsidR="00114DAD">
          <w:rPr>
            <w:noProof/>
            <w:webHidden/>
          </w:rPr>
          <w:tab/>
        </w:r>
        <w:r w:rsidR="00114DAD">
          <w:rPr>
            <w:noProof/>
            <w:webHidden/>
          </w:rPr>
          <w:fldChar w:fldCharType="begin"/>
        </w:r>
        <w:r w:rsidR="00114DAD">
          <w:rPr>
            <w:noProof/>
            <w:webHidden/>
          </w:rPr>
          <w:instrText xml:space="preserve"> PAGEREF _Toc51147383 \h </w:instrText>
        </w:r>
        <w:r w:rsidR="00114DAD">
          <w:rPr>
            <w:noProof/>
            <w:webHidden/>
          </w:rPr>
        </w:r>
        <w:r w:rsidR="00114DAD">
          <w:rPr>
            <w:noProof/>
            <w:webHidden/>
          </w:rPr>
          <w:fldChar w:fldCharType="separate"/>
        </w:r>
        <w:r w:rsidR="00114DAD">
          <w:rPr>
            <w:noProof/>
            <w:webHidden/>
          </w:rPr>
          <w:t>85</w:t>
        </w:r>
        <w:r w:rsidR="00114DAD">
          <w:rPr>
            <w:noProof/>
            <w:webHidden/>
          </w:rPr>
          <w:fldChar w:fldCharType="end"/>
        </w:r>
      </w:hyperlink>
    </w:p>
    <w:p w14:paraId="75B9910C" w14:textId="548DFFE3" w:rsidR="00114DAD" w:rsidRDefault="000B0840">
      <w:pPr>
        <w:pStyle w:val="TableofFigures"/>
        <w:rPr>
          <w:rFonts w:asciiTheme="minorHAnsi" w:eastAsiaTheme="minorEastAsia" w:hAnsiTheme="minorHAnsi" w:cstheme="minorBidi"/>
          <w:noProof/>
          <w:sz w:val="22"/>
          <w:szCs w:val="22"/>
        </w:rPr>
      </w:pPr>
      <w:hyperlink w:anchor="_Toc51147384" w:history="1">
        <w:r w:rsidR="00114DAD" w:rsidRPr="00B31E3A">
          <w:rPr>
            <w:rStyle w:val="Hyperlink"/>
            <w:noProof/>
          </w:rPr>
          <w:t>Appendix E5.–Port Camden fall-run chum salmon.</w:t>
        </w:r>
        <w:r w:rsidR="00114DAD">
          <w:rPr>
            <w:noProof/>
            <w:webHidden/>
          </w:rPr>
          <w:tab/>
        </w:r>
        <w:r w:rsidR="00114DAD">
          <w:rPr>
            <w:noProof/>
            <w:webHidden/>
          </w:rPr>
          <w:fldChar w:fldCharType="begin"/>
        </w:r>
        <w:r w:rsidR="00114DAD">
          <w:rPr>
            <w:noProof/>
            <w:webHidden/>
          </w:rPr>
          <w:instrText xml:space="preserve"> PAGEREF _Toc51147384 \h </w:instrText>
        </w:r>
        <w:r w:rsidR="00114DAD">
          <w:rPr>
            <w:noProof/>
            <w:webHidden/>
          </w:rPr>
        </w:r>
        <w:r w:rsidR="00114DAD">
          <w:rPr>
            <w:noProof/>
            <w:webHidden/>
          </w:rPr>
          <w:fldChar w:fldCharType="separate"/>
        </w:r>
        <w:r w:rsidR="00114DAD">
          <w:rPr>
            <w:noProof/>
            <w:webHidden/>
          </w:rPr>
          <w:t>86</w:t>
        </w:r>
        <w:r w:rsidR="00114DAD">
          <w:rPr>
            <w:noProof/>
            <w:webHidden/>
          </w:rPr>
          <w:fldChar w:fldCharType="end"/>
        </w:r>
      </w:hyperlink>
    </w:p>
    <w:p w14:paraId="6AFE6CAC" w14:textId="37AE207B" w:rsidR="00114DAD" w:rsidRDefault="000B0840">
      <w:pPr>
        <w:pStyle w:val="TableofFigures"/>
        <w:rPr>
          <w:rFonts w:asciiTheme="minorHAnsi" w:eastAsiaTheme="minorEastAsia" w:hAnsiTheme="minorHAnsi" w:cstheme="minorBidi"/>
          <w:noProof/>
          <w:sz w:val="22"/>
          <w:szCs w:val="22"/>
        </w:rPr>
      </w:pPr>
      <w:hyperlink w:anchor="_Toc51147385" w:history="1">
        <w:r w:rsidR="00114DAD" w:rsidRPr="00B31E3A">
          <w:rPr>
            <w:rStyle w:val="Hyperlink"/>
            <w:noProof/>
          </w:rPr>
          <w:t>Appendix E6.–Security Bay fall-run chum salmon.</w:t>
        </w:r>
        <w:r w:rsidR="00114DAD">
          <w:rPr>
            <w:noProof/>
            <w:webHidden/>
          </w:rPr>
          <w:tab/>
        </w:r>
        <w:r w:rsidR="00114DAD">
          <w:rPr>
            <w:noProof/>
            <w:webHidden/>
          </w:rPr>
          <w:fldChar w:fldCharType="begin"/>
        </w:r>
        <w:r w:rsidR="00114DAD">
          <w:rPr>
            <w:noProof/>
            <w:webHidden/>
          </w:rPr>
          <w:instrText xml:space="preserve"> PAGEREF _Toc51147385 \h </w:instrText>
        </w:r>
        <w:r w:rsidR="00114DAD">
          <w:rPr>
            <w:noProof/>
            <w:webHidden/>
          </w:rPr>
        </w:r>
        <w:r w:rsidR="00114DAD">
          <w:rPr>
            <w:noProof/>
            <w:webHidden/>
          </w:rPr>
          <w:fldChar w:fldCharType="separate"/>
        </w:r>
        <w:r w:rsidR="00114DAD">
          <w:rPr>
            <w:noProof/>
            <w:webHidden/>
          </w:rPr>
          <w:t>87</w:t>
        </w:r>
        <w:r w:rsidR="00114DAD">
          <w:rPr>
            <w:noProof/>
            <w:webHidden/>
          </w:rPr>
          <w:fldChar w:fldCharType="end"/>
        </w:r>
      </w:hyperlink>
    </w:p>
    <w:p w14:paraId="3D9BF14E" w14:textId="4B47E839" w:rsidR="00114DAD" w:rsidRDefault="000B0840">
      <w:pPr>
        <w:pStyle w:val="TableofFigures"/>
        <w:rPr>
          <w:rFonts w:asciiTheme="minorHAnsi" w:eastAsiaTheme="minorEastAsia" w:hAnsiTheme="minorHAnsi" w:cstheme="minorBidi"/>
          <w:noProof/>
          <w:sz w:val="22"/>
          <w:szCs w:val="22"/>
        </w:rPr>
      </w:pPr>
      <w:hyperlink w:anchor="_Toc51147386" w:history="1">
        <w:r w:rsidR="00114DAD" w:rsidRPr="00B31E3A">
          <w:rPr>
            <w:rStyle w:val="Hyperlink"/>
            <w:noProof/>
          </w:rPr>
          <w:t>Appendix E7.–Excursion River fall-run chum salmon.</w:t>
        </w:r>
        <w:r w:rsidR="00114DAD">
          <w:rPr>
            <w:noProof/>
            <w:webHidden/>
          </w:rPr>
          <w:tab/>
        </w:r>
        <w:r w:rsidR="00114DAD">
          <w:rPr>
            <w:noProof/>
            <w:webHidden/>
          </w:rPr>
          <w:fldChar w:fldCharType="begin"/>
        </w:r>
        <w:r w:rsidR="00114DAD">
          <w:rPr>
            <w:noProof/>
            <w:webHidden/>
          </w:rPr>
          <w:instrText xml:space="preserve"> PAGEREF _Toc51147386 \h </w:instrText>
        </w:r>
        <w:r w:rsidR="00114DAD">
          <w:rPr>
            <w:noProof/>
            <w:webHidden/>
          </w:rPr>
        </w:r>
        <w:r w:rsidR="00114DAD">
          <w:rPr>
            <w:noProof/>
            <w:webHidden/>
          </w:rPr>
          <w:fldChar w:fldCharType="separate"/>
        </w:r>
        <w:r w:rsidR="00114DAD">
          <w:rPr>
            <w:noProof/>
            <w:webHidden/>
          </w:rPr>
          <w:t>88</w:t>
        </w:r>
        <w:r w:rsidR="00114DAD">
          <w:rPr>
            <w:noProof/>
            <w:webHidden/>
          </w:rPr>
          <w:fldChar w:fldCharType="end"/>
        </w:r>
      </w:hyperlink>
    </w:p>
    <w:p w14:paraId="228509B1" w14:textId="447ABA13" w:rsidR="00114DAD" w:rsidRDefault="000B0840">
      <w:pPr>
        <w:pStyle w:val="TableofFigures"/>
        <w:rPr>
          <w:rFonts w:asciiTheme="minorHAnsi" w:eastAsiaTheme="minorEastAsia" w:hAnsiTheme="minorHAnsi" w:cstheme="minorBidi"/>
          <w:noProof/>
          <w:sz w:val="22"/>
          <w:szCs w:val="22"/>
        </w:rPr>
      </w:pPr>
      <w:hyperlink w:anchor="_Toc51147387" w:history="1">
        <w:r w:rsidR="00114DAD" w:rsidRPr="00B31E3A">
          <w:rPr>
            <w:rStyle w:val="Hyperlink"/>
            <w:noProof/>
          </w:rPr>
          <w:t>Appendix E8.–Chilkat River fall-run chum salmon.</w:t>
        </w:r>
        <w:r w:rsidR="00114DAD">
          <w:rPr>
            <w:noProof/>
            <w:webHidden/>
          </w:rPr>
          <w:tab/>
        </w:r>
        <w:r w:rsidR="00114DAD">
          <w:rPr>
            <w:noProof/>
            <w:webHidden/>
          </w:rPr>
          <w:fldChar w:fldCharType="begin"/>
        </w:r>
        <w:r w:rsidR="00114DAD">
          <w:rPr>
            <w:noProof/>
            <w:webHidden/>
          </w:rPr>
          <w:instrText xml:space="preserve"> PAGEREF _Toc51147387 \h </w:instrText>
        </w:r>
        <w:r w:rsidR="00114DAD">
          <w:rPr>
            <w:noProof/>
            <w:webHidden/>
          </w:rPr>
        </w:r>
        <w:r w:rsidR="00114DAD">
          <w:rPr>
            <w:noProof/>
            <w:webHidden/>
          </w:rPr>
          <w:fldChar w:fldCharType="separate"/>
        </w:r>
        <w:r w:rsidR="00114DAD">
          <w:rPr>
            <w:noProof/>
            <w:webHidden/>
          </w:rPr>
          <w:t>89</w:t>
        </w:r>
        <w:r w:rsidR="00114DAD">
          <w:rPr>
            <w:noProof/>
            <w:webHidden/>
          </w:rPr>
          <w:fldChar w:fldCharType="end"/>
        </w:r>
      </w:hyperlink>
    </w:p>
    <w:p w14:paraId="231FF18A" w14:textId="64D1824C" w:rsidR="00E937EB" w:rsidRDefault="00C35E77" w:rsidP="00B731B9">
      <w:r>
        <w:fldChar w:fldCharType="end"/>
      </w:r>
      <w:r w:rsidR="00E937EB">
        <w:br w:type="page"/>
      </w:r>
    </w:p>
    <w:p w14:paraId="1B81FC19" w14:textId="77777777" w:rsidR="00C35E77" w:rsidRDefault="00C35E77" w:rsidP="0037059E"/>
    <w:p w14:paraId="64B11110" w14:textId="77777777" w:rsidR="00C35E77" w:rsidRPr="005A75B9" w:rsidRDefault="00C35E77" w:rsidP="0037059E">
      <w:pPr>
        <w:sectPr w:rsidR="00C35E77" w:rsidRPr="005A75B9" w:rsidSect="002311E4">
          <w:headerReference w:type="default" r:id="rId26"/>
          <w:footerReference w:type="default" r:id="rId27"/>
          <w:pgSz w:w="12240" w:h="15840" w:code="1"/>
          <w:pgMar w:top="1440" w:right="1440" w:bottom="1440" w:left="1440" w:header="720" w:footer="547" w:gutter="0"/>
          <w:pgNumType w:fmt="lowerRoman" w:start="1"/>
          <w:cols w:space="432"/>
          <w:formProt w:val="0"/>
        </w:sectPr>
      </w:pPr>
    </w:p>
    <w:p w14:paraId="77E885AD" w14:textId="77777777" w:rsidR="0037059E" w:rsidRPr="005A75B9" w:rsidRDefault="00063ED1" w:rsidP="0037059E">
      <w:pPr>
        <w:pStyle w:val="Heading1"/>
      </w:pPr>
      <w:bookmarkStart w:id="21" w:name="_Toc51147302"/>
      <w:r>
        <w:lastRenderedPageBreak/>
        <w:t>ABSTRACT</w:t>
      </w:r>
      <w:bookmarkEnd w:id="21"/>
    </w:p>
    <w:p w14:paraId="2E5D2925" w14:textId="7D183DAC" w:rsidR="0037059E" w:rsidRPr="005A75B9" w:rsidRDefault="00C73B19" w:rsidP="0037059E">
      <w:pPr>
        <w:rPr>
          <w:sz w:val="20"/>
          <w:szCs w:val="20"/>
        </w:rPr>
      </w:pPr>
      <w:r w:rsidRPr="00C26CCD">
        <w:rPr>
          <w:sz w:val="20"/>
          <w:szCs w:val="20"/>
        </w:rPr>
        <w:t xml:space="preserve">The Alaska Department of Fish and Game interdivisional escapement goal review committee reviewed Pacific salmon </w:t>
      </w:r>
      <w:r w:rsidRPr="00C26CCD">
        <w:rPr>
          <w:i/>
          <w:sz w:val="20"/>
          <w:szCs w:val="20"/>
        </w:rPr>
        <w:t>Oncorhynchus</w:t>
      </w:r>
      <w:r w:rsidRPr="00C26CCD">
        <w:rPr>
          <w:sz w:val="20"/>
          <w:szCs w:val="20"/>
        </w:rPr>
        <w:t xml:space="preserve"> spp. escapement goals for Southeast Alaska</w:t>
      </w:r>
      <w:r w:rsidR="007E1478" w:rsidRPr="00C26CCD">
        <w:rPr>
          <w:sz w:val="20"/>
          <w:szCs w:val="20"/>
        </w:rPr>
        <w:t xml:space="preserve"> in </w:t>
      </w:r>
      <w:r w:rsidR="00830CA7">
        <w:rPr>
          <w:sz w:val="20"/>
          <w:szCs w:val="20"/>
        </w:rPr>
        <w:t>August of 2019 and again early in 2020</w:t>
      </w:r>
      <w:r w:rsidRPr="00C26CCD">
        <w:rPr>
          <w:sz w:val="20"/>
          <w:szCs w:val="20"/>
        </w:rPr>
        <w:t>.</w:t>
      </w:r>
      <w:r w:rsidR="00E62EF5" w:rsidRPr="00C26CCD">
        <w:rPr>
          <w:sz w:val="20"/>
          <w:szCs w:val="20"/>
        </w:rPr>
        <w:t xml:space="preserve"> </w:t>
      </w:r>
      <w:r w:rsidR="00470624">
        <w:rPr>
          <w:sz w:val="20"/>
          <w:szCs w:val="20"/>
        </w:rPr>
        <w:t xml:space="preserve">Escapement goals were reviewed based on the </w:t>
      </w:r>
      <w:r w:rsidR="00470624" w:rsidRPr="00470624">
        <w:rPr>
          <w:i/>
          <w:iCs/>
          <w:sz w:val="20"/>
          <w:szCs w:val="20"/>
        </w:rPr>
        <w:t>Policy for the Management of Sustainable Salmon Fisheries</w:t>
      </w:r>
      <w:r w:rsidR="00470624">
        <w:rPr>
          <w:sz w:val="20"/>
          <w:szCs w:val="20"/>
        </w:rPr>
        <w:t xml:space="preserve"> (5 AAC 39.222) and the </w:t>
      </w:r>
      <w:r w:rsidR="00470624" w:rsidRPr="00470624">
        <w:rPr>
          <w:i/>
          <w:iCs/>
          <w:sz w:val="20"/>
          <w:szCs w:val="20"/>
        </w:rPr>
        <w:t>Policy for Statewide Escapement Goals</w:t>
      </w:r>
      <w:r w:rsidR="00470624">
        <w:rPr>
          <w:sz w:val="20"/>
          <w:szCs w:val="20"/>
        </w:rPr>
        <w:t xml:space="preserve"> (5 AAC 39.223) adopted by the Alaska Board of Fisheries into regulation in 2001. </w:t>
      </w:r>
      <w:r w:rsidR="00734B7C">
        <w:rPr>
          <w:sz w:val="20"/>
          <w:szCs w:val="20"/>
        </w:rPr>
        <w:t xml:space="preserve">There is a total of 47 escapement goals in Southeast Alaska for </w:t>
      </w:r>
      <w:r w:rsidR="00830CA7" w:rsidRPr="00C26CCD">
        <w:rPr>
          <w:sz w:val="20"/>
          <w:szCs w:val="20"/>
        </w:rPr>
        <w:t>1</w:t>
      </w:r>
      <w:r w:rsidR="00830CA7">
        <w:rPr>
          <w:sz w:val="20"/>
          <w:szCs w:val="20"/>
        </w:rPr>
        <w:t>1</w:t>
      </w:r>
      <w:r w:rsidR="00830CA7" w:rsidRPr="00C26CCD">
        <w:rPr>
          <w:sz w:val="20"/>
          <w:szCs w:val="20"/>
        </w:rPr>
        <w:t xml:space="preserve"> </w:t>
      </w:r>
      <w:r w:rsidR="00E62EF5" w:rsidRPr="00C26CCD">
        <w:rPr>
          <w:sz w:val="20"/>
          <w:szCs w:val="20"/>
        </w:rPr>
        <w:t xml:space="preserve">Chinook, </w:t>
      </w:r>
      <w:r w:rsidR="00830CA7" w:rsidRPr="00C26CCD">
        <w:rPr>
          <w:sz w:val="20"/>
          <w:szCs w:val="20"/>
        </w:rPr>
        <w:t>1</w:t>
      </w:r>
      <w:r w:rsidR="00830CA7">
        <w:rPr>
          <w:sz w:val="20"/>
          <w:szCs w:val="20"/>
        </w:rPr>
        <w:t>2</w:t>
      </w:r>
      <w:r w:rsidR="00830CA7" w:rsidRPr="00C26CCD">
        <w:rPr>
          <w:sz w:val="20"/>
          <w:szCs w:val="20"/>
        </w:rPr>
        <w:t xml:space="preserve"> </w:t>
      </w:r>
      <w:r w:rsidR="00E62EF5" w:rsidRPr="00C26CCD">
        <w:rPr>
          <w:sz w:val="20"/>
          <w:szCs w:val="20"/>
        </w:rPr>
        <w:t xml:space="preserve">sockeye, </w:t>
      </w:r>
      <w:r w:rsidR="00830CA7" w:rsidRPr="00C26CCD">
        <w:rPr>
          <w:sz w:val="20"/>
          <w:szCs w:val="20"/>
        </w:rPr>
        <w:t>1</w:t>
      </w:r>
      <w:r w:rsidR="00830CA7">
        <w:rPr>
          <w:sz w:val="20"/>
          <w:szCs w:val="20"/>
        </w:rPr>
        <w:t>3</w:t>
      </w:r>
      <w:r w:rsidR="00830CA7" w:rsidRPr="00C26CCD">
        <w:rPr>
          <w:sz w:val="20"/>
          <w:szCs w:val="20"/>
        </w:rPr>
        <w:t xml:space="preserve"> </w:t>
      </w:r>
      <w:r w:rsidR="00E62EF5" w:rsidRPr="00C26CCD">
        <w:rPr>
          <w:sz w:val="20"/>
          <w:szCs w:val="20"/>
        </w:rPr>
        <w:t xml:space="preserve">coho, </w:t>
      </w:r>
      <w:r w:rsidR="00830CA7">
        <w:rPr>
          <w:sz w:val="20"/>
          <w:szCs w:val="20"/>
        </w:rPr>
        <w:t>3</w:t>
      </w:r>
      <w:r w:rsidR="00830CA7" w:rsidRPr="00C26CCD">
        <w:rPr>
          <w:sz w:val="20"/>
          <w:szCs w:val="20"/>
        </w:rPr>
        <w:t xml:space="preserve"> </w:t>
      </w:r>
      <w:r w:rsidR="00E62EF5" w:rsidRPr="00C26CCD">
        <w:rPr>
          <w:sz w:val="20"/>
          <w:szCs w:val="20"/>
        </w:rPr>
        <w:t xml:space="preserve">pink, and 8 chum salmon stocks. The Southeast escapement goal review committee recommended </w:t>
      </w:r>
      <w:r w:rsidR="00546EE7">
        <w:rPr>
          <w:sz w:val="20"/>
          <w:szCs w:val="20"/>
        </w:rPr>
        <w:t xml:space="preserve">changes to </w:t>
      </w:r>
      <w:r w:rsidR="00734B7C">
        <w:rPr>
          <w:sz w:val="20"/>
          <w:szCs w:val="20"/>
        </w:rPr>
        <w:t>these go</w:t>
      </w:r>
      <w:r w:rsidR="00546EE7">
        <w:rPr>
          <w:sz w:val="20"/>
          <w:szCs w:val="20"/>
        </w:rPr>
        <w:t xml:space="preserve">als </w:t>
      </w:r>
      <w:r w:rsidR="00E62EF5" w:rsidRPr="00C26CCD">
        <w:rPr>
          <w:sz w:val="20"/>
          <w:szCs w:val="20"/>
        </w:rPr>
        <w:t xml:space="preserve">to the directors of the divisions of Commercial Fisheries and Sport Fish </w:t>
      </w:r>
      <w:r w:rsidR="00546EE7">
        <w:rPr>
          <w:sz w:val="20"/>
          <w:szCs w:val="20"/>
        </w:rPr>
        <w:t>as follows</w:t>
      </w:r>
      <w:r w:rsidR="00F900E5" w:rsidRPr="00C26CCD">
        <w:rPr>
          <w:sz w:val="20"/>
          <w:szCs w:val="20"/>
        </w:rPr>
        <w:t>:</w:t>
      </w:r>
      <w:r w:rsidR="0079713F" w:rsidRPr="00C26CCD">
        <w:rPr>
          <w:sz w:val="20"/>
          <w:szCs w:val="20"/>
        </w:rPr>
        <w:t xml:space="preserve"> </w:t>
      </w:r>
      <w:r w:rsidR="00830CA7">
        <w:rPr>
          <w:sz w:val="20"/>
          <w:szCs w:val="20"/>
        </w:rPr>
        <w:t xml:space="preserve">(1) </w:t>
      </w:r>
      <w:r w:rsidR="000F3D85">
        <w:rPr>
          <w:sz w:val="20"/>
          <w:szCs w:val="20"/>
        </w:rPr>
        <w:t xml:space="preserve">change </w:t>
      </w:r>
      <w:r w:rsidR="00830CA7">
        <w:rPr>
          <w:sz w:val="20"/>
          <w:szCs w:val="20"/>
        </w:rPr>
        <w:t xml:space="preserve">the </w:t>
      </w:r>
      <w:proofErr w:type="spellStart"/>
      <w:r w:rsidR="00830CA7">
        <w:rPr>
          <w:sz w:val="20"/>
          <w:szCs w:val="20"/>
        </w:rPr>
        <w:t>Taku</w:t>
      </w:r>
      <w:proofErr w:type="spellEnd"/>
      <w:r w:rsidR="00830CA7">
        <w:rPr>
          <w:sz w:val="20"/>
          <w:szCs w:val="20"/>
        </w:rPr>
        <w:t xml:space="preserve"> River sockeye salmon sustainable escapement goal </w:t>
      </w:r>
      <w:r w:rsidR="00C0127A">
        <w:rPr>
          <w:sz w:val="20"/>
          <w:szCs w:val="20"/>
        </w:rPr>
        <w:t xml:space="preserve">range of 71,000–80,000 fish </w:t>
      </w:r>
      <w:r w:rsidR="00114DAD">
        <w:rPr>
          <w:sz w:val="20"/>
          <w:szCs w:val="20"/>
        </w:rPr>
        <w:t>(</w:t>
      </w:r>
      <w:r w:rsidR="00830CA7">
        <w:rPr>
          <w:sz w:val="20"/>
          <w:szCs w:val="20"/>
        </w:rPr>
        <w:t xml:space="preserve">based on </w:t>
      </w:r>
      <w:r w:rsidR="00C0127A">
        <w:rPr>
          <w:sz w:val="20"/>
          <w:szCs w:val="20"/>
        </w:rPr>
        <w:t xml:space="preserve">a </w:t>
      </w:r>
      <w:r w:rsidR="00830CA7">
        <w:rPr>
          <w:sz w:val="20"/>
          <w:szCs w:val="20"/>
        </w:rPr>
        <w:t>historical dataset</w:t>
      </w:r>
      <w:r w:rsidR="00114DAD">
        <w:rPr>
          <w:sz w:val="20"/>
          <w:szCs w:val="20"/>
        </w:rPr>
        <w:t>)</w:t>
      </w:r>
      <w:r w:rsidR="00830CA7">
        <w:rPr>
          <w:sz w:val="20"/>
          <w:szCs w:val="20"/>
        </w:rPr>
        <w:t xml:space="preserve"> </w:t>
      </w:r>
      <w:r w:rsidR="00C0127A">
        <w:rPr>
          <w:sz w:val="20"/>
          <w:szCs w:val="20"/>
        </w:rPr>
        <w:t xml:space="preserve">to </w:t>
      </w:r>
      <w:r w:rsidR="00830CA7">
        <w:rPr>
          <w:sz w:val="20"/>
          <w:szCs w:val="20"/>
        </w:rPr>
        <w:t xml:space="preserve">a biological escapement goal </w:t>
      </w:r>
      <w:r w:rsidR="00771F3F">
        <w:rPr>
          <w:sz w:val="20"/>
          <w:szCs w:val="20"/>
        </w:rPr>
        <w:t xml:space="preserve">range </w:t>
      </w:r>
      <w:r w:rsidR="00830CA7">
        <w:rPr>
          <w:sz w:val="20"/>
          <w:szCs w:val="20"/>
        </w:rPr>
        <w:t xml:space="preserve">of 40,000–75,000 fish based </w:t>
      </w:r>
      <w:r w:rsidR="00DC6562">
        <w:rPr>
          <w:sz w:val="20"/>
          <w:szCs w:val="20"/>
        </w:rPr>
        <w:t>on a</w:t>
      </w:r>
      <w:r w:rsidR="00830CA7">
        <w:rPr>
          <w:sz w:val="20"/>
          <w:szCs w:val="20"/>
        </w:rPr>
        <w:t xml:space="preserve"> revised dataset; </w:t>
      </w:r>
      <w:r w:rsidR="004F23EC">
        <w:rPr>
          <w:sz w:val="20"/>
          <w:szCs w:val="20"/>
        </w:rPr>
        <w:t xml:space="preserve">and </w:t>
      </w:r>
      <w:r w:rsidR="00830CA7">
        <w:rPr>
          <w:sz w:val="20"/>
          <w:szCs w:val="20"/>
        </w:rPr>
        <w:t xml:space="preserve">(2) </w:t>
      </w:r>
      <w:r w:rsidR="000F3D85">
        <w:rPr>
          <w:sz w:val="20"/>
          <w:szCs w:val="20"/>
        </w:rPr>
        <w:t>change</w:t>
      </w:r>
      <w:r w:rsidR="000F3D85" w:rsidRPr="00C26CCD">
        <w:rPr>
          <w:sz w:val="20"/>
          <w:szCs w:val="20"/>
        </w:rPr>
        <w:t xml:space="preserve"> </w:t>
      </w:r>
      <w:r w:rsidR="004F23EC">
        <w:rPr>
          <w:sz w:val="20"/>
          <w:szCs w:val="20"/>
        </w:rPr>
        <w:t xml:space="preserve">the </w:t>
      </w:r>
      <w:proofErr w:type="spellStart"/>
      <w:r w:rsidR="004F23EC">
        <w:rPr>
          <w:sz w:val="20"/>
          <w:szCs w:val="20"/>
        </w:rPr>
        <w:t>Situk</w:t>
      </w:r>
      <w:proofErr w:type="spellEnd"/>
      <w:r w:rsidR="004F23EC">
        <w:rPr>
          <w:sz w:val="20"/>
          <w:szCs w:val="20"/>
        </w:rPr>
        <w:t xml:space="preserve"> River</w:t>
      </w:r>
      <w:r w:rsidR="004F23EC" w:rsidRPr="00C26CCD">
        <w:rPr>
          <w:sz w:val="20"/>
          <w:szCs w:val="20"/>
        </w:rPr>
        <w:t xml:space="preserve"> </w:t>
      </w:r>
      <w:proofErr w:type="spellStart"/>
      <w:r w:rsidR="004F23EC">
        <w:rPr>
          <w:sz w:val="20"/>
          <w:szCs w:val="20"/>
        </w:rPr>
        <w:t>coho</w:t>
      </w:r>
      <w:proofErr w:type="spellEnd"/>
      <w:r w:rsidR="004F23EC" w:rsidRPr="00C26CCD">
        <w:rPr>
          <w:sz w:val="20"/>
          <w:szCs w:val="20"/>
        </w:rPr>
        <w:t xml:space="preserve"> salmon biological escapement goal </w:t>
      </w:r>
      <w:r w:rsidR="00771F3F">
        <w:rPr>
          <w:sz w:val="20"/>
          <w:szCs w:val="20"/>
        </w:rPr>
        <w:t xml:space="preserve">range of </w:t>
      </w:r>
      <w:r w:rsidR="004F23EC">
        <w:rPr>
          <w:sz w:val="20"/>
          <w:szCs w:val="20"/>
        </w:rPr>
        <w:t>3,300</w:t>
      </w:r>
      <w:r w:rsidR="004F23EC" w:rsidRPr="00C26CCD">
        <w:rPr>
          <w:sz w:val="20"/>
          <w:szCs w:val="20"/>
        </w:rPr>
        <w:t>–</w:t>
      </w:r>
      <w:r w:rsidR="004F23EC">
        <w:rPr>
          <w:sz w:val="20"/>
          <w:szCs w:val="20"/>
        </w:rPr>
        <w:t>9,800 fish</w:t>
      </w:r>
      <w:r w:rsidR="004F23EC" w:rsidRPr="00C26CCD">
        <w:rPr>
          <w:sz w:val="20"/>
          <w:szCs w:val="20"/>
        </w:rPr>
        <w:t xml:space="preserve"> </w:t>
      </w:r>
      <w:r w:rsidR="00C0127A">
        <w:rPr>
          <w:sz w:val="20"/>
          <w:szCs w:val="20"/>
        </w:rPr>
        <w:t>to</w:t>
      </w:r>
      <w:r w:rsidR="00C0127A" w:rsidRPr="00C26CCD">
        <w:rPr>
          <w:sz w:val="20"/>
          <w:szCs w:val="20"/>
        </w:rPr>
        <w:t xml:space="preserve"> </w:t>
      </w:r>
      <w:r w:rsidR="004F23EC" w:rsidRPr="00C26CCD">
        <w:rPr>
          <w:sz w:val="20"/>
          <w:szCs w:val="20"/>
        </w:rPr>
        <w:t>a sustainable escapement goal range</w:t>
      </w:r>
      <w:r w:rsidR="00771F3F">
        <w:rPr>
          <w:sz w:val="20"/>
          <w:szCs w:val="20"/>
        </w:rPr>
        <w:t xml:space="preserve"> of</w:t>
      </w:r>
      <w:r w:rsidR="004F23EC">
        <w:rPr>
          <w:sz w:val="20"/>
          <w:szCs w:val="20"/>
        </w:rPr>
        <w:t xml:space="preserve"> 3,800–9,600</w:t>
      </w:r>
      <w:r w:rsidR="00771F3F">
        <w:rPr>
          <w:sz w:val="20"/>
          <w:szCs w:val="20"/>
        </w:rPr>
        <w:t xml:space="preserve"> fish</w:t>
      </w:r>
      <w:r w:rsidR="004F23EC">
        <w:rPr>
          <w:sz w:val="20"/>
          <w:szCs w:val="20"/>
        </w:rPr>
        <w:t xml:space="preserve"> </w:t>
      </w:r>
      <w:r w:rsidR="00C0127A" w:rsidRPr="00C0127A">
        <w:rPr>
          <w:sz w:val="20"/>
          <w:szCs w:val="20"/>
        </w:rPr>
        <w:t xml:space="preserve">based on percentiles of historical survey counts. Detailed analyses of </w:t>
      </w:r>
      <w:proofErr w:type="spellStart"/>
      <w:r w:rsidR="00C0127A" w:rsidRPr="00C0127A">
        <w:rPr>
          <w:sz w:val="20"/>
          <w:szCs w:val="20"/>
        </w:rPr>
        <w:t>Chilkoot</w:t>
      </w:r>
      <w:proofErr w:type="spellEnd"/>
      <w:r w:rsidR="00C0127A" w:rsidRPr="00C0127A">
        <w:rPr>
          <w:sz w:val="20"/>
          <w:szCs w:val="20"/>
        </w:rPr>
        <w:t xml:space="preserve">, </w:t>
      </w:r>
      <w:proofErr w:type="spellStart"/>
      <w:r w:rsidR="00C0127A" w:rsidRPr="00C0127A">
        <w:rPr>
          <w:sz w:val="20"/>
          <w:szCs w:val="20"/>
        </w:rPr>
        <w:t>Speel</w:t>
      </w:r>
      <w:proofErr w:type="spellEnd"/>
      <w:r w:rsidR="00C0127A" w:rsidRPr="00C0127A">
        <w:rPr>
          <w:sz w:val="20"/>
          <w:szCs w:val="20"/>
        </w:rPr>
        <w:t xml:space="preserve">, and Redoubt lake sockeye salmon escapement goals are also documented here, although the committee did not recommend changes to those goals. </w:t>
      </w:r>
    </w:p>
    <w:p w14:paraId="47004E7A" w14:textId="77777777" w:rsidR="0037059E" w:rsidRPr="005A75B9" w:rsidRDefault="0037059E" w:rsidP="0037059E">
      <w:pPr>
        <w:pStyle w:val="Keywords"/>
      </w:pPr>
      <w:r w:rsidRPr="005A75B9">
        <w:t xml:space="preserve">Key words: </w:t>
      </w:r>
      <w:r w:rsidR="007B6EEC">
        <w:tab/>
      </w:r>
      <w:r w:rsidR="00660BDA" w:rsidRPr="005A75B9">
        <w:t xml:space="preserve">Southeast Alaska, Yakutat, escapement goal, </w:t>
      </w:r>
      <w:r w:rsidR="000933B6" w:rsidRPr="005A75B9">
        <w:t>t</w:t>
      </w:r>
      <w:r w:rsidR="004055DE" w:rsidRPr="005A75B9">
        <w:t xml:space="preserve">ransboundary </w:t>
      </w:r>
      <w:r w:rsidR="000933B6" w:rsidRPr="005A75B9">
        <w:t>r</w:t>
      </w:r>
      <w:r w:rsidR="004055DE" w:rsidRPr="005A75B9">
        <w:t xml:space="preserve">iver, </w:t>
      </w:r>
      <w:r w:rsidR="00660BDA" w:rsidRPr="005A75B9">
        <w:t xml:space="preserve">biological escapement goal, sustainable escapement goal, sockeye salmon, </w:t>
      </w:r>
      <w:r w:rsidR="00660BDA" w:rsidRPr="005A75B9">
        <w:rPr>
          <w:i/>
        </w:rPr>
        <w:t>Oncorhynchus nerka</w:t>
      </w:r>
      <w:r w:rsidR="00660BDA" w:rsidRPr="005A75B9">
        <w:t xml:space="preserve">, Chinook salmon, </w:t>
      </w:r>
      <w:r w:rsidR="00660BDA" w:rsidRPr="005A75B9">
        <w:rPr>
          <w:i/>
        </w:rPr>
        <w:t>O. tshawytscha</w:t>
      </w:r>
      <w:r w:rsidR="00660BDA" w:rsidRPr="005A75B9">
        <w:t xml:space="preserve">, </w:t>
      </w:r>
      <w:proofErr w:type="spellStart"/>
      <w:r w:rsidR="00660BDA" w:rsidRPr="005A75B9">
        <w:t>coho</w:t>
      </w:r>
      <w:proofErr w:type="spellEnd"/>
      <w:r w:rsidR="00660BDA" w:rsidRPr="005A75B9">
        <w:t xml:space="preserve"> salmon, </w:t>
      </w:r>
      <w:r w:rsidR="00660BDA" w:rsidRPr="005A75B9">
        <w:rPr>
          <w:i/>
        </w:rPr>
        <w:t>O. kisutch</w:t>
      </w:r>
      <w:r w:rsidR="00660BDA" w:rsidRPr="005A75B9">
        <w:t xml:space="preserve">, chum salmon, </w:t>
      </w:r>
      <w:r w:rsidR="00660BDA" w:rsidRPr="005A75B9">
        <w:rPr>
          <w:i/>
        </w:rPr>
        <w:t>O. keta</w:t>
      </w:r>
      <w:r w:rsidR="00660BDA" w:rsidRPr="005A75B9">
        <w:t xml:space="preserve">, pink salmon, </w:t>
      </w:r>
      <w:r w:rsidR="00660BDA" w:rsidRPr="005A75B9">
        <w:rPr>
          <w:i/>
        </w:rPr>
        <w:t xml:space="preserve">O. </w:t>
      </w:r>
      <w:proofErr w:type="spellStart"/>
      <w:r w:rsidR="00660BDA" w:rsidRPr="005A75B9">
        <w:rPr>
          <w:i/>
        </w:rPr>
        <w:t>gorbuscha</w:t>
      </w:r>
      <w:proofErr w:type="spellEnd"/>
      <w:r w:rsidR="00695367">
        <w:t>, Alaska Board of Fisheries</w:t>
      </w:r>
    </w:p>
    <w:p w14:paraId="71CF7695" w14:textId="77777777" w:rsidR="0037059E" w:rsidRPr="005A75B9" w:rsidRDefault="00063ED1" w:rsidP="0037059E">
      <w:pPr>
        <w:pStyle w:val="Heading1"/>
      </w:pPr>
      <w:bookmarkStart w:id="22" w:name="_Toc51147303"/>
      <w:r>
        <w:t>INTRODUCTION</w:t>
      </w:r>
      <w:bookmarkEnd w:id="22"/>
    </w:p>
    <w:p w14:paraId="3F053148" w14:textId="13A69378" w:rsidR="00712FBC" w:rsidRPr="005A75B9" w:rsidRDefault="00712FBC" w:rsidP="0037059E">
      <w:r w:rsidRPr="005A75B9">
        <w:t>In 2000</w:t>
      </w:r>
      <w:r w:rsidR="00B82E0C" w:rsidRPr="005A75B9">
        <w:t xml:space="preserve"> and </w:t>
      </w:r>
      <w:r w:rsidRPr="005A75B9">
        <w:t xml:space="preserve">2001, the Alaska Board of Fisheries </w:t>
      </w:r>
      <w:r w:rsidR="001B380A" w:rsidRPr="005A75B9">
        <w:t xml:space="preserve">(board) </w:t>
      </w:r>
      <w:r w:rsidRPr="005A75B9">
        <w:t xml:space="preserve">adopted the </w:t>
      </w:r>
      <w:r w:rsidRPr="005A75B9">
        <w:rPr>
          <w:i/>
        </w:rPr>
        <w:t>Policy for the Management of Sustainable Salmon Fisheries</w:t>
      </w:r>
      <w:r w:rsidRPr="005A75B9">
        <w:t xml:space="preserve"> (5</w:t>
      </w:r>
      <w:r w:rsidR="006F230E">
        <w:t xml:space="preserve"> </w:t>
      </w:r>
      <w:r w:rsidRPr="005A75B9">
        <w:t xml:space="preserve">AAC 39.222) and the </w:t>
      </w:r>
      <w:r w:rsidRPr="005A75B9">
        <w:rPr>
          <w:i/>
        </w:rPr>
        <w:t>Policy for Statewide Salmon Escapement Goals</w:t>
      </w:r>
      <w:r w:rsidRPr="005A75B9">
        <w:t xml:space="preserve"> (5 AAC 39.223) into state regulation to ensure that the state’s salmon stocks would be conserved, managed, and developed using the sustained yield principle. These policies require the Alaska Department of Fish and Game (ADF&amp;G) to report on salmon stock status and escapement goals to the board on a regular basis, document </w:t>
      </w:r>
      <w:r w:rsidR="00B82E0C" w:rsidRPr="005A75B9">
        <w:t xml:space="preserve">and review </w:t>
      </w:r>
      <w:r w:rsidRPr="005A75B9">
        <w:t xml:space="preserve">existing salmon escapement goals, establish goals for stocks for which escapement can be reliably measured, and </w:t>
      </w:r>
      <w:r w:rsidR="00B82E0C" w:rsidRPr="005A75B9">
        <w:t>prepare</w:t>
      </w:r>
      <w:r w:rsidRPr="005A75B9">
        <w:t xml:space="preserve"> </w:t>
      </w:r>
      <w:r w:rsidR="00B82E0C" w:rsidRPr="005A75B9">
        <w:t>scientific</w:t>
      </w:r>
      <w:r w:rsidRPr="005A75B9">
        <w:t xml:space="preserve"> analys</w:t>
      </w:r>
      <w:r w:rsidR="00B82E0C" w:rsidRPr="005A75B9">
        <w:t>e</w:t>
      </w:r>
      <w:r w:rsidRPr="005A75B9">
        <w:t xml:space="preserve">s </w:t>
      </w:r>
      <w:r w:rsidR="00B82E0C" w:rsidRPr="005A75B9">
        <w:t xml:space="preserve">with supporting data </w:t>
      </w:r>
      <w:r w:rsidRPr="005A75B9">
        <w:t xml:space="preserve">when </w:t>
      </w:r>
      <w:r w:rsidR="00CA2B1C" w:rsidRPr="005A75B9">
        <w:t>goals are created</w:t>
      </w:r>
      <w:r w:rsidR="0061517F">
        <w:t>,</w:t>
      </w:r>
      <w:r w:rsidR="00CA2B1C" w:rsidRPr="005A75B9">
        <w:t xml:space="preserve"> modified</w:t>
      </w:r>
      <w:r w:rsidR="0061517F">
        <w:t>, or recommended for elimination</w:t>
      </w:r>
      <w:r w:rsidR="00CA2B1C" w:rsidRPr="005A75B9">
        <w:t>.</w:t>
      </w:r>
    </w:p>
    <w:p w14:paraId="45407A70" w14:textId="40623C0D" w:rsidR="00CA2B1C" w:rsidRPr="005A75B9" w:rsidRDefault="004055DE" w:rsidP="0037059E">
      <w:r w:rsidRPr="005A75B9">
        <w:t>Southeast Alaska sa</w:t>
      </w:r>
      <w:r w:rsidR="00F351B5" w:rsidRPr="005A75B9">
        <w:t xml:space="preserve">lmon stock status </w:t>
      </w:r>
      <w:r w:rsidR="00CA2B1C" w:rsidRPr="005A75B9">
        <w:t xml:space="preserve">and escapement goals </w:t>
      </w:r>
      <w:r w:rsidR="00F351B5" w:rsidRPr="005A75B9">
        <w:t xml:space="preserve">have been </w:t>
      </w:r>
      <w:r w:rsidR="00B82E0C" w:rsidRPr="005A75B9">
        <w:t xml:space="preserve">reviewed and </w:t>
      </w:r>
      <w:r w:rsidR="00CA2B1C" w:rsidRPr="005A75B9">
        <w:t xml:space="preserve">summarized in comprehensive reports </w:t>
      </w:r>
      <w:r w:rsidR="00F53ABE" w:rsidRPr="005A75B9">
        <w:t>on a</w:t>
      </w:r>
      <w:r w:rsidRPr="005A75B9">
        <w:t xml:space="preserve"> three</w:t>
      </w:r>
      <w:r w:rsidR="00F53ABE" w:rsidRPr="005A75B9">
        <w:t>-</w:t>
      </w:r>
      <w:r w:rsidRPr="005A75B9">
        <w:t>year</w:t>
      </w:r>
      <w:r w:rsidR="00F53ABE" w:rsidRPr="005A75B9">
        <w:t xml:space="preserve"> cycle</w:t>
      </w:r>
      <w:r w:rsidR="00CA2B1C" w:rsidRPr="005A75B9">
        <w:t>,</w:t>
      </w:r>
      <w:r w:rsidR="00234B71" w:rsidRPr="005A75B9">
        <w:t xml:space="preserve"> </w:t>
      </w:r>
      <w:r w:rsidR="00CA2B1C" w:rsidRPr="005A75B9">
        <w:t>beginning with the 2002/2003 board cycle</w:t>
      </w:r>
      <w:r w:rsidR="00712FBC" w:rsidRPr="005A75B9">
        <w:t xml:space="preserve">. Geiger and McPherson (2004) produced ADF&amp;G’s first report </w:t>
      </w:r>
      <w:r w:rsidR="00B7045B" w:rsidRPr="005A75B9">
        <w:t xml:space="preserve">for </w:t>
      </w:r>
      <w:r w:rsidR="00712FBC" w:rsidRPr="005A75B9">
        <w:t>the Southeast Region</w:t>
      </w:r>
      <w:r w:rsidR="00CA2B1C" w:rsidRPr="005A75B9">
        <w:t xml:space="preserve">, which included chapters on </w:t>
      </w:r>
      <w:r w:rsidR="00B7045B" w:rsidRPr="005A75B9">
        <w:t>all five</w:t>
      </w:r>
      <w:r w:rsidR="00CA2B1C" w:rsidRPr="005A75B9">
        <w:t xml:space="preserve"> species</w:t>
      </w:r>
      <w:r w:rsidR="00B7045B" w:rsidRPr="005A75B9">
        <w:t xml:space="preserve"> of Pacific salmon</w:t>
      </w:r>
      <w:r w:rsidR="00712FBC" w:rsidRPr="005A75B9">
        <w:t xml:space="preserve">. </w:t>
      </w:r>
      <w:r w:rsidR="00CA2B1C" w:rsidRPr="005A75B9">
        <w:t xml:space="preserve">That report was updated by </w:t>
      </w:r>
      <w:r w:rsidR="00712FBC" w:rsidRPr="005A75B9">
        <w:t xml:space="preserve">Der </w:t>
      </w:r>
      <w:proofErr w:type="spellStart"/>
      <w:r w:rsidR="00712FBC" w:rsidRPr="005A75B9">
        <w:t>Hovanisian</w:t>
      </w:r>
      <w:proofErr w:type="spellEnd"/>
      <w:r w:rsidR="00712FBC" w:rsidRPr="005A75B9">
        <w:t xml:space="preserve"> and Geiger (2005</w:t>
      </w:r>
      <w:r w:rsidR="00CA2B1C" w:rsidRPr="005A75B9">
        <w:t>)</w:t>
      </w:r>
      <w:r w:rsidR="002657AC" w:rsidRPr="005A75B9">
        <w:t xml:space="preserve"> for the 2005/2006 board cycle</w:t>
      </w:r>
      <w:r w:rsidR="00CA2B1C" w:rsidRPr="005A75B9">
        <w:t xml:space="preserve">. </w:t>
      </w:r>
      <w:r w:rsidR="009D6C4D">
        <w:t>S</w:t>
      </w:r>
      <w:r w:rsidR="00CA2B1C" w:rsidRPr="005A75B9">
        <w:t>tock status was reported in individual reports for each species</w:t>
      </w:r>
      <w:r w:rsidR="009D6C4D">
        <w:t xml:space="preserve"> for the 2008/2009 and 2011/2012 board cycles</w:t>
      </w:r>
      <w:r w:rsidR="00CA2B1C" w:rsidRPr="005A75B9">
        <w:t xml:space="preserve">: </w:t>
      </w:r>
      <w:r w:rsidR="00630B2A">
        <w:t>Chinook</w:t>
      </w:r>
      <w:r w:rsidR="00CA2B1C" w:rsidRPr="005A75B9">
        <w:t xml:space="preserve"> salmon</w:t>
      </w:r>
      <w:r w:rsidR="00F53ABE" w:rsidRPr="005A75B9">
        <w:t xml:space="preserve"> </w:t>
      </w:r>
      <w:r w:rsidR="00F53ABE" w:rsidRPr="005A75B9">
        <w:rPr>
          <w:i/>
        </w:rPr>
        <w:t>Oncorhynchus tshawytscha</w:t>
      </w:r>
      <w:r w:rsidR="00F53ABE" w:rsidRPr="005A75B9">
        <w:t xml:space="preserve"> </w:t>
      </w:r>
      <w:r w:rsidR="00CA2B1C" w:rsidRPr="005A75B9">
        <w:t>(McPherson et al. 2008</w:t>
      </w:r>
      <w:r w:rsidR="00771F3F">
        <w:t>;</w:t>
      </w:r>
      <w:r w:rsidR="00771F3F" w:rsidRPr="005A75B9">
        <w:t xml:space="preserve"> </w:t>
      </w:r>
      <w:r w:rsidR="00CA2B1C" w:rsidRPr="005A75B9">
        <w:t xml:space="preserve">Der </w:t>
      </w:r>
      <w:proofErr w:type="spellStart"/>
      <w:r w:rsidR="00CA2B1C" w:rsidRPr="005A75B9">
        <w:t>Hovanisian</w:t>
      </w:r>
      <w:proofErr w:type="spellEnd"/>
      <w:r w:rsidR="00CA2B1C" w:rsidRPr="005A75B9">
        <w:t xml:space="preserve"> et al. 2011), </w:t>
      </w:r>
      <w:r w:rsidR="004F1BCC" w:rsidRPr="005A75B9">
        <w:t xml:space="preserve">sockeye salmon </w:t>
      </w:r>
      <w:r w:rsidR="004F1BCC" w:rsidRPr="005A75B9">
        <w:rPr>
          <w:i/>
        </w:rPr>
        <w:t>O. nerka</w:t>
      </w:r>
      <w:r w:rsidR="004F1BCC" w:rsidRPr="005A75B9">
        <w:t xml:space="preserve"> (Eggers et al. 2008</w:t>
      </w:r>
      <w:r w:rsidR="00771F3F">
        <w:t>;</w:t>
      </w:r>
      <w:r w:rsidR="004F1BCC" w:rsidRPr="005A75B9">
        <w:t xml:space="preserve"> Heinl et al. 2011), </w:t>
      </w:r>
      <w:r w:rsidR="00CA2B1C" w:rsidRPr="005A75B9">
        <w:t xml:space="preserve">coho salmon </w:t>
      </w:r>
      <w:r w:rsidR="00F53ABE" w:rsidRPr="005A75B9">
        <w:rPr>
          <w:i/>
        </w:rPr>
        <w:t>O. kisutch</w:t>
      </w:r>
      <w:r w:rsidR="00F53ABE" w:rsidRPr="005A75B9">
        <w:t xml:space="preserve"> </w:t>
      </w:r>
      <w:r w:rsidR="00CA2B1C" w:rsidRPr="005A75B9">
        <w:t xml:space="preserve">(Shaul et al. 2008, 2011), pink salmon </w:t>
      </w:r>
      <w:r w:rsidR="00F53ABE" w:rsidRPr="005A75B9">
        <w:rPr>
          <w:i/>
        </w:rPr>
        <w:t xml:space="preserve">O. </w:t>
      </w:r>
      <w:proofErr w:type="spellStart"/>
      <w:r w:rsidR="00F53ABE" w:rsidRPr="005A75B9">
        <w:rPr>
          <w:i/>
        </w:rPr>
        <w:t>gorbuscha</w:t>
      </w:r>
      <w:proofErr w:type="spellEnd"/>
      <w:r w:rsidR="00F53ABE" w:rsidRPr="005A75B9">
        <w:t xml:space="preserve"> </w:t>
      </w:r>
      <w:r w:rsidR="00CA2B1C" w:rsidRPr="005A75B9">
        <w:t>(Heinl et al. 2008</w:t>
      </w:r>
      <w:r w:rsidR="00771F3F">
        <w:t>;</w:t>
      </w:r>
      <w:r w:rsidR="00CA2B1C" w:rsidRPr="005A75B9">
        <w:t xml:space="preserve"> Piston and Heinl 2011</w:t>
      </w:r>
      <w:r w:rsidR="004B0B0A" w:rsidRPr="005A75B9">
        <w:t>a</w:t>
      </w:r>
      <w:r w:rsidR="00CA2B1C" w:rsidRPr="005A75B9">
        <w:t xml:space="preserve">), </w:t>
      </w:r>
      <w:r w:rsidR="004F1BCC" w:rsidRPr="005A75B9">
        <w:t xml:space="preserve">and </w:t>
      </w:r>
      <w:r w:rsidR="00CA2B1C" w:rsidRPr="005A75B9">
        <w:t xml:space="preserve">chum salmon </w:t>
      </w:r>
      <w:r w:rsidR="00F53ABE" w:rsidRPr="005A75B9">
        <w:rPr>
          <w:i/>
        </w:rPr>
        <w:t>O. keta</w:t>
      </w:r>
      <w:r w:rsidR="00F53ABE" w:rsidRPr="005A75B9">
        <w:t xml:space="preserve"> </w:t>
      </w:r>
      <w:r w:rsidR="00CA2B1C" w:rsidRPr="005A75B9">
        <w:t>(Eggers and Heinl 2008</w:t>
      </w:r>
      <w:r w:rsidR="00771F3F">
        <w:t>;</w:t>
      </w:r>
      <w:r w:rsidR="00CA2B1C" w:rsidRPr="005A75B9">
        <w:t xml:space="preserve"> Piston and Heinl 2011</w:t>
      </w:r>
      <w:r w:rsidR="004B0B0A" w:rsidRPr="005A75B9">
        <w:t>b</w:t>
      </w:r>
      <w:r w:rsidR="004F1BCC" w:rsidRPr="005A75B9">
        <w:t>)</w:t>
      </w:r>
      <w:r w:rsidR="00CA2B1C" w:rsidRPr="005A75B9">
        <w:t>.</w:t>
      </w:r>
      <w:r w:rsidR="00712FBC" w:rsidRPr="005A75B9">
        <w:t xml:space="preserve"> </w:t>
      </w:r>
      <w:r w:rsidR="009D6C4D">
        <w:t>Southeast Alaska escapement goal review</w:t>
      </w:r>
      <w:r w:rsidR="00771F3F">
        <w:t>s</w:t>
      </w:r>
      <w:r w:rsidR="009D6C4D">
        <w:t xml:space="preserve"> for the 2014/2015 </w:t>
      </w:r>
      <w:r w:rsidR="00C242EE">
        <w:t xml:space="preserve">and 2017/2018 </w:t>
      </w:r>
      <w:r w:rsidR="009D6C4D">
        <w:t>board cycle</w:t>
      </w:r>
      <w:r w:rsidR="00771F3F">
        <w:t>s</w:t>
      </w:r>
      <w:r w:rsidR="009D6C4D">
        <w:t xml:space="preserve"> </w:t>
      </w:r>
      <w:r w:rsidR="00771F3F">
        <w:t xml:space="preserve">were </w:t>
      </w:r>
      <w:r w:rsidR="009D6C4D">
        <w:t>summarized by Heinl et al. (2014</w:t>
      </w:r>
      <w:r w:rsidR="00A979CA">
        <w:t>a</w:t>
      </w:r>
      <w:r w:rsidR="009D6C4D">
        <w:t>)</w:t>
      </w:r>
      <w:r w:rsidR="00C242EE">
        <w:t xml:space="preserve"> and Heinl et al. (2017), respectively</w:t>
      </w:r>
      <w:r w:rsidR="009D6C4D">
        <w:t>.</w:t>
      </w:r>
    </w:p>
    <w:p w14:paraId="55A5E803" w14:textId="231F3A20" w:rsidR="004A6F81" w:rsidRPr="005A75B9" w:rsidRDefault="00CA2B1C" w:rsidP="00660BDA">
      <w:r w:rsidRPr="005A75B9">
        <w:t xml:space="preserve">In </w:t>
      </w:r>
      <w:r w:rsidR="00C242EE">
        <w:t>August 2019</w:t>
      </w:r>
      <w:r w:rsidRPr="005A75B9">
        <w:t>, ADF&amp;G established a committee to review Southeast Alaska escapement goals</w:t>
      </w:r>
      <w:r w:rsidR="00B7045B" w:rsidRPr="005A75B9">
        <w:t xml:space="preserve"> in preparation for the </w:t>
      </w:r>
      <w:r w:rsidR="00C242EE" w:rsidRPr="005A75B9">
        <w:t>20</w:t>
      </w:r>
      <w:r w:rsidR="00C242EE">
        <w:t>20</w:t>
      </w:r>
      <w:r w:rsidR="00B7045B" w:rsidRPr="005A75B9">
        <w:t>/</w:t>
      </w:r>
      <w:r w:rsidR="00C242EE" w:rsidRPr="005A75B9">
        <w:t>20</w:t>
      </w:r>
      <w:r w:rsidR="00C242EE">
        <w:t>21</w:t>
      </w:r>
      <w:r w:rsidR="00C242EE" w:rsidRPr="005A75B9">
        <w:t xml:space="preserve"> </w:t>
      </w:r>
      <w:r w:rsidR="00B7045B" w:rsidRPr="005A75B9">
        <w:t>Alaska Board of Fisheries meetings</w:t>
      </w:r>
      <w:r w:rsidR="00C242EE">
        <w:t>; the committee convened again in January 2020</w:t>
      </w:r>
      <w:r w:rsidRPr="005A75B9">
        <w:t xml:space="preserve">. The </w:t>
      </w:r>
      <w:r w:rsidR="00A33F13" w:rsidRPr="005A75B9">
        <w:t xml:space="preserve">Southeast </w:t>
      </w:r>
      <w:r w:rsidR="007D0AF1" w:rsidRPr="005A75B9">
        <w:t xml:space="preserve">escapement goal </w:t>
      </w:r>
      <w:r w:rsidR="00A33F13" w:rsidRPr="005A75B9">
        <w:t xml:space="preserve">review </w:t>
      </w:r>
      <w:r w:rsidRPr="005A75B9">
        <w:t xml:space="preserve">committee consisted of </w:t>
      </w:r>
      <w:r w:rsidR="00395CB7" w:rsidRPr="005A75B9">
        <w:t>region</w:t>
      </w:r>
      <w:r w:rsidR="00BA5447" w:rsidRPr="005A75B9">
        <w:t>al</w:t>
      </w:r>
      <w:r w:rsidR="00395CB7" w:rsidRPr="005A75B9">
        <w:t xml:space="preserve"> </w:t>
      </w:r>
      <w:r w:rsidR="00D76CD1" w:rsidRPr="005A75B9">
        <w:t>management</w:t>
      </w:r>
      <w:r w:rsidR="008524D4" w:rsidRPr="005A75B9">
        <w:t xml:space="preserve">, </w:t>
      </w:r>
      <w:r w:rsidR="00734B7C">
        <w:t>research</w:t>
      </w:r>
      <w:r w:rsidRPr="005A75B9">
        <w:t xml:space="preserve">, </w:t>
      </w:r>
      <w:r w:rsidR="008524D4" w:rsidRPr="005A75B9">
        <w:t xml:space="preserve">and </w:t>
      </w:r>
      <w:r w:rsidR="00D76CD1" w:rsidRPr="005A75B9">
        <w:t xml:space="preserve">biometric </w:t>
      </w:r>
      <w:r w:rsidR="00954E25" w:rsidRPr="005A75B9">
        <w:t>staff</w:t>
      </w:r>
      <w:r w:rsidRPr="005A75B9">
        <w:t xml:space="preserve"> </w:t>
      </w:r>
      <w:r w:rsidR="00B7045B" w:rsidRPr="005A75B9">
        <w:t xml:space="preserve">from </w:t>
      </w:r>
      <w:r w:rsidR="001A4BB4" w:rsidRPr="005A75B9">
        <w:t xml:space="preserve">the divisions of </w:t>
      </w:r>
      <w:r w:rsidR="00EE0192" w:rsidRPr="005A75B9">
        <w:t xml:space="preserve">Sport Fish and </w:t>
      </w:r>
      <w:r w:rsidR="001A4BB4" w:rsidRPr="005A75B9">
        <w:t>Commercial Fisheries</w:t>
      </w:r>
      <w:r w:rsidRPr="005A75B9">
        <w:t xml:space="preserve">, as well as </w:t>
      </w:r>
      <w:r w:rsidR="00B7045B" w:rsidRPr="005A75B9">
        <w:t xml:space="preserve">statewide </w:t>
      </w:r>
      <w:r w:rsidR="00571957" w:rsidRPr="005A75B9">
        <w:t>fisheries scientists</w:t>
      </w:r>
      <w:r w:rsidRPr="005A75B9">
        <w:t xml:space="preserve"> from </w:t>
      </w:r>
      <w:r w:rsidR="001A4BB4" w:rsidRPr="005A75B9">
        <w:t xml:space="preserve">both </w:t>
      </w:r>
      <w:r w:rsidRPr="005A75B9">
        <w:t>divisions.</w:t>
      </w:r>
      <w:r w:rsidR="00B75F91" w:rsidRPr="005A75B9">
        <w:t xml:space="preserve"> </w:t>
      </w:r>
      <w:r w:rsidR="00EE0192" w:rsidRPr="005A75B9">
        <w:t xml:space="preserve">Here we report the results of our review and provide a summary of recommended changes. </w:t>
      </w:r>
      <w:r w:rsidR="00BA74AA" w:rsidRPr="005A75B9">
        <w:t xml:space="preserve">We also provide brief </w:t>
      </w:r>
      <w:r w:rsidR="00B64A06" w:rsidRPr="005A75B9">
        <w:t>overviews</w:t>
      </w:r>
      <w:r w:rsidR="00E960C0" w:rsidRPr="005A75B9">
        <w:t xml:space="preserve"> of stock assessment for each species</w:t>
      </w:r>
      <w:r w:rsidR="00F243B3" w:rsidRPr="005A75B9">
        <w:t xml:space="preserve"> and</w:t>
      </w:r>
      <w:r w:rsidR="00E960C0" w:rsidRPr="005A75B9">
        <w:t xml:space="preserve"> </w:t>
      </w:r>
      <w:r w:rsidR="00BA74AA" w:rsidRPr="005A75B9">
        <w:t xml:space="preserve">updates </w:t>
      </w:r>
      <w:r w:rsidR="00BD16FD" w:rsidRPr="005A75B9">
        <w:t>on escapement goal performance</w:t>
      </w:r>
      <w:r w:rsidR="00F17046" w:rsidRPr="005A75B9">
        <w:t xml:space="preserve"> </w:t>
      </w:r>
      <w:r w:rsidR="009508E7">
        <w:t xml:space="preserve">from </w:t>
      </w:r>
      <w:r w:rsidR="00C242EE">
        <w:t xml:space="preserve">2014 </w:t>
      </w:r>
      <w:r w:rsidR="00FE2E5D">
        <w:t>to</w:t>
      </w:r>
      <w:r w:rsidR="00584880">
        <w:t xml:space="preserve"> </w:t>
      </w:r>
      <w:r w:rsidR="00C242EE" w:rsidRPr="005A75B9">
        <w:t>201</w:t>
      </w:r>
      <w:r w:rsidR="004E0EA2">
        <w:t>9</w:t>
      </w:r>
      <w:r w:rsidR="00C242EE" w:rsidRPr="005A75B9">
        <w:t xml:space="preserve"> </w:t>
      </w:r>
      <w:r w:rsidR="00F17046" w:rsidRPr="005A75B9">
        <w:t>for all stocks with formal escapement goals</w:t>
      </w:r>
      <w:r w:rsidR="00BD16FD" w:rsidRPr="005A75B9">
        <w:t>.</w:t>
      </w:r>
    </w:p>
    <w:p w14:paraId="58C2A650" w14:textId="77777777" w:rsidR="00CD312E" w:rsidRPr="005A75B9" w:rsidRDefault="00CD312E" w:rsidP="00CD312E">
      <w:pPr>
        <w:pStyle w:val="Heading1"/>
      </w:pPr>
      <w:bookmarkStart w:id="23" w:name="_Toc51147304"/>
      <w:r w:rsidRPr="005A75B9">
        <w:lastRenderedPageBreak/>
        <w:t>Methods</w:t>
      </w:r>
      <w:bookmarkEnd w:id="23"/>
    </w:p>
    <w:p w14:paraId="3E732221" w14:textId="1C3E819B" w:rsidR="007320B6" w:rsidRPr="005A75B9" w:rsidRDefault="007320B6" w:rsidP="007320B6">
      <w:r w:rsidRPr="005A75B9">
        <w:t xml:space="preserve">During this review, the Southeast escapement goal review committee </w:t>
      </w:r>
      <w:r w:rsidR="00832D8D">
        <w:t xml:space="preserve">evaluated </w:t>
      </w:r>
      <w:r w:rsidR="00C242EE">
        <w:t>47</w:t>
      </w:r>
      <w:r w:rsidR="00C242EE" w:rsidRPr="005A75B9">
        <w:t xml:space="preserve"> </w:t>
      </w:r>
      <w:r w:rsidR="00832D8D" w:rsidRPr="005A75B9">
        <w:t xml:space="preserve">existing escapement goals for </w:t>
      </w:r>
      <w:r w:rsidR="00C242EE">
        <w:t>11</w:t>
      </w:r>
      <w:r w:rsidR="00C242EE" w:rsidRPr="005A75B9">
        <w:t xml:space="preserve"> </w:t>
      </w:r>
      <w:r w:rsidR="00832D8D" w:rsidRPr="005A75B9">
        <w:t xml:space="preserve">Chinook, </w:t>
      </w:r>
      <w:r w:rsidR="00C242EE" w:rsidRPr="005A75B9">
        <w:t>1</w:t>
      </w:r>
      <w:r w:rsidR="00C242EE">
        <w:t>2</w:t>
      </w:r>
      <w:r w:rsidR="00C242EE" w:rsidRPr="005A75B9">
        <w:t xml:space="preserve"> </w:t>
      </w:r>
      <w:r w:rsidR="00832D8D" w:rsidRPr="005A75B9">
        <w:t xml:space="preserve">sockeye, </w:t>
      </w:r>
      <w:r w:rsidR="00C242EE" w:rsidRPr="005A75B9">
        <w:t>1</w:t>
      </w:r>
      <w:r w:rsidR="00C242EE">
        <w:t>3</w:t>
      </w:r>
      <w:r w:rsidR="00C242EE" w:rsidRPr="005A75B9">
        <w:t xml:space="preserve"> </w:t>
      </w:r>
      <w:r w:rsidR="00832D8D" w:rsidRPr="005A75B9">
        <w:t xml:space="preserve">coho, </w:t>
      </w:r>
      <w:r w:rsidR="00C242EE">
        <w:t>3</w:t>
      </w:r>
      <w:r w:rsidR="00C242EE" w:rsidRPr="005A75B9">
        <w:t xml:space="preserve"> </w:t>
      </w:r>
      <w:r w:rsidR="00832D8D" w:rsidRPr="005A75B9">
        <w:t>pink, and 8 chum salmon stocks (Tables 1–</w:t>
      </w:r>
      <w:r w:rsidR="008353A9">
        <w:t>5</w:t>
      </w:r>
      <w:r w:rsidR="00832D8D" w:rsidRPr="005A75B9">
        <w:t>).</w:t>
      </w:r>
      <w:r w:rsidR="00832D8D">
        <w:t xml:space="preserve"> The committee </w:t>
      </w:r>
      <w:r w:rsidRPr="005A75B9">
        <w:t xml:space="preserve">considered primarily those goals with recent information that could potentially result in a substantially different escapement goal, those goals with changes in stock assessment that required recalculation of existing goals, </w:t>
      </w:r>
      <w:r w:rsidR="005A415A">
        <w:t>as well as consideration for</w:t>
      </w:r>
      <w:r w:rsidRPr="005A75B9">
        <w:t xml:space="preserve"> goals that should be eliminated or established. The committee also considered management needs—how the goal was integrated into fisheries management and how well the goal performed. The committee determined the appropriate goal type (biological or sustainable) for each escapement goal that was reviewed and evaluated the type, quality, and quantity of available data for each stock to determine the appropriate type of escapement goal as defined in regulation.</w:t>
      </w:r>
    </w:p>
    <w:p w14:paraId="61F12860" w14:textId="77777777" w:rsidR="00983A56" w:rsidRPr="005A75B9" w:rsidRDefault="007320B6" w:rsidP="007320B6">
      <w:r w:rsidRPr="005A75B9">
        <w:t xml:space="preserve">Generally speaking, an escapement goal for a stock should provide escapement that produces sustainable yields. Escapement goals for salmon are typically based on stock-recruit relationships (e.g., </w:t>
      </w:r>
      <w:r w:rsidR="00CD26AA" w:rsidRPr="00CD26AA">
        <w:t>Ricker 1954</w:t>
      </w:r>
      <w:r w:rsidR="00CD26AA">
        <w:t xml:space="preserve">, </w:t>
      </w:r>
      <w:proofErr w:type="spellStart"/>
      <w:r w:rsidRPr="005A75B9">
        <w:t>Beverton</w:t>
      </w:r>
      <w:proofErr w:type="spellEnd"/>
      <w:r w:rsidRPr="005A75B9">
        <w:t xml:space="preserve"> and Holt 1957), representing the productivity of the stock and estimated carrying capacity. In this review, the information sources for stock-recruit models </w:t>
      </w:r>
      <w:r w:rsidR="00B2179A" w:rsidRPr="005A75B9">
        <w:t>were</w:t>
      </w:r>
      <w:r w:rsidRPr="005A75B9">
        <w:t xml:space="preserve"> spawner-return data. However, specific methods to determine escapement goals vary in their technical complexity and are largely determined by the quality and quantity of the available data. Thus, escapement goals are evaluated and revised over time as improved methods of assessment and goal setting are developed, and when new and better information becomes available.</w:t>
      </w:r>
    </w:p>
    <w:p w14:paraId="7BA6C349" w14:textId="77777777" w:rsidR="001D004D" w:rsidRPr="005A75B9" w:rsidRDefault="001D004D" w:rsidP="00CD312E"/>
    <w:p w14:paraId="479ED49C" w14:textId="77777777" w:rsidR="00A2496F" w:rsidRPr="005A75B9" w:rsidRDefault="00A2496F" w:rsidP="00A2496F"/>
    <w:p w14:paraId="334F3FB6" w14:textId="77777777" w:rsidR="00A2496F" w:rsidRPr="005A75B9" w:rsidRDefault="00A2496F" w:rsidP="00A2496F">
      <w:pPr>
        <w:sectPr w:rsidR="00A2496F" w:rsidRPr="005A75B9" w:rsidSect="00582B21">
          <w:headerReference w:type="default" r:id="rId28"/>
          <w:footerReference w:type="default" r:id="rId29"/>
          <w:pgSz w:w="12240" w:h="15840" w:code="1"/>
          <w:pgMar w:top="1440" w:right="1440" w:bottom="1440" w:left="1440" w:header="720" w:footer="547" w:gutter="0"/>
          <w:pgNumType w:start="1"/>
          <w:cols w:space="432"/>
          <w:formProt w:val="0"/>
        </w:sectPr>
      </w:pPr>
    </w:p>
    <w:p w14:paraId="024BF732" w14:textId="2CBA4BEC" w:rsidR="000D34A2" w:rsidRPr="005A75B9" w:rsidRDefault="000D34A2" w:rsidP="000D34A2">
      <w:pPr>
        <w:pStyle w:val="Caption"/>
      </w:pPr>
      <w:bookmarkStart w:id="24" w:name="_Toc51147326"/>
      <w:commentRangeStart w:id="25"/>
      <w:r w:rsidRPr="005A75B9">
        <w:lastRenderedPageBreak/>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1</w:t>
      </w:r>
      <w:r w:rsidR="00C0127A">
        <w:rPr>
          <w:noProof/>
        </w:rPr>
        <w:fldChar w:fldCharType="end"/>
      </w:r>
      <w:commentRangeEnd w:id="25"/>
      <w:r w:rsidR="00BD3275">
        <w:rPr>
          <w:rStyle w:val="CommentReference"/>
        </w:rPr>
        <w:commentReference w:id="25"/>
      </w:r>
      <w:r w:rsidRPr="005A75B9">
        <w:t xml:space="preserve">.–Southeast </w:t>
      </w:r>
      <w:r>
        <w:t>Alaska</w:t>
      </w:r>
      <w:r w:rsidRPr="005A75B9">
        <w:t xml:space="preserve"> Chino</w:t>
      </w:r>
      <w:r>
        <w:t xml:space="preserve">ok salmon escapement goals, </w:t>
      </w:r>
      <w:r w:rsidR="004E0EA2">
        <w:t>2014</w:t>
      </w:r>
      <w:r w:rsidRPr="005A75B9">
        <w:t>–</w:t>
      </w:r>
      <w:r w:rsidR="004E0EA2" w:rsidRPr="005A75B9">
        <w:t>201</w:t>
      </w:r>
      <w:r w:rsidR="004E0EA2">
        <w:t>9</w:t>
      </w:r>
      <w:r w:rsidR="004E0EA2" w:rsidRPr="005A75B9">
        <w:t xml:space="preserve"> </w:t>
      </w:r>
      <w:r w:rsidRPr="005A75B9">
        <w:t xml:space="preserve">escapements, and </w:t>
      </w:r>
      <w:r w:rsidR="00B65801">
        <w:t>escapement</w:t>
      </w:r>
      <w:r w:rsidRPr="005A75B9">
        <w:t xml:space="preserve"> goal recommendations.</w:t>
      </w:r>
      <w:bookmarkEnd w:id="24"/>
    </w:p>
    <w:tbl>
      <w:tblPr>
        <w:tblW w:w="5000" w:type="pct"/>
        <w:tblCellMar>
          <w:left w:w="0" w:type="dxa"/>
          <w:right w:w="0" w:type="dxa"/>
        </w:tblCellMar>
        <w:tblLook w:val="0000" w:firstRow="0" w:lastRow="0" w:firstColumn="0" w:lastColumn="0" w:noHBand="0" w:noVBand="0"/>
      </w:tblPr>
      <w:tblGrid>
        <w:gridCol w:w="1848"/>
        <w:gridCol w:w="1799"/>
        <w:gridCol w:w="700"/>
        <w:gridCol w:w="1392"/>
        <w:gridCol w:w="1135"/>
        <w:gridCol w:w="734"/>
        <w:gridCol w:w="736"/>
        <w:gridCol w:w="736"/>
        <w:gridCol w:w="736"/>
        <w:gridCol w:w="736"/>
        <w:gridCol w:w="736"/>
        <w:gridCol w:w="1672"/>
      </w:tblGrid>
      <w:tr w:rsidR="004E0EA2" w:rsidRPr="00A87811" w14:paraId="5520AC52" w14:textId="77777777" w:rsidTr="00AE7D74">
        <w:trPr>
          <w:trHeight w:val="270"/>
        </w:trPr>
        <w:tc>
          <w:tcPr>
            <w:tcW w:w="713" w:type="pct"/>
            <w:vMerge w:val="restart"/>
            <w:tcBorders>
              <w:top w:val="single" w:sz="4" w:space="0" w:color="auto"/>
              <w:left w:val="nil"/>
              <w:right w:val="nil"/>
            </w:tcBorders>
            <w:noWrap/>
            <w:tcMar>
              <w:top w:w="15" w:type="dxa"/>
              <w:left w:w="15" w:type="dxa"/>
              <w:bottom w:w="0" w:type="dxa"/>
              <w:right w:w="15" w:type="dxa"/>
            </w:tcMar>
            <w:vAlign w:val="bottom"/>
          </w:tcPr>
          <w:p w14:paraId="51D172DA" w14:textId="77777777" w:rsidR="004E0EA2" w:rsidRPr="00A87811" w:rsidRDefault="004E0EA2" w:rsidP="00AE7D74">
            <w:pPr>
              <w:spacing w:after="0"/>
              <w:rPr>
                <w:rFonts w:eastAsia="Arial Unicode MS"/>
                <w:b/>
                <w:sz w:val="18"/>
                <w:szCs w:val="18"/>
              </w:rPr>
            </w:pPr>
            <w:r w:rsidRPr="00A87811">
              <w:rPr>
                <w:b/>
                <w:sz w:val="18"/>
                <w:szCs w:val="18"/>
              </w:rPr>
              <w:t>System</w:t>
            </w:r>
          </w:p>
        </w:tc>
        <w:tc>
          <w:tcPr>
            <w:tcW w:w="694" w:type="pct"/>
            <w:vMerge w:val="restart"/>
            <w:tcBorders>
              <w:top w:val="single" w:sz="4" w:space="0" w:color="auto"/>
              <w:left w:val="nil"/>
              <w:right w:val="nil"/>
            </w:tcBorders>
            <w:vAlign w:val="bottom"/>
          </w:tcPr>
          <w:p w14:paraId="6B2FF3AD"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Assessment</w:t>
            </w:r>
          </w:p>
          <w:p w14:paraId="29A435ED"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method</w:t>
            </w:r>
          </w:p>
        </w:tc>
        <w:tc>
          <w:tcPr>
            <w:tcW w:w="270" w:type="pct"/>
            <w:vMerge w:val="restart"/>
            <w:tcBorders>
              <w:top w:val="single" w:sz="4" w:space="0" w:color="auto"/>
              <w:left w:val="nil"/>
              <w:right w:val="nil"/>
            </w:tcBorders>
            <w:noWrap/>
            <w:tcMar>
              <w:top w:w="15" w:type="dxa"/>
              <w:left w:w="15" w:type="dxa"/>
              <w:bottom w:w="0" w:type="dxa"/>
              <w:right w:w="15" w:type="dxa"/>
            </w:tcMar>
            <w:vAlign w:val="bottom"/>
          </w:tcPr>
          <w:p w14:paraId="1BB5852A"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Goal</w:t>
            </w:r>
          </w:p>
          <w:p w14:paraId="1DC25B5A"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type</w:t>
            </w:r>
          </w:p>
        </w:tc>
        <w:tc>
          <w:tcPr>
            <w:tcW w:w="537" w:type="pct"/>
            <w:vMerge w:val="restart"/>
            <w:tcBorders>
              <w:top w:val="single" w:sz="4" w:space="0" w:color="auto"/>
              <w:left w:val="nil"/>
              <w:right w:val="nil"/>
            </w:tcBorders>
            <w:vAlign w:val="bottom"/>
          </w:tcPr>
          <w:p w14:paraId="44373CEC"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Escapement</w:t>
            </w:r>
          </w:p>
          <w:p w14:paraId="1629108A" w14:textId="77777777" w:rsidR="004E0EA2" w:rsidRPr="00A87811" w:rsidRDefault="004E0EA2" w:rsidP="00AE7D74">
            <w:pPr>
              <w:spacing w:after="0"/>
              <w:jc w:val="center"/>
              <w:rPr>
                <w:rFonts w:eastAsia="Arial Unicode MS"/>
                <w:b/>
                <w:sz w:val="18"/>
                <w:szCs w:val="18"/>
              </w:rPr>
            </w:pPr>
            <w:proofErr w:type="spellStart"/>
            <w:r>
              <w:rPr>
                <w:rFonts w:eastAsia="Arial Unicode MS"/>
                <w:b/>
                <w:sz w:val="18"/>
                <w:szCs w:val="18"/>
              </w:rPr>
              <w:t>g</w:t>
            </w:r>
            <w:r w:rsidRPr="00A87811">
              <w:rPr>
                <w:rFonts w:eastAsia="Arial Unicode MS"/>
                <w:b/>
                <w:sz w:val="18"/>
                <w:szCs w:val="18"/>
              </w:rPr>
              <w:t>oal</w:t>
            </w:r>
            <w:r w:rsidRPr="00A87811">
              <w:rPr>
                <w:rFonts w:eastAsia="Arial Unicode MS"/>
                <w:b/>
                <w:sz w:val="18"/>
                <w:szCs w:val="18"/>
                <w:vertAlign w:val="superscript"/>
              </w:rPr>
              <w:t>a</w:t>
            </w:r>
            <w:proofErr w:type="spellEnd"/>
          </w:p>
        </w:tc>
        <w:tc>
          <w:tcPr>
            <w:tcW w:w="438" w:type="pct"/>
            <w:vMerge w:val="restart"/>
            <w:tcBorders>
              <w:top w:val="single" w:sz="4" w:space="0" w:color="auto"/>
              <w:left w:val="nil"/>
              <w:right w:val="nil"/>
            </w:tcBorders>
            <w:noWrap/>
            <w:tcMar>
              <w:top w:w="15" w:type="dxa"/>
              <w:left w:w="15" w:type="dxa"/>
              <w:bottom w:w="0" w:type="dxa"/>
              <w:right w:w="15" w:type="dxa"/>
            </w:tcMar>
            <w:vAlign w:val="bottom"/>
          </w:tcPr>
          <w:p w14:paraId="406C39B3"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Year</w:t>
            </w:r>
          </w:p>
          <w:p w14:paraId="12EE7161"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established</w:t>
            </w:r>
          </w:p>
        </w:tc>
        <w:tc>
          <w:tcPr>
            <w:tcW w:w="1702" w:type="pct"/>
            <w:gridSpan w:val="6"/>
            <w:tcBorders>
              <w:top w:val="single" w:sz="4" w:space="0" w:color="auto"/>
              <w:left w:val="nil"/>
              <w:right w:val="nil"/>
            </w:tcBorders>
            <w:noWrap/>
            <w:tcMar>
              <w:top w:w="15" w:type="dxa"/>
              <w:left w:w="15" w:type="dxa"/>
              <w:bottom w:w="0" w:type="dxa"/>
              <w:right w:w="15" w:type="dxa"/>
            </w:tcMar>
            <w:vAlign w:val="bottom"/>
          </w:tcPr>
          <w:p w14:paraId="6080588C" w14:textId="77777777" w:rsidR="004E0EA2" w:rsidRPr="00A87811" w:rsidRDefault="004E0EA2" w:rsidP="00AE7D74">
            <w:pPr>
              <w:pBdr>
                <w:bottom w:val="single" w:sz="4" w:space="0" w:color="auto"/>
              </w:pBdr>
              <w:spacing w:after="0"/>
              <w:jc w:val="center"/>
              <w:rPr>
                <w:rFonts w:eastAsia="Arial Unicode MS"/>
                <w:b/>
                <w:sz w:val="18"/>
                <w:szCs w:val="18"/>
                <w:vertAlign w:val="superscript"/>
              </w:rPr>
            </w:pPr>
            <w:r w:rsidRPr="00A87811">
              <w:rPr>
                <w:b/>
                <w:sz w:val="18"/>
                <w:szCs w:val="18"/>
              </w:rPr>
              <w:t>Escapement</w:t>
            </w:r>
          </w:p>
        </w:tc>
        <w:tc>
          <w:tcPr>
            <w:tcW w:w="646" w:type="pct"/>
            <w:vMerge w:val="restart"/>
            <w:tcBorders>
              <w:top w:val="single" w:sz="4" w:space="0" w:color="auto"/>
              <w:left w:val="nil"/>
              <w:bottom w:val="single" w:sz="4" w:space="0" w:color="auto"/>
              <w:right w:val="nil"/>
            </w:tcBorders>
            <w:vAlign w:val="bottom"/>
          </w:tcPr>
          <w:p w14:paraId="36D1E98C"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Escapement goal</w:t>
            </w:r>
          </w:p>
          <w:p w14:paraId="2DF96EE9"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recommendation</w:t>
            </w:r>
          </w:p>
        </w:tc>
      </w:tr>
      <w:tr w:rsidR="004E0EA2" w:rsidRPr="00A87811" w14:paraId="317F6AA1" w14:textId="77777777" w:rsidTr="00AE7D74">
        <w:trPr>
          <w:trHeight w:val="270"/>
        </w:trPr>
        <w:tc>
          <w:tcPr>
            <w:tcW w:w="713" w:type="pct"/>
            <w:vMerge/>
            <w:tcBorders>
              <w:left w:val="nil"/>
              <w:bottom w:val="single" w:sz="4" w:space="0" w:color="auto"/>
              <w:right w:val="nil"/>
            </w:tcBorders>
            <w:noWrap/>
            <w:tcMar>
              <w:top w:w="15" w:type="dxa"/>
              <w:left w:w="15" w:type="dxa"/>
              <w:bottom w:w="0" w:type="dxa"/>
              <w:right w:w="15" w:type="dxa"/>
            </w:tcMar>
            <w:vAlign w:val="bottom"/>
          </w:tcPr>
          <w:p w14:paraId="617FB129" w14:textId="77777777" w:rsidR="004E0EA2" w:rsidRPr="00A87811" w:rsidRDefault="004E0EA2" w:rsidP="00AE7D74">
            <w:pPr>
              <w:spacing w:after="0"/>
              <w:rPr>
                <w:rFonts w:eastAsia="Arial Unicode MS"/>
                <w:sz w:val="18"/>
                <w:szCs w:val="18"/>
              </w:rPr>
            </w:pPr>
          </w:p>
        </w:tc>
        <w:tc>
          <w:tcPr>
            <w:tcW w:w="694" w:type="pct"/>
            <w:vMerge/>
            <w:tcBorders>
              <w:left w:val="nil"/>
              <w:bottom w:val="single" w:sz="4" w:space="0" w:color="auto"/>
              <w:right w:val="nil"/>
            </w:tcBorders>
          </w:tcPr>
          <w:p w14:paraId="7ABC56E5" w14:textId="77777777" w:rsidR="004E0EA2" w:rsidRPr="00A87811" w:rsidRDefault="004E0EA2" w:rsidP="00AE7D74">
            <w:pPr>
              <w:spacing w:after="0"/>
              <w:jc w:val="center"/>
              <w:rPr>
                <w:rFonts w:eastAsia="Arial Unicode MS"/>
                <w:sz w:val="18"/>
                <w:szCs w:val="18"/>
              </w:rPr>
            </w:pPr>
          </w:p>
        </w:tc>
        <w:tc>
          <w:tcPr>
            <w:tcW w:w="270" w:type="pct"/>
            <w:vMerge/>
            <w:tcBorders>
              <w:left w:val="nil"/>
              <w:bottom w:val="single" w:sz="4" w:space="0" w:color="auto"/>
              <w:right w:val="nil"/>
            </w:tcBorders>
            <w:noWrap/>
            <w:tcMar>
              <w:top w:w="15" w:type="dxa"/>
              <w:left w:w="15" w:type="dxa"/>
              <w:bottom w:w="0" w:type="dxa"/>
              <w:right w:w="15" w:type="dxa"/>
            </w:tcMar>
            <w:vAlign w:val="bottom"/>
          </w:tcPr>
          <w:p w14:paraId="265E89B3" w14:textId="77777777" w:rsidR="004E0EA2" w:rsidRPr="00A87811" w:rsidRDefault="004E0EA2" w:rsidP="00AE7D74">
            <w:pPr>
              <w:spacing w:after="0"/>
              <w:jc w:val="center"/>
              <w:rPr>
                <w:rFonts w:eastAsia="Arial Unicode MS"/>
                <w:sz w:val="18"/>
                <w:szCs w:val="18"/>
              </w:rPr>
            </w:pPr>
          </w:p>
        </w:tc>
        <w:tc>
          <w:tcPr>
            <w:tcW w:w="537" w:type="pct"/>
            <w:vMerge/>
            <w:tcBorders>
              <w:left w:val="nil"/>
              <w:bottom w:val="single" w:sz="4" w:space="0" w:color="auto"/>
              <w:right w:val="nil"/>
            </w:tcBorders>
          </w:tcPr>
          <w:p w14:paraId="13D57145" w14:textId="77777777" w:rsidR="004E0EA2" w:rsidRPr="00A87811" w:rsidRDefault="004E0EA2" w:rsidP="00AE7D74">
            <w:pPr>
              <w:spacing w:after="0"/>
              <w:jc w:val="center"/>
              <w:rPr>
                <w:rFonts w:eastAsia="Arial Unicode MS"/>
                <w:sz w:val="18"/>
                <w:szCs w:val="18"/>
              </w:rPr>
            </w:pPr>
          </w:p>
        </w:tc>
        <w:tc>
          <w:tcPr>
            <w:tcW w:w="438" w:type="pct"/>
            <w:vMerge/>
            <w:tcBorders>
              <w:left w:val="nil"/>
              <w:bottom w:val="single" w:sz="4" w:space="0" w:color="auto"/>
            </w:tcBorders>
            <w:noWrap/>
            <w:tcMar>
              <w:top w:w="15" w:type="dxa"/>
              <w:left w:w="15" w:type="dxa"/>
              <w:bottom w:w="0" w:type="dxa"/>
              <w:right w:w="15" w:type="dxa"/>
            </w:tcMar>
            <w:vAlign w:val="bottom"/>
          </w:tcPr>
          <w:p w14:paraId="7E67245A" w14:textId="77777777" w:rsidR="004E0EA2" w:rsidRPr="00A87811" w:rsidRDefault="004E0EA2" w:rsidP="00AE7D74">
            <w:pPr>
              <w:spacing w:after="0"/>
              <w:jc w:val="center"/>
              <w:rPr>
                <w:rFonts w:eastAsia="Arial Unicode MS"/>
                <w:sz w:val="18"/>
                <w:szCs w:val="18"/>
              </w:rPr>
            </w:pPr>
          </w:p>
        </w:tc>
        <w:tc>
          <w:tcPr>
            <w:tcW w:w="283" w:type="pct"/>
            <w:tcBorders>
              <w:bottom w:val="single" w:sz="4" w:space="0" w:color="auto"/>
              <w:right w:val="nil"/>
            </w:tcBorders>
            <w:noWrap/>
            <w:tcMar>
              <w:top w:w="15" w:type="dxa"/>
              <w:left w:w="15" w:type="dxa"/>
              <w:bottom w:w="0" w:type="dxa"/>
              <w:right w:w="15" w:type="dxa"/>
            </w:tcMar>
            <w:vAlign w:val="bottom"/>
          </w:tcPr>
          <w:p w14:paraId="55EA8B0D" w14:textId="77777777" w:rsidR="004E0EA2" w:rsidRPr="00A87811" w:rsidRDefault="004E0EA2" w:rsidP="00AE7D74">
            <w:pPr>
              <w:spacing w:after="0"/>
              <w:jc w:val="center"/>
              <w:rPr>
                <w:rFonts w:eastAsia="Arial Unicode MS"/>
                <w:b/>
                <w:sz w:val="18"/>
                <w:szCs w:val="18"/>
              </w:rPr>
            </w:pPr>
            <w:r w:rsidRPr="00A87811">
              <w:rPr>
                <w:b/>
                <w:sz w:val="18"/>
                <w:szCs w:val="18"/>
              </w:rPr>
              <w:t>201</w:t>
            </w:r>
            <w:r>
              <w:rPr>
                <w:b/>
                <w:sz w:val="18"/>
                <w:szCs w:val="18"/>
              </w:rPr>
              <w:t>4</w:t>
            </w:r>
          </w:p>
        </w:tc>
        <w:tc>
          <w:tcPr>
            <w:tcW w:w="284" w:type="pct"/>
            <w:tcBorders>
              <w:left w:val="nil"/>
              <w:bottom w:val="single" w:sz="4" w:space="0" w:color="auto"/>
              <w:right w:val="nil"/>
            </w:tcBorders>
            <w:vAlign w:val="bottom"/>
          </w:tcPr>
          <w:p w14:paraId="21E56364" w14:textId="77777777" w:rsidR="004E0EA2" w:rsidRPr="00A87811" w:rsidRDefault="004E0EA2" w:rsidP="00AE7D74">
            <w:pPr>
              <w:spacing w:after="0"/>
              <w:jc w:val="center"/>
              <w:rPr>
                <w:b/>
                <w:sz w:val="18"/>
                <w:szCs w:val="18"/>
              </w:rPr>
            </w:pPr>
            <w:r w:rsidRPr="00A87811">
              <w:rPr>
                <w:b/>
                <w:sz w:val="18"/>
                <w:szCs w:val="18"/>
              </w:rPr>
              <w:t>201</w:t>
            </w:r>
            <w:r>
              <w:rPr>
                <w:b/>
                <w:sz w:val="18"/>
                <w:szCs w:val="18"/>
              </w:rPr>
              <w:t>5</w:t>
            </w:r>
          </w:p>
        </w:tc>
        <w:tc>
          <w:tcPr>
            <w:tcW w:w="284" w:type="pct"/>
            <w:tcBorders>
              <w:left w:val="nil"/>
              <w:bottom w:val="single" w:sz="4" w:space="0" w:color="auto"/>
              <w:right w:val="nil"/>
            </w:tcBorders>
            <w:vAlign w:val="bottom"/>
          </w:tcPr>
          <w:p w14:paraId="7822BBDB"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6</w:t>
            </w:r>
          </w:p>
        </w:tc>
        <w:tc>
          <w:tcPr>
            <w:tcW w:w="284" w:type="pct"/>
            <w:tcBorders>
              <w:left w:val="nil"/>
              <w:bottom w:val="single" w:sz="4" w:space="0" w:color="auto"/>
              <w:right w:val="nil"/>
            </w:tcBorders>
            <w:noWrap/>
            <w:tcMar>
              <w:top w:w="15" w:type="dxa"/>
              <w:left w:w="15" w:type="dxa"/>
              <w:bottom w:w="0" w:type="dxa"/>
              <w:right w:w="15" w:type="dxa"/>
            </w:tcMar>
            <w:vAlign w:val="bottom"/>
          </w:tcPr>
          <w:p w14:paraId="678DBA2A" w14:textId="77777777" w:rsidR="004E0EA2" w:rsidRPr="00A87811" w:rsidRDefault="004E0EA2"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7</w:t>
            </w:r>
          </w:p>
        </w:tc>
        <w:tc>
          <w:tcPr>
            <w:tcW w:w="284" w:type="pct"/>
            <w:tcBorders>
              <w:left w:val="nil"/>
              <w:bottom w:val="single" w:sz="4" w:space="0" w:color="auto"/>
              <w:right w:val="nil"/>
            </w:tcBorders>
            <w:vAlign w:val="bottom"/>
          </w:tcPr>
          <w:p w14:paraId="432BD5F8" w14:textId="77777777" w:rsidR="004E0EA2" w:rsidRPr="00A87811" w:rsidRDefault="004E0EA2" w:rsidP="00AE7D74">
            <w:pPr>
              <w:spacing w:after="0"/>
              <w:jc w:val="center"/>
              <w:rPr>
                <w:rFonts w:eastAsia="Arial Unicode MS"/>
                <w:b/>
                <w:sz w:val="18"/>
                <w:szCs w:val="18"/>
                <w:vertAlign w:val="superscript"/>
              </w:rPr>
            </w:pPr>
            <w:r w:rsidRPr="00A87811">
              <w:rPr>
                <w:rFonts w:eastAsia="Arial Unicode MS"/>
                <w:b/>
                <w:sz w:val="18"/>
                <w:szCs w:val="18"/>
              </w:rPr>
              <w:t>201</w:t>
            </w:r>
            <w:r>
              <w:rPr>
                <w:rFonts w:eastAsia="Arial Unicode MS"/>
                <w:b/>
                <w:sz w:val="18"/>
                <w:szCs w:val="18"/>
              </w:rPr>
              <w:t>8</w:t>
            </w:r>
          </w:p>
        </w:tc>
        <w:tc>
          <w:tcPr>
            <w:tcW w:w="284" w:type="pct"/>
            <w:tcBorders>
              <w:left w:val="nil"/>
              <w:bottom w:val="single" w:sz="4" w:space="0" w:color="auto"/>
              <w:right w:val="nil"/>
            </w:tcBorders>
            <w:noWrap/>
            <w:tcMar>
              <w:top w:w="15" w:type="dxa"/>
              <w:left w:w="15" w:type="dxa"/>
              <w:bottom w:w="0" w:type="dxa"/>
              <w:right w:w="15" w:type="dxa"/>
            </w:tcMar>
            <w:vAlign w:val="bottom"/>
          </w:tcPr>
          <w:p w14:paraId="03BC567A" w14:textId="77777777" w:rsidR="004E0EA2" w:rsidRPr="00A87811" w:rsidRDefault="004E0EA2" w:rsidP="00AE7D74">
            <w:pPr>
              <w:spacing w:after="0"/>
              <w:jc w:val="center"/>
              <w:rPr>
                <w:rFonts w:eastAsia="Arial Unicode MS"/>
                <w:b/>
                <w:sz w:val="18"/>
                <w:szCs w:val="18"/>
                <w:vertAlign w:val="superscript"/>
              </w:rPr>
            </w:pPr>
            <w:r w:rsidRPr="00A87811">
              <w:rPr>
                <w:rFonts w:eastAsia="Arial Unicode MS"/>
                <w:b/>
                <w:sz w:val="18"/>
                <w:szCs w:val="18"/>
              </w:rPr>
              <w:t>201</w:t>
            </w:r>
            <w:r>
              <w:rPr>
                <w:rFonts w:eastAsia="Arial Unicode MS"/>
                <w:b/>
                <w:sz w:val="18"/>
                <w:szCs w:val="18"/>
              </w:rPr>
              <w:t>9</w:t>
            </w:r>
          </w:p>
        </w:tc>
        <w:tc>
          <w:tcPr>
            <w:tcW w:w="646" w:type="pct"/>
            <w:vMerge/>
            <w:tcBorders>
              <w:left w:val="nil"/>
              <w:bottom w:val="single" w:sz="4" w:space="0" w:color="auto"/>
              <w:right w:val="nil"/>
            </w:tcBorders>
            <w:vAlign w:val="bottom"/>
          </w:tcPr>
          <w:p w14:paraId="6B4E2F74" w14:textId="77777777" w:rsidR="004E0EA2" w:rsidRPr="00A87811" w:rsidRDefault="004E0EA2" w:rsidP="00AE7D74">
            <w:pPr>
              <w:spacing w:after="0"/>
              <w:jc w:val="center"/>
              <w:rPr>
                <w:rFonts w:eastAsia="Arial Unicode MS"/>
                <w:sz w:val="18"/>
                <w:szCs w:val="18"/>
              </w:rPr>
            </w:pPr>
          </w:p>
        </w:tc>
      </w:tr>
      <w:tr w:rsidR="004E0EA2" w:rsidRPr="00A87811" w14:paraId="7BC5E055" w14:textId="77777777" w:rsidTr="00AE7D74">
        <w:trPr>
          <w:trHeight w:val="360"/>
        </w:trPr>
        <w:tc>
          <w:tcPr>
            <w:tcW w:w="713" w:type="pct"/>
            <w:tcBorders>
              <w:top w:val="single" w:sz="4" w:space="0" w:color="auto"/>
              <w:left w:val="nil"/>
              <w:bottom w:val="nil"/>
              <w:right w:val="nil"/>
            </w:tcBorders>
            <w:shd w:val="clear" w:color="auto" w:fill="auto"/>
            <w:noWrap/>
            <w:tcMar>
              <w:top w:w="15" w:type="dxa"/>
              <w:left w:w="15" w:type="dxa"/>
              <w:bottom w:w="0" w:type="dxa"/>
              <w:right w:w="15" w:type="dxa"/>
            </w:tcMar>
            <w:vAlign w:val="bottom"/>
          </w:tcPr>
          <w:p w14:paraId="002A7523" w14:textId="77777777" w:rsidR="004E0EA2" w:rsidRPr="00A87811" w:rsidRDefault="004E0EA2" w:rsidP="00AE7D74">
            <w:pPr>
              <w:spacing w:after="0"/>
              <w:rPr>
                <w:rFonts w:eastAsia="Arial Unicode MS"/>
                <w:sz w:val="18"/>
                <w:szCs w:val="18"/>
              </w:rPr>
            </w:pPr>
            <w:r w:rsidRPr="00A87811">
              <w:rPr>
                <w:sz w:val="18"/>
                <w:szCs w:val="18"/>
              </w:rPr>
              <w:t>Keta River</w:t>
            </w:r>
          </w:p>
        </w:tc>
        <w:tc>
          <w:tcPr>
            <w:tcW w:w="694" w:type="pct"/>
            <w:tcBorders>
              <w:top w:val="single" w:sz="4" w:space="0" w:color="auto"/>
              <w:left w:val="nil"/>
              <w:bottom w:val="nil"/>
              <w:right w:val="nil"/>
            </w:tcBorders>
            <w:shd w:val="clear" w:color="auto" w:fill="auto"/>
            <w:vAlign w:val="bottom"/>
          </w:tcPr>
          <w:p w14:paraId="77DC809A" w14:textId="77777777" w:rsidR="004E0EA2" w:rsidRPr="00A87811" w:rsidRDefault="004E0EA2" w:rsidP="00AE7D74">
            <w:pPr>
              <w:spacing w:after="0"/>
              <w:jc w:val="center"/>
              <w:rPr>
                <w:sz w:val="18"/>
                <w:szCs w:val="18"/>
              </w:rPr>
            </w:pPr>
            <w:r w:rsidRPr="00A87811">
              <w:rPr>
                <w:sz w:val="18"/>
                <w:szCs w:val="18"/>
              </w:rPr>
              <w:t>HS expansion</w:t>
            </w:r>
          </w:p>
        </w:tc>
        <w:tc>
          <w:tcPr>
            <w:tcW w:w="270" w:type="pct"/>
            <w:tcBorders>
              <w:top w:val="single" w:sz="4" w:space="0" w:color="auto"/>
              <w:left w:val="nil"/>
              <w:bottom w:val="nil"/>
              <w:right w:val="nil"/>
            </w:tcBorders>
            <w:shd w:val="clear" w:color="auto" w:fill="auto"/>
            <w:noWrap/>
            <w:tcMar>
              <w:top w:w="15" w:type="dxa"/>
              <w:left w:w="15" w:type="dxa"/>
              <w:bottom w:w="0" w:type="dxa"/>
              <w:right w:w="15" w:type="dxa"/>
            </w:tcMar>
            <w:vAlign w:val="bottom"/>
          </w:tcPr>
          <w:p w14:paraId="613E7953"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single" w:sz="4" w:space="0" w:color="auto"/>
              <w:left w:val="nil"/>
              <w:bottom w:val="nil"/>
              <w:right w:val="nil"/>
            </w:tcBorders>
            <w:shd w:val="clear" w:color="auto" w:fill="auto"/>
            <w:vAlign w:val="bottom"/>
          </w:tcPr>
          <w:p w14:paraId="34C1443D" w14:textId="77777777" w:rsidR="004E0EA2" w:rsidRPr="00A87811" w:rsidRDefault="004E0EA2" w:rsidP="00AE7D74">
            <w:pPr>
              <w:spacing w:after="0"/>
              <w:jc w:val="center"/>
              <w:rPr>
                <w:rFonts w:eastAsia="Arial Unicode MS"/>
                <w:sz w:val="18"/>
                <w:szCs w:val="18"/>
              </w:rPr>
            </w:pPr>
            <w:r>
              <w:rPr>
                <w:rFonts w:eastAsia="Arial Unicode MS"/>
                <w:sz w:val="18"/>
                <w:szCs w:val="18"/>
              </w:rPr>
              <w:t>550</w:t>
            </w:r>
            <w:r w:rsidRPr="00A87811">
              <w:rPr>
                <w:rFonts w:eastAsia="Arial Unicode MS"/>
                <w:sz w:val="18"/>
                <w:szCs w:val="18"/>
              </w:rPr>
              <w:t>–</w:t>
            </w:r>
            <w:r>
              <w:rPr>
                <w:rFonts w:eastAsia="Arial Unicode MS"/>
                <w:sz w:val="18"/>
                <w:szCs w:val="18"/>
              </w:rPr>
              <w:t>1,3</w:t>
            </w:r>
            <w:r w:rsidRPr="00A87811">
              <w:rPr>
                <w:rFonts w:eastAsia="Arial Unicode MS"/>
                <w:sz w:val="18"/>
                <w:szCs w:val="18"/>
              </w:rPr>
              <w:t>00</w:t>
            </w:r>
          </w:p>
        </w:tc>
        <w:tc>
          <w:tcPr>
            <w:tcW w:w="438" w:type="pct"/>
            <w:tcBorders>
              <w:top w:val="single" w:sz="4" w:space="0" w:color="auto"/>
              <w:left w:val="nil"/>
              <w:bottom w:val="nil"/>
              <w:right w:val="nil"/>
            </w:tcBorders>
            <w:shd w:val="clear" w:color="auto" w:fill="auto"/>
            <w:noWrap/>
            <w:tcMar>
              <w:top w:w="15" w:type="dxa"/>
              <w:left w:w="15" w:type="dxa"/>
              <w:bottom w:w="0" w:type="dxa"/>
              <w:right w:w="15" w:type="dxa"/>
            </w:tcMar>
            <w:vAlign w:val="bottom"/>
          </w:tcPr>
          <w:p w14:paraId="75639EE4" w14:textId="77777777" w:rsidR="004E0EA2" w:rsidRPr="00A87811" w:rsidRDefault="004E0EA2" w:rsidP="00AE7D74">
            <w:pPr>
              <w:spacing w:after="0"/>
              <w:jc w:val="center"/>
              <w:rPr>
                <w:rFonts w:eastAsia="Arial Unicode MS"/>
                <w:i/>
                <w:sz w:val="18"/>
                <w:szCs w:val="18"/>
              </w:rPr>
            </w:pPr>
            <w:r w:rsidRPr="00A87811">
              <w:rPr>
                <w:rFonts w:eastAsia="Arial Unicode MS"/>
                <w:sz w:val="18"/>
                <w:szCs w:val="18"/>
              </w:rPr>
              <w:t>201</w:t>
            </w:r>
            <w:r>
              <w:rPr>
                <w:rFonts w:eastAsia="Arial Unicode MS"/>
                <w:sz w:val="18"/>
                <w:szCs w:val="18"/>
              </w:rPr>
              <w:t>8</w:t>
            </w:r>
          </w:p>
        </w:tc>
        <w:tc>
          <w:tcPr>
            <w:tcW w:w="283" w:type="pct"/>
            <w:tcBorders>
              <w:top w:val="single" w:sz="4" w:space="0" w:color="auto"/>
              <w:left w:val="nil"/>
              <w:bottom w:val="nil"/>
              <w:right w:val="nil"/>
            </w:tcBorders>
            <w:shd w:val="clear" w:color="auto" w:fill="auto"/>
            <w:noWrap/>
            <w:tcMar>
              <w:top w:w="15" w:type="dxa"/>
              <w:left w:w="15" w:type="dxa"/>
              <w:bottom w:w="0" w:type="dxa"/>
              <w:right w:w="15" w:type="dxa"/>
            </w:tcMar>
            <w:vAlign w:val="bottom"/>
          </w:tcPr>
          <w:p w14:paraId="09D37CA7" w14:textId="77777777" w:rsidR="004E0EA2" w:rsidRPr="0003140B" w:rsidRDefault="004E0EA2" w:rsidP="00AE7D74">
            <w:pPr>
              <w:spacing w:after="0"/>
              <w:jc w:val="center"/>
              <w:rPr>
                <w:sz w:val="18"/>
                <w:szCs w:val="18"/>
              </w:rPr>
            </w:pPr>
            <w:r w:rsidRPr="0003140B">
              <w:rPr>
                <w:sz w:val="18"/>
                <w:szCs w:val="18"/>
              </w:rPr>
              <w:t>1,321</w:t>
            </w:r>
          </w:p>
        </w:tc>
        <w:tc>
          <w:tcPr>
            <w:tcW w:w="284" w:type="pct"/>
            <w:tcBorders>
              <w:top w:val="single" w:sz="4" w:space="0" w:color="auto"/>
              <w:left w:val="nil"/>
              <w:bottom w:val="nil"/>
              <w:right w:val="nil"/>
            </w:tcBorders>
            <w:shd w:val="clear" w:color="auto" w:fill="auto"/>
            <w:vAlign w:val="bottom"/>
          </w:tcPr>
          <w:p w14:paraId="1161D4D5" w14:textId="77777777" w:rsidR="004E0EA2" w:rsidRPr="0003140B" w:rsidRDefault="004E0EA2" w:rsidP="00AE7D74">
            <w:pPr>
              <w:spacing w:after="0"/>
              <w:jc w:val="center"/>
              <w:rPr>
                <w:sz w:val="18"/>
                <w:szCs w:val="18"/>
              </w:rPr>
            </w:pPr>
            <w:r w:rsidRPr="0003140B">
              <w:rPr>
                <w:sz w:val="18"/>
                <w:szCs w:val="18"/>
              </w:rPr>
              <w:t>915</w:t>
            </w:r>
          </w:p>
        </w:tc>
        <w:tc>
          <w:tcPr>
            <w:tcW w:w="284" w:type="pct"/>
            <w:tcBorders>
              <w:top w:val="single" w:sz="4" w:space="0" w:color="auto"/>
              <w:left w:val="nil"/>
              <w:bottom w:val="nil"/>
              <w:right w:val="nil"/>
            </w:tcBorders>
            <w:shd w:val="clear" w:color="auto" w:fill="auto"/>
            <w:vAlign w:val="bottom"/>
          </w:tcPr>
          <w:p w14:paraId="712EB1C3" w14:textId="77777777" w:rsidR="004E0EA2" w:rsidRPr="0003140B" w:rsidRDefault="004E0EA2" w:rsidP="00AE7D74">
            <w:pPr>
              <w:spacing w:after="0"/>
              <w:jc w:val="center"/>
              <w:rPr>
                <w:sz w:val="18"/>
                <w:szCs w:val="18"/>
              </w:rPr>
            </w:pPr>
            <w:r w:rsidRPr="0003140B">
              <w:rPr>
                <w:sz w:val="18"/>
                <w:szCs w:val="18"/>
              </w:rPr>
              <w:t>1,342</w:t>
            </w:r>
          </w:p>
        </w:tc>
        <w:tc>
          <w:tcPr>
            <w:tcW w:w="284" w:type="pct"/>
            <w:tcBorders>
              <w:top w:val="single" w:sz="4" w:space="0" w:color="auto"/>
              <w:left w:val="nil"/>
              <w:bottom w:val="nil"/>
              <w:right w:val="nil"/>
            </w:tcBorders>
            <w:shd w:val="clear" w:color="auto" w:fill="auto"/>
            <w:noWrap/>
            <w:tcMar>
              <w:top w:w="15" w:type="dxa"/>
              <w:left w:w="15" w:type="dxa"/>
              <w:bottom w:w="0" w:type="dxa"/>
              <w:right w:w="15" w:type="dxa"/>
            </w:tcMar>
            <w:vAlign w:val="bottom"/>
          </w:tcPr>
          <w:p w14:paraId="2766837F" w14:textId="77777777" w:rsidR="004E0EA2" w:rsidRPr="0003140B" w:rsidRDefault="004E0EA2" w:rsidP="00AE7D74">
            <w:pPr>
              <w:spacing w:after="0"/>
              <w:jc w:val="center"/>
              <w:rPr>
                <w:sz w:val="18"/>
                <w:szCs w:val="18"/>
              </w:rPr>
            </w:pPr>
            <w:r w:rsidRPr="0003140B">
              <w:rPr>
                <w:sz w:val="18"/>
                <w:szCs w:val="18"/>
              </w:rPr>
              <w:t>903</w:t>
            </w:r>
          </w:p>
        </w:tc>
        <w:tc>
          <w:tcPr>
            <w:tcW w:w="284" w:type="pct"/>
            <w:tcBorders>
              <w:top w:val="single" w:sz="4" w:space="0" w:color="auto"/>
              <w:left w:val="nil"/>
              <w:bottom w:val="nil"/>
              <w:right w:val="nil"/>
            </w:tcBorders>
            <w:shd w:val="clear" w:color="auto" w:fill="auto"/>
            <w:vAlign w:val="bottom"/>
          </w:tcPr>
          <w:p w14:paraId="22CF6A24" w14:textId="77777777" w:rsidR="004E0EA2" w:rsidRPr="0003140B" w:rsidRDefault="004E0EA2" w:rsidP="00AE7D74">
            <w:pPr>
              <w:spacing w:after="0"/>
              <w:jc w:val="center"/>
              <w:rPr>
                <w:sz w:val="18"/>
                <w:szCs w:val="18"/>
              </w:rPr>
            </w:pPr>
            <w:r w:rsidRPr="0003140B">
              <w:rPr>
                <w:sz w:val="18"/>
                <w:szCs w:val="18"/>
              </w:rPr>
              <w:t>1,662</w:t>
            </w:r>
            <w:r w:rsidRPr="00537B6A">
              <w:rPr>
                <w:sz w:val="18"/>
                <w:szCs w:val="18"/>
                <w:vertAlign w:val="superscript"/>
              </w:rPr>
              <w:t>b</w:t>
            </w:r>
          </w:p>
        </w:tc>
        <w:tc>
          <w:tcPr>
            <w:tcW w:w="284" w:type="pct"/>
            <w:tcBorders>
              <w:top w:val="single" w:sz="4" w:space="0" w:color="auto"/>
              <w:left w:val="nil"/>
              <w:bottom w:val="nil"/>
              <w:right w:val="nil"/>
            </w:tcBorders>
            <w:shd w:val="clear" w:color="auto" w:fill="auto"/>
            <w:noWrap/>
            <w:tcMar>
              <w:top w:w="15" w:type="dxa"/>
              <w:left w:w="15" w:type="dxa"/>
              <w:bottom w:w="0" w:type="dxa"/>
              <w:right w:w="15" w:type="dxa"/>
            </w:tcMar>
            <w:vAlign w:val="bottom"/>
          </w:tcPr>
          <w:p w14:paraId="0A27BA1A" w14:textId="77777777" w:rsidR="004E0EA2" w:rsidRPr="0003140B" w:rsidRDefault="004E0EA2" w:rsidP="00AE7D74">
            <w:pPr>
              <w:spacing w:after="0"/>
              <w:jc w:val="center"/>
              <w:rPr>
                <w:sz w:val="18"/>
                <w:szCs w:val="18"/>
              </w:rPr>
            </w:pPr>
            <w:r w:rsidRPr="0003140B">
              <w:rPr>
                <w:sz w:val="18"/>
                <w:szCs w:val="18"/>
              </w:rPr>
              <w:t>1,041</w:t>
            </w:r>
            <w:r w:rsidRPr="00537B6A">
              <w:rPr>
                <w:sz w:val="18"/>
                <w:szCs w:val="18"/>
                <w:vertAlign w:val="superscript"/>
              </w:rPr>
              <w:t>b</w:t>
            </w:r>
          </w:p>
        </w:tc>
        <w:tc>
          <w:tcPr>
            <w:tcW w:w="646" w:type="pct"/>
            <w:tcBorders>
              <w:top w:val="single" w:sz="4" w:space="0" w:color="auto"/>
              <w:left w:val="nil"/>
              <w:right w:val="nil"/>
            </w:tcBorders>
            <w:shd w:val="clear" w:color="auto" w:fill="auto"/>
            <w:vAlign w:val="bottom"/>
          </w:tcPr>
          <w:p w14:paraId="311B34D0"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4E0EA2" w:rsidRPr="00A87811" w14:paraId="7A51CBBB"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713C15BC" w14:textId="77777777" w:rsidR="004E0EA2" w:rsidRPr="00A87811" w:rsidRDefault="004E0EA2" w:rsidP="00AE7D74">
            <w:pPr>
              <w:spacing w:after="0"/>
              <w:rPr>
                <w:sz w:val="18"/>
                <w:szCs w:val="18"/>
              </w:rPr>
            </w:pPr>
            <w:r w:rsidRPr="00A87811">
              <w:rPr>
                <w:sz w:val="18"/>
                <w:szCs w:val="18"/>
              </w:rPr>
              <w:t>Blossom River</w:t>
            </w:r>
          </w:p>
        </w:tc>
        <w:tc>
          <w:tcPr>
            <w:tcW w:w="694" w:type="pct"/>
            <w:tcBorders>
              <w:top w:val="nil"/>
              <w:left w:val="nil"/>
              <w:bottom w:val="nil"/>
              <w:right w:val="nil"/>
            </w:tcBorders>
            <w:shd w:val="clear" w:color="auto" w:fill="auto"/>
            <w:vAlign w:val="bottom"/>
          </w:tcPr>
          <w:p w14:paraId="291ACD0D" w14:textId="77777777" w:rsidR="004E0EA2" w:rsidRPr="00A87811" w:rsidRDefault="004E0EA2" w:rsidP="00AE7D74">
            <w:pPr>
              <w:spacing w:after="0"/>
              <w:jc w:val="center"/>
              <w:rPr>
                <w:sz w:val="18"/>
                <w:szCs w:val="18"/>
              </w:rPr>
            </w:pPr>
            <w:r w:rsidRPr="00A87811">
              <w:rPr>
                <w:sz w:val="18"/>
                <w:szCs w:val="18"/>
              </w:rPr>
              <w:t>HS expansion</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04393A07"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2273CAE7" w14:textId="77777777" w:rsidR="004E0EA2" w:rsidRPr="00A87811" w:rsidDel="005065AB" w:rsidRDefault="004E0EA2" w:rsidP="00AE7D74">
            <w:pPr>
              <w:spacing w:after="0"/>
              <w:jc w:val="center"/>
              <w:rPr>
                <w:rFonts w:eastAsia="Arial Unicode MS"/>
                <w:sz w:val="18"/>
                <w:szCs w:val="18"/>
              </w:rPr>
            </w:pPr>
            <w:r>
              <w:rPr>
                <w:rFonts w:eastAsia="Arial Unicode MS"/>
                <w:sz w:val="18"/>
                <w:szCs w:val="18"/>
              </w:rPr>
              <w:t>500–1,400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4F3BC7C6" w14:textId="77777777" w:rsidR="004E0EA2" w:rsidRPr="00A87811" w:rsidRDefault="004E0EA2" w:rsidP="00AE7D74">
            <w:pPr>
              <w:spacing w:after="0"/>
              <w:jc w:val="center"/>
              <w:rPr>
                <w:rFonts w:eastAsia="Arial Unicode MS"/>
                <w:sz w:val="18"/>
                <w:szCs w:val="18"/>
              </w:rPr>
            </w:pPr>
            <w:r>
              <w:rPr>
                <w:rFonts w:eastAsia="Arial Unicode MS"/>
                <w:sz w:val="18"/>
                <w:szCs w:val="18"/>
              </w:rPr>
              <w:t>2018</w:t>
            </w:r>
          </w:p>
        </w:tc>
        <w:tc>
          <w:tcPr>
            <w:tcW w:w="283" w:type="pct"/>
            <w:tcBorders>
              <w:top w:val="nil"/>
              <w:left w:val="nil"/>
              <w:bottom w:val="nil"/>
              <w:right w:val="nil"/>
            </w:tcBorders>
            <w:shd w:val="clear" w:color="auto" w:fill="auto"/>
            <w:noWrap/>
            <w:tcMar>
              <w:top w:w="15" w:type="dxa"/>
              <w:left w:w="15" w:type="dxa"/>
              <w:bottom w:w="0" w:type="dxa"/>
              <w:right w:w="15" w:type="dxa"/>
            </w:tcMar>
            <w:vAlign w:val="bottom"/>
          </w:tcPr>
          <w:p w14:paraId="436BD830" w14:textId="77777777" w:rsidR="004E0EA2" w:rsidRPr="0003140B" w:rsidRDefault="004E0EA2" w:rsidP="00AE7D74">
            <w:pPr>
              <w:spacing w:after="0"/>
              <w:jc w:val="center"/>
              <w:rPr>
                <w:sz w:val="18"/>
                <w:szCs w:val="18"/>
              </w:rPr>
            </w:pPr>
            <w:r w:rsidRPr="0003140B">
              <w:rPr>
                <w:sz w:val="18"/>
                <w:szCs w:val="18"/>
              </w:rPr>
              <w:t>840</w:t>
            </w:r>
          </w:p>
        </w:tc>
        <w:tc>
          <w:tcPr>
            <w:tcW w:w="284" w:type="pct"/>
            <w:tcBorders>
              <w:top w:val="nil"/>
              <w:left w:val="nil"/>
              <w:bottom w:val="nil"/>
              <w:right w:val="nil"/>
            </w:tcBorders>
            <w:shd w:val="clear" w:color="auto" w:fill="auto"/>
            <w:vAlign w:val="bottom"/>
          </w:tcPr>
          <w:p w14:paraId="1B517A70" w14:textId="77777777" w:rsidR="004E0EA2" w:rsidRPr="0003140B" w:rsidRDefault="004E0EA2" w:rsidP="00AE7D74">
            <w:pPr>
              <w:spacing w:after="0"/>
              <w:jc w:val="center"/>
              <w:rPr>
                <w:sz w:val="18"/>
                <w:szCs w:val="18"/>
              </w:rPr>
            </w:pPr>
            <w:r w:rsidRPr="0003140B">
              <w:rPr>
                <w:sz w:val="18"/>
                <w:szCs w:val="18"/>
              </w:rPr>
              <w:t>642</w:t>
            </w:r>
          </w:p>
        </w:tc>
        <w:tc>
          <w:tcPr>
            <w:tcW w:w="284" w:type="pct"/>
            <w:tcBorders>
              <w:top w:val="nil"/>
              <w:left w:val="nil"/>
              <w:bottom w:val="nil"/>
              <w:right w:val="nil"/>
            </w:tcBorders>
            <w:shd w:val="clear" w:color="auto" w:fill="auto"/>
            <w:vAlign w:val="bottom"/>
          </w:tcPr>
          <w:p w14:paraId="1FD2DBBA" w14:textId="77777777" w:rsidR="004E0EA2" w:rsidRPr="0003140B" w:rsidRDefault="004E0EA2" w:rsidP="00AE7D74">
            <w:pPr>
              <w:spacing w:after="0"/>
              <w:jc w:val="center"/>
              <w:rPr>
                <w:sz w:val="18"/>
                <w:szCs w:val="18"/>
              </w:rPr>
            </w:pPr>
            <w:r w:rsidRPr="0003140B">
              <w:rPr>
                <w:sz w:val="18"/>
                <w:szCs w:val="18"/>
              </w:rPr>
              <w:t>522</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7443B85" w14:textId="77777777" w:rsidR="004E0EA2" w:rsidRPr="0003140B" w:rsidRDefault="004E0EA2" w:rsidP="00AE7D74">
            <w:pPr>
              <w:spacing w:after="0"/>
              <w:jc w:val="center"/>
              <w:rPr>
                <w:sz w:val="18"/>
                <w:szCs w:val="18"/>
              </w:rPr>
            </w:pPr>
            <w:r w:rsidRPr="0003140B">
              <w:rPr>
                <w:sz w:val="18"/>
                <w:szCs w:val="18"/>
              </w:rPr>
              <w:t>341</w:t>
            </w:r>
          </w:p>
        </w:tc>
        <w:tc>
          <w:tcPr>
            <w:tcW w:w="284" w:type="pct"/>
            <w:tcBorders>
              <w:top w:val="nil"/>
              <w:left w:val="nil"/>
              <w:bottom w:val="nil"/>
              <w:right w:val="nil"/>
            </w:tcBorders>
            <w:shd w:val="clear" w:color="auto" w:fill="auto"/>
            <w:vAlign w:val="bottom"/>
          </w:tcPr>
          <w:p w14:paraId="0FAC4C10" w14:textId="77777777" w:rsidR="004E0EA2" w:rsidRPr="0003140B" w:rsidRDefault="004E0EA2" w:rsidP="00AE7D74">
            <w:pPr>
              <w:spacing w:after="0"/>
              <w:jc w:val="center"/>
              <w:rPr>
                <w:sz w:val="18"/>
                <w:szCs w:val="18"/>
              </w:rPr>
            </w:pPr>
            <w:r w:rsidRPr="0003140B">
              <w:rPr>
                <w:sz w:val="18"/>
                <w:szCs w:val="18"/>
              </w:rPr>
              <w:t>1,087</w:t>
            </w:r>
            <w:r w:rsidRPr="00537B6A">
              <w:rPr>
                <w:sz w:val="18"/>
                <w:szCs w:val="18"/>
                <w:vertAlign w:val="superscript"/>
              </w:rPr>
              <w:t>b</w:t>
            </w:r>
          </w:p>
        </w:tc>
        <w:tc>
          <w:tcPr>
            <w:tcW w:w="284" w:type="pct"/>
            <w:tcBorders>
              <w:top w:val="nil"/>
              <w:left w:val="nil"/>
              <w:right w:val="nil"/>
            </w:tcBorders>
            <w:shd w:val="clear" w:color="auto" w:fill="auto"/>
            <w:noWrap/>
            <w:tcMar>
              <w:top w:w="15" w:type="dxa"/>
              <w:left w:w="15" w:type="dxa"/>
              <w:bottom w:w="0" w:type="dxa"/>
              <w:right w:w="15" w:type="dxa"/>
            </w:tcMar>
            <w:vAlign w:val="bottom"/>
          </w:tcPr>
          <w:p w14:paraId="5FEEC745" w14:textId="77777777" w:rsidR="004E0EA2" w:rsidRPr="0003140B" w:rsidRDefault="004E0EA2" w:rsidP="00AE7D74">
            <w:pPr>
              <w:spacing w:after="0"/>
              <w:jc w:val="center"/>
              <w:rPr>
                <w:sz w:val="18"/>
                <w:szCs w:val="18"/>
              </w:rPr>
            </w:pPr>
            <w:r w:rsidRPr="0003140B">
              <w:rPr>
                <w:sz w:val="18"/>
                <w:szCs w:val="18"/>
              </w:rPr>
              <w:t>557</w:t>
            </w:r>
            <w:r w:rsidRPr="00537B6A">
              <w:rPr>
                <w:sz w:val="18"/>
                <w:szCs w:val="18"/>
                <w:vertAlign w:val="superscript"/>
              </w:rPr>
              <w:t>b</w:t>
            </w:r>
          </w:p>
        </w:tc>
        <w:tc>
          <w:tcPr>
            <w:tcW w:w="646" w:type="pct"/>
            <w:tcBorders>
              <w:left w:val="nil"/>
              <w:bottom w:val="nil"/>
              <w:right w:val="nil"/>
            </w:tcBorders>
            <w:shd w:val="clear" w:color="auto" w:fill="auto"/>
            <w:vAlign w:val="bottom"/>
          </w:tcPr>
          <w:p w14:paraId="665F8A84"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No change</w:t>
            </w:r>
          </w:p>
        </w:tc>
      </w:tr>
      <w:tr w:rsidR="004E0EA2" w:rsidRPr="00A87811" w14:paraId="2D3D82FE"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2F01C6B6" w14:textId="77777777" w:rsidR="004E0EA2" w:rsidRPr="00A87811" w:rsidRDefault="004E0EA2" w:rsidP="00AE7D74">
            <w:pPr>
              <w:spacing w:after="0"/>
              <w:rPr>
                <w:sz w:val="18"/>
                <w:szCs w:val="18"/>
              </w:rPr>
            </w:pPr>
            <w:proofErr w:type="spellStart"/>
            <w:r w:rsidRPr="00A87811">
              <w:rPr>
                <w:sz w:val="18"/>
                <w:szCs w:val="18"/>
              </w:rPr>
              <w:t>Chickamin</w:t>
            </w:r>
            <w:proofErr w:type="spellEnd"/>
            <w:r w:rsidRPr="00A87811">
              <w:rPr>
                <w:sz w:val="18"/>
                <w:szCs w:val="18"/>
              </w:rPr>
              <w:t xml:space="preserve"> River</w:t>
            </w:r>
          </w:p>
        </w:tc>
        <w:tc>
          <w:tcPr>
            <w:tcW w:w="694" w:type="pct"/>
            <w:tcBorders>
              <w:top w:val="nil"/>
              <w:left w:val="nil"/>
              <w:bottom w:val="nil"/>
              <w:right w:val="nil"/>
            </w:tcBorders>
            <w:shd w:val="clear" w:color="auto" w:fill="auto"/>
            <w:vAlign w:val="bottom"/>
          </w:tcPr>
          <w:p w14:paraId="7230FEAB" w14:textId="77777777" w:rsidR="004E0EA2" w:rsidRPr="00A87811" w:rsidRDefault="004E0EA2" w:rsidP="00AE7D74">
            <w:pPr>
              <w:spacing w:after="0"/>
              <w:jc w:val="center"/>
              <w:rPr>
                <w:sz w:val="18"/>
                <w:szCs w:val="18"/>
              </w:rPr>
            </w:pPr>
            <w:r w:rsidRPr="00A87811">
              <w:rPr>
                <w:sz w:val="18"/>
                <w:szCs w:val="18"/>
              </w:rPr>
              <w:t>HS expansion</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5CA6DC0F"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085501B2" w14:textId="77777777" w:rsidR="004E0EA2" w:rsidRPr="0003140B" w:rsidRDefault="004E0EA2" w:rsidP="00AE7D74">
            <w:pPr>
              <w:spacing w:after="0"/>
              <w:jc w:val="center"/>
              <w:rPr>
                <w:rFonts w:eastAsia="Arial Unicode MS"/>
                <w:sz w:val="18"/>
                <w:szCs w:val="18"/>
              </w:rPr>
            </w:pPr>
            <w:r>
              <w:rPr>
                <w:rFonts w:eastAsia="Arial Unicode MS"/>
                <w:sz w:val="18"/>
                <w:szCs w:val="18"/>
              </w:rPr>
              <w:t>2,150–4,300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402EBFC3" w14:textId="77777777" w:rsidR="004E0EA2" w:rsidRPr="00A87811" w:rsidRDefault="004E0EA2" w:rsidP="00AE7D74">
            <w:pPr>
              <w:spacing w:after="0"/>
              <w:jc w:val="center"/>
              <w:rPr>
                <w:rFonts w:eastAsia="Arial Unicode MS"/>
                <w:sz w:val="18"/>
                <w:szCs w:val="18"/>
              </w:rPr>
            </w:pPr>
            <w:r>
              <w:rPr>
                <w:rFonts w:eastAsia="Arial Unicode MS"/>
                <w:sz w:val="18"/>
                <w:szCs w:val="18"/>
              </w:rPr>
              <w:t>2018</w:t>
            </w:r>
          </w:p>
        </w:tc>
        <w:tc>
          <w:tcPr>
            <w:tcW w:w="283" w:type="pct"/>
            <w:tcBorders>
              <w:top w:val="nil"/>
              <w:left w:val="nil"/>
              <w:bottom w:val="nil"/>
              <w:right w:val="nil"/>
            </w:tcBorders>
            <w:shd w:val="clear" w:color="auto" w:fill="auto"/>
            <w:noWrap/>
            <w:tcMar>
              <w:top w:w="15" w:type="dxa"/>
              <w:left w:w="15" w:type="dxa"/>
              <w:bottom w:w="0" w:type="dxa"/>
              <w:right w:w="15" w:type="dxa"/>
            </w:tcMar>
            <w:vAlign w:val="bottom"/>
          </w:tcPr>
          <w:p w14:paraId="5C7F7B39" w14:textId="77777777" w:rsidR="004E0EA2" w:rsidRPr="0003140B" w:rsidRDefault="004E0EA2" w:rsidP="00AE7D74">
            <w:pPr>
              <w:spacing w:after="0"/>
              <w:jc w:val="center"/>
              <w:rPr>
                <w:sz w:val="18"/>
                <w:szCs w:val="18"/>
              </w:rPr>
            </w:pPr>
            <w:r w:rsidRPr="0003140B">
              <w:rPr>
                <w:sz w:val="18"/>
                <w:szCs w:val="18"/>
              </w:rPr>
              <w:t>3,097</w:t>
            </w:r>
          </w:p>
        </w:tc>
        <w:tc>
          <w:tcPr>
            <w:tcW w:w="284" w:type="pct"/>
            <w:tcBorders>
              <w:top w:val="nil"/>
              <w:left w:val="nil"/>
              <w:bottom w:val="nil"/>
              <w:right w:val="nil"/>
            </w:tcBorders>
            <w:shd w:val="clear" w:color="auto" w:fill="auto"/>
            <w:vAlign w:val="bottom"/>
          </w:tcPr>
          <w:p w14:paraId="21A71C51" w14:textId="77777777" w:rsidR="004E0EA2" w:rsidRPr="0003140B" w:rsidRDefault="004E0EA2" w:rsidP="00AE7D74">
            <w:pPr>
              <w:spacing w:after="0"/>
              <w:jc w:val="center"/>
              <w:rPr>
                <w:sz w:val="18"/>
                <w:szCs w:val="18"/>
              </w:rPr>
            </w:pPr>
            <w:r w:rsidRPr="0003140B">
              <w:rPr>
                <w:sz w:val="18"/>
                <w:szCs w:val="18"/>
              </w:rPr>
              <w:t>2,760</w:t>
            </w:r>
          </w:p>
        </w:tc>
        <w:tc>
          <w:tcPr>
            <w:tcW w:w="284" w:type="pct"/>
            <w:tcBorders>
              <w:top w:val="nil"/>
              <w:left w:val="nil"/>
              <w:bottom w:val="nil"/>
              <w:right w:val="nil"/>
            </w:tcBorders>
            <w:shd w:val="clear" w:color="auto" w:fill="D9D9D9" w:themeFill="background1" w:themeFillShade="D9"/>
            <w:vAlign w:val="bottom"/>
          </w:tcPr>
          <w:p w14:paraId="22F60467" w14:textId="77777777" w:rsidR="004E0EA2" w:rsidRPr="0003140B" w:rsidRDefault="004E0EA2" w:rsidP="00AE7D74">
            <w:pPr>
              <w:spacing w:after="0"/>
              <w:jc w:val="center"/>
              <w:rPr>
                <w:sz w:val="18"/>
                <w:szCs w:val="18"/>
              </w:rPr>
            </w:pPr>
            <w:r w:rsidRPr="0003140B">
              <w:rPr>
                <w:sz w:val="18"/>
                <w:szCs w:val="18"/>
              </w:rPr>
              <w:t>964</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313A701" w14:textId="77777777" w:rsidR="004E0EA2" w:rsidRPr="0003140B" w:rsidRDefault="004E0EA2" w:rsidP="00AE7D74">
            <w:pPr>
              <w:spacing w:after="0"/>
              <w:jc w:val="center"/>
              <w:rPr>
                <w:sz w:val="18"/>
                <w:szCs w:val="18"/>
              </w:rPr>
            </w:pPr>
            <w:r w:rsidRPr="0003140B">
              <w:rPr>
                <w:sz w:val="18"/>
                <w:szCs w:val="18"/>
              </w:rPr>
              <w:t>722</w:t>
            </w:r>
          </w:p>
        </w:tc>
        <w:tc>
          <w:tcPr>
            <w:tcW w:w="284" w:type="pct"/>
            <w:tcBorders>
              <w:top w:val="nil"/>
              <w:left w:val="nil"/>
              <w:bottom w:val="nil"/>
              <w:right w:val="nil"/>
            </w:tcBorders>
            <w:shd w:val="clear" w:color="auto" w:fill="D9D9D9" w:themeFill="background1" w:themeFillShade="D9"/>
            <w:vAlign w:val="bottom"/>
          </w:tcPr>
          <w:p w14:paraId="33FAA50F" w14:textId="77777777" w:rsidR="004E0EA2" w:rsidRPr="0003140B" w:rsidRDefault="004E0EA2" w:rsidP="00AE7D74">
            <w:pPr>
              <w:spacing w:after="0"/>
              <w:jc w:val="center"/>
              <w:rPr>
                <w:sz w:val="18"/>
                <w:szCs w:val="18"/>
              </w:rPr>
            </w:pPr>
            <w:r w:rsidRPr="0003140B">
              <w:rPr>
                <w:sz w:val="18"/>
                <w:szCs w:val="18"/>
              </w:rPr>
              <w:t>2,052</w:t>
            </w:r>
            <w:r w:rsidRPr="00537B6A">
              <w:rPr>
                <w:sz w:val="18"/>
                <w:szCs w:val="18"/>
                <w:vertAlign w:val="superscript"/>
              </w:rPr>
              <w:t>b</w:t>
            </w:r>
          </w:p>
        </w:tc>
        <w:tc>
          <w:tcPr>
            <w:tcW w:w="284"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319B062B" w14:textId="77777777" w:rsidR="004E0EA2" w:rsidRPr="0003140B" w:rsidRDefault="004E0EA2" w:rsidP="00AE7D74">
            <w:pPr>
              <w:spacing w:after="0"/>
              <w:jc w:val="center"/>
              <w:rPr>
                <w:sz w:val="18"/>
                <w:szCs w:val="18"/>
              </w:rPr>
            </w:pPr>
            <w:r w:rsidRPr="0003140B">
              <w:rPr>
                <w:sz w:val="18"/>
                <w:szCs w:val="18"/>
              </w:rPr>
              <w:t>1,610</w:t>
            </w:r>
            <w:r w:rsidRPr="00537B6A">
              <w:rPr>
                <w:sz w:val="18"/>
                <w:szCs w:val="18"/>
                <w:vertAlign w:val="superscript"/>
              </w:rPr>
              <w:t>b</w:t>
            </w:r>
          </w:p>
        </w:tc>
        <w:tc>
          <w:tcPr>
            <w:tcW w:w="646" w:type="pct"/>
            <w:tcBorders>
              <w:left w:val="nil"/>
              <w:bottom w:val="nil"/>
              <w:right w:val="nil"/>
            </w:tcBorders>
            <w:shd w:val="clear" w:color="auto" w:fill="auto"/>
            <w:vAlign w:val="bottom"/>
          </w:tcPr>
          <w:p w14:paraId="234871AB"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No change</w:t>
            </w:r>
          </w:p>
        </w:tc>
      </w:tr>
      <w:tr w:rsidR="004E0EA2" w:rsidRPr="00A87811" w14:paraId="5DD2C690"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2BD703E5" w14:textId="77777777" w:rsidR="004E0EA2" w:rsidRPr="00A87811" w:rsidRDefault="004E0EA2" w:rsidP="00AE7D74">
            <w:pPr>
              <w:spacing w:after="0"/>
              <w:rPr>
                <w:rFonts w:eastAsia="Arial Unicode MS"/>
                <w:sz w:val="18"/>
                <w:szCs w:val="18"/>
                <w:vertAlign w:val="superscript"/>
              </w:rPr>
            </w:pPr>
            <w:proofErr w:type="spellStart"/>
            <w:r w:rsidRPr="00A87811">
              <w:rPr>
                <w:sz w:val="18"/>
                <w:szCs w:val="18"/>
              </w:rPr>
              <w:t>Unuk</w:t>
            </w:r>
            <w:proofErr w:type="spellEnd"/>
            <w:r w:rsidRPr="00A87811">
              <w:rPr>
                <w:sz w:val="18"/>
                <w:szCs w:val="18"/>
              </w:rPr>
              <w:t xml:space="preserve"> River </w:t>
            </w:r>
          </w:p>
        </w:tc>
        <w:tc>
          <w:tcPr>
            <w:tcW w:w="694" w:type="pct"/>
            <w:tcBorders>
              <w:top w:val="nil"/>
              <w:left w:val="nil"/>
              <w:bottom w:val="nil"/>
              <w:right w:val="nil"/>
            </w:tcBorders>
            <w:shd w:val="clear" w:color="auto" w:fill="auto"/>
            <w:vAlign w:val="bottom"/>
          </w:tcPr>
          <w:p w14:paraId="72BD35D0" w14:textId="77777777" w:rsidR="004E0EA2" w:rsidRPr="00A87811" w:rsidRDefault="004E0EA2" w:rsidP="00AE7D74">
            <w:pPr>
              <w:spacing w:after="0"/>
              <w:jc w:val="center"/>
              <w:rPr>
                <w:sz w:val="18"/>
                <w:szCs w:val="18"/>
              </w:rPr>
            </w:pPr>
            <w:r w:rsidRPr="00A87811">
              <w:rPr>
                <w:sz w:val="18"/>
                <w:szCs w:val="18"/>
              </w:rPr>
              <w:t>HS/FS expansion</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5FC673A8"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5B4FE10D" w14:textId="77777777" w:rsidR="004E0EA2" w:rsidRPr="00A87811" w:rsidRDefault="004E0EA2" w:rsidP="00AE7D74">
            <w:pPr>
              <w:spacing w:after="0"/>
              <w:jc w:val="center"/>
              <w:rPr>
                <w:rFonts w:eastAsia="Arial Unicode MS"/>
                <w:sz w:val="18"/>
                <w:szCs w:val="18"/>
                <w:vertAlign w:val="superscript"/>
              </w:rPr>
            </w:pPr>
            <w:r w:rsidRPr="00A87811">
              <w:rPr>
                <w:sz w:val="18"/>
                <w:szCs w:val="18"/>
              </w:rPr>
              <w:t>1,800–3,800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22799494"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2009</w:t>
            </w:r>
          </w:p>
        </w:tc>
        <w:tc>
          <w:tcPr>
            <w:tcW w:w="283"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2D45B7FA" w14:textId="77777777" w:rsidR="004E0EA2" w:rsidRPr="0003140B" w:rsidRDefault="004E0EA2" w:rsidP="00AE7D74">
            <w:pPr>
              <w:spacing w:after="0"/>
              <w:jc w:val="center"/>
              <w:rPr>
                <w:sz w:val="18"/>
                <w:szCs w:val="18"/>
              </w:rPr>
            </w:pPr>
            <w:r w:rsidRPr="0003140B">
              <w:rPr>
                <w:sz w:val="18"/>
                <w:szCs w:val="18"/>
              </w:rPr>
              <w:t>1,691</w:t>
            </w:r>
          </w:p>
        </w:tc>
        <w:tc>
          <w:tcPr>
            <w:tcW w:w="284" w:type="pct"/>
            <w:tcBorders>
              <w:top w:val="nil"/>
              <w:left w:val="nil"/>
              <w:bottom w:val="nil"/>
              <w:right w:val="nil"/>
            </w:tcBorders>
            <w:shd w:val="clear" w:color="auto" w:fill="auto"/>
            <w:vAlign w:val="bottom"/>
          </w:tcPr>
          <w:p w14:paraId="66AFACDD" w14:textId="77777777" w:rsidR="004E0EA2" w:rsidRPr="0003140B" w:rsidRDefault="004E0EA2" w:rsidP="00AE7D74">
            <w:pPr>
              <w:spacing w:after="0"/>
              <w:jc w:val="center"/>
              <w:rPr>
                <w:sz w:val="18"/>
                <w:szCs w:val="18"/>
              </w:rPr>
            </w:pPr>
            <w:r w:rsidRPr="0003140B">
              <w:rPr>
                <w:sz w:val="18"/>
                <w:szCs w:val="18"/>
              </w:rPr>
              <w:t>2,623</w:t>
            </w:r>
          </w:p>
        </w:tc>
        <w:tc>
          <w:tcPr>
            <w:tcW w:w="284" w:type="pct"/>
            <w:tcBorders>
              <w:top w:val="nil"/>
              <w:left w:val="nil"/>
              <w:bottom w:val="nil"/>
              <w:right w:val="nil"/>
            </w:tcBorders>
            <w:shd w:val="clear" w:color="auto" w:fill="D9D9D9" w:themeFill="background1" w:themeFillShade="D9"/>
            <w:vAlign w:val="bottom"/>
          </w:tcPr>
          <w:p w14:paraId="7C877937" w14:textId="77777777" w:rsidR="004E0EA2" w:rsidRPr="0003140B" w:rsidRDefault="004E0EA2" w:rsidP="00AE7D74">
            <w:pPr>
              <w:spacing w:after="0"/>
              <w:jc w:val="center"/>
              <w:rPr>
                <w:sz w:val="18"/>
                <w:szCs w:val="18"/>
              </w:rPr>
            </w:pPr>
            <w:r w:rsidRPr="0003140B">
              <w:rPr>
                <w:sz w:val="18"/>
                <w:szCs w:val="18"/>
              </w:rPr>
              <w:t>1,463</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4423880" w14:textId="77777777" w:rsidR="004E0EA2" w:rsidRPr="0003140B" w:rsidRDefault="004E0EA2" w:rsidP="00AE7D74">
            <w:pPr>
              <w:spacing w:after="0"/>
              <w:jc w:val="center"/>
              <w:rPr>
                <w:sz w:val="18"/>
                <w:szCs w:val="18"/>
              </w:rPr>
            </w:pPr>
            <w:r w:rsidRPr="0003140B">
              <w:rPr>
                <w:sz w:val="18"/>
                <w:szCs w:val="18"/>
              </w:rPr>
              <w:t>1,203</w:t>
            </w:r>
          </w:p>
        </w:tc>
        <w:tc>
          <w:tcPr>
            <w:tcW w:w="284" w:type="pct"/>
            <w:tcBorders>
              <w:top w:val="nil"/>
              <w:left w:val="nil"/>
              <w:bottom w:val="nil"/>
              <w:right w:val="nil"/>
            </w:tcBorders>
            <w:shd w:val="clear" w:color="auto" w:fill="auto"/>
            <w:vAlign w:val="bottom"/>
          </w:tcPr>
          <w:p w14:paraId="2B7E7AB7" w14:textId="77777777" w:rsidR="004E0EA2" w:rsidRPr="0003140B" w:rsidRDefault="004E0EA2" w:rsidP="00AE7D74">
            <w:pPr>
              <w:spacing w:after="0"/>
              <w:jc w:val="center"/>
              <w:rPr>
                <w:sz w:val="18"/>
                <w:szCs w:val="18"/>
              </w:rPr>
            </w:pPr>
            <w:r w:rsidRPr="0003140B">
              <w:rPr>
                <w:sz w:val="18"/>
                <w:szCs w:val="18"/>
              </w:rPr>
              <w:t>1,971</w:t>
            </w:r>
            <w:r w:rsidRPr="00537B6A">
              <w:rPr>
                <w:sz w:val="18"/>
                <w:szCs w:val="18"/>
                <w:vertAlign w:val="superscript"/>
              </w:rPr>
              <w:t>b</w:t>
            </w:r>
          </w:p>
        </w:tc>
        <w:tc>
          <w:tcPr>
            <w:tcW w:w="284" w:type="pct"/>
            <w:tcBorders>
              <w:top w:val="nil"/>
              <w:left w:val="nil"/>
              <w:bottom w:val="nil"/>
              <w:right w:val="nil"/>
            </w:tcBorders>
            <w:shd w:val="clear" w:color="auto" w:fill="auto"/>
            <w:noWrap/>
            <w:tcMar>
              <w:top w:w="15" w:type="dxa"/>
              <w:left w:w="15" w:type="dxa"/>
              <w:bottom w:w="0" w:type="dxa"/>
              <w:right w:w="15" w:type="dxa"/>
            </w:tcMar>
            <w:vAlign w:val="bottom"/>
          </w:tcPr>
          <w:p w14:paraId="2E368DD5" w14:textId="77777777" w:rsidR="004E0EA2" w:rsidRPr="0003140B" w:rsidRDefault="004E0EA2" w:rsidP="00AE7D74">
            <w:pPr>
              <w:spacing w:after="0"/>
              <w:jc w:val="center"/>
              <w:rPr>
                <w:sz w:val="18"/>
                <w:szCs w:val="18"/>
              </w:rPr>
            </w:pPr>
            <w:r w:rsidRPr="0003140B">
              <w:rPr>
                <w:sz w:val="18"/>
                <w:szCs w:val="18"/>
              </w:rPr>
              <w:t>3,115</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7DEBE590"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4E0EA2" w:rsidRPr="00A87811" w14:paraId="2A8A2369"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7A1868E3" w14:textId="77777777" w:rsidR="004E0EA2" w:rsidRPr="0003140B" w:rsidRDefault="004E0EA2" w:rsidP="00AE7D74">
            <w:pPr>
              <w:spacing w:after="0"/>
              <w:rPr>
                <w:sz w:val="18"/>
                <w:szCs w:val="18"/>
              </w:rPr>
            </w:pPr>
            <w:r w:rsidRPr="00A87811">
              <w:rPr>
                <w:sz w:val="18"/>
                <w:szCs w:val="18"/>
              </w:rPr>
              <w:t>Stikine River</w:t>
            </w:r>
          </w:p>
        </w:tc>
        <w:tc>
          <w:tcPr>
            <w:tcW w:w="694" w:type="pct"/>
            <w:tcBorders>
              <w:top w:val="nil"/>
              <w:left w:val="nil"/>
              <w:bottom w:val="nil"/>
              <w:right w:val="nil"/>
            </w:tcBorders>
            <w:shd w:val="clear" w:color="auto" w:fill="auto"/>
            <w:vAlign w:val="bottom"/>
          </w:tcPr>
          <w:p w14:paraId="157CBFDB" w14:textId="77777777" w:rsidR="004E0EA2" w:rsidRPr="00A87811" w:rsidRDefault="004E0EA2" w:rsidP="00AE7D74">
            <w:pPr>
              <w:spacing w:after="0"/>
              <w:jc w:val="center"/>
              <w:rPr>
                <w:sz w:val="18"/>
                <w:szCs w:val="18"/>
              </w:rPr>
            </w:pPr>
            <w:r w:rsidRPr="00A87811">
              <w:rPr>
                <w:sz w:val="18"/>
                <w:szCs w:val="18"/>
              </w:rPr>
              <w:t>MR</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6DD903E8" w14:textId="77777777" w:rsidR="004E0EA2" w:rsidRPr="0003140B"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3977C2D5" w14:textId="77777777" w:rsidR="004E0EA2" w:rsidRPr="0003140B" w:rsidRDefault="004E0EA2" w:rsidP="00AE7D74">
            <w:pPr>
              <w:spacing w:after="0"/>
              <w:jc w:val="center"/>
              <w:rPr>
                <w:sz w:val="18"/>
                <w:szCs w:val="18"/>
              </w:rPr>
            </w:pPr>
            <w:r w:rsidRPr="00A87811">
              <w:rPr>
                <w:sz w:val="18"/>
                <w:szCs w:val="18"/>
              </w:rPr>
              <w:t>14,000–28,000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427A406B" w14:textId="77777777" w:rsidR="004E0EA2" w:rsidRPr="0003140B" w:rsidRDefault="004E0EA2" w:rsidP="00AE7D74">
            <w:pPr>
              <w:spacing w:after="0"/>
              <w:jc w:val="center"/>
              <w:rPr>
                <w:rFonts w:eastAsia="Arial Unicode MS"/>
                <w:sz w:val="18"/>
                <w:szCs w:val="18"/>
              </w:rPr>
            </w:pPr>
            <w:r w:rsidRPr="00A87811">
              <w:rPr>
                <w:rFonts w:eastAsia="Arial Unicode MS"/>
                <w:sz w:val="18"/>
                <w:szCs w:val="18"/>
              </w:rPr>
              <w:t>2000</w:t>
            </w:r>
          </w:p>
        </w:tc>
        <w:tc>
          <w:tcPr>
            <w:tcW w:w="283" w:type="pct"/>
            <w:tcBorders>
              <w:top w:val="nil"/>
              <w:left w:val="nil"/>
              <w:right w:val="nil"/>
            </w:tcBorders>
            <w:shd w:val="clear" w:color="auto" w:fill="auto"/>
            <w:noWrap/>
            <w:tcMar>
              <w:top w:w="15" w:type="dxa"/>
              <w:left w:w="15" w:type="dxa"/>
              <w:bottom w:w="0" w:type="dxa"/>
              <w:right w:w="15" w:type="dxa"/>
            </w:tcMar>
            <w:vAlign w:val="bottom"/>
          </w:tcPr>
          <w:p w14:paraId="670616F2" w14:textId="77777777" w:rsidR="004E0EA2" w:rsidRPr="0003140B" w:rsidRDefault="004E0EA2" w:rsidP="00AE7D74">
            <w:pPr>
              <w:spacing w:after="0"/>
              <w:jc w:val="center"/>
              <w:rPr>
                <w:sz w:val="18"/>
                <w:szCs w:val="18"/>
              </w:rPr>
            </w:pPr>
            <w:r>
              <w:rPr>
                <w:sz w:val="18"/>
                <w:szCs w:val="18"/>
              </w:rPr>
              <w:t>24,374</w:t>
            </w:r>
            <w:r w:rsidRPr="00537B6A">
              <w:rPr>
                <w:sz w:val="18"/>
                <w:szCs w:val="18"/>
                <w:vertAlign w:val="superscript"/>
              </w:rPr>
              <w:t>b</w:t>
            </w:r>
          </w:p>
        </w:tc>
        <w:tc>
          <w:tcPr>
            <w:tcW w:w="284" w:type="pct"/>
            <w:tcBorders>
              <w:top w:val="nil"/>
              <w:left w:val="nil"/>
              <w:bottom w:val="nil"/>
              <w:right w:val="nil"/>
            </w:tcBorders>
            <w:shd w:val="clear" w:color="auto" w:fill="auto"/>
            <w:vAlign w:val="bottom"/>
          </w:tcPr>
          <w:p w14:paraId="6FAB2617" w14:textId="77777777" w:rsidR="004E0EA2" w:rsidRPr="0003140B" w:rsidRDefault="004E0EA2" w:rsidP="00AE7D74">
            <w:pPr>
              <w:spacing w:after="0"/>
              <w:jc w:val="center"/>
              <w:rPr>
                <w:sz w:val="18"/>
                <w:szCs w:val="18"/>
              </w:rPr>
            </w:pPr>
            <w:r w:rsidRPr="0003140B">
              <w:rPr>
                <w:sz w:val="18"/>
                <w:szCs w:val="18"/>
              </w:rPr>
              <w:t>21,597</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13E13AF1" w14:textId="77777777" w:rsidR="004E0EA2" w:rsidRPr="0003140B" w:rsidRDefault="004E0EA2" w:rsidP="00AE7D74">
            <w:pPr>
              <w:spacing w:after="0"/>
              <w:jc w:val="center"/>
              <w:rPr>
                <w:sz w:val="18"/>
                <w:szCs w:val="18"/>
              </w:rPr>
            </w:pPr>
            <w:r w:rsidRPr="0003140B">
              <w:rPr>
                <w:sz w:val="18"/>
                <w:szCs w:val="18"/>
              </w:rPr>
              <w:t>10,554</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429EE952" w14:textId="77777777" w:rsidR="004E0EA2" w:rsidRPr="0003140B" w:rsidRDefault="004E0EA2" w:rsidP="00AE7D74">
            <w:pPr>
              <w:spacing w:after="0"/>
              <w:jc w:val="center"/>
              <w:rPr>
                <w:sz w:val="18"/>
                <w:szCs w:val="18"/>
              </w:rPr>
            </w:pPr>
            <w:r>
              <w:rPr>
                <w:sz w:val="18"/>
                <w:szCs w:val="18"/>
              </w:rPr>
              <w:t>7,335</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6569CA59" w14:textId="77777777" w:rsidR="004E0EA2" w:rsidRPr="0003140B" w:rsidRDefault="004E0EA2" w:rsidP="00AE7D74">
            <w:pPr>
              <w:spacing w:after="0"/>
              <w:jc w:val="center"/>
              <w:rPr>
                <w:sz w:val="18"/>
                <w:szCs w:val="18"/>
              </w:rPr>
            </w:pPr>
            <w:r>
              <w:rPr>
                <w:sz w:val="18"/>
                <w:szCs w:val="18"/>
              </w:rPr>
              <w:t>8,603</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2684B730" w14:textId="77777777" w:rsidR="004E0EA2" w:rsidRPr="0003140B" w:rsidRDefault="004E0EA2" w:rsidP="00AE7D74">
            <w:pPr>
              <w:spacing w:after="0"/>
              <w:jc w:val="center"/>
              <w:rPr>
                <w:sz w:val="18"/>
                <w:szCs w:val="18"/>
              </w:rPr>
            </w:pPr>
            <w:r>
              <w:rPr>
                <w:sz w:val="18"/>
                <w:szCs w:val="18"/>
              </w:rPr>
              <w:t>13,817</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4C7473C5" w14:textId="77777777" w:rsidR="004E0EA2" w:rsidRPr="0003140B" w:rsidRDefault="004E0EA2" w:rsidP="00AE7D74">
            <w:pPr>
              <w:spacing w:after="0"/>
              <w:jc w:val="center"/>
              <w:rPr>
                <w:rFonts w:eastAsia="Arial Unicode MS"/>
                <w:sz w:val="18"/>
                <w:szCs w:val="18"/>
              </w:rPr>
            </w:pPr>
            <w:r w:rsidRPr="00A87811">
              <w:rPr>
                <w:rFonts w:eastAsia="Arial Unicode MS"/>
                <w:sz w:val="18"/>
                <w:szCs w:val="18"/>
              </w:rPr>
              <w:t>No change</w:t>
            </w:r>
          </w:p>
        </w:tc>
      </w:tr>
      <w:tr w:rsidR="004E0EA2" w:rsidRPr="00A87811" w14:paraId="44A81F22"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107D3AA1" w14:textId="77777777" w:rsidR="004E0EA2" w:rsidRPr="00A87811" w:rsidRDefault="004E0EA2" w:rsidP="00AE7D74">
            <w:pPr>
              <w:spacing w:after="0"/>
              <w:rPr>
                <w:rFonts w:eastAsia="Arial Unicode MS"/>
                <w:sz w:val="18"/>
                <w:szCs w:val="18"/>
              </w:rPr>
            </w:pPr>
            <w:r w:rsidRPr="00A87811">
              <w:rPr>
                <w:sz w:val="18"/>
                <w:szCs w:val="18"/>
              </w:rPr>
              <w:t>Andrew Creek</w:t>
            </w:r>
          </w:p>
        </w:tc>
        <w:tc>
          <w:tcPr>
            <w:tcW w:w="694" w:type="pct"/>
            <w:tcBorders>
              <w:top w:val="nil"/>
              <w:left w:val="nil"/>
              <w:bottom w:val="nil"/>
              <w:right w:val="nil"/>
            </w:tcBorders>
            <w:shd w:val="clear" w:color="auto" w:fill="auto"/>
            <w:vAlign w:val="bottom"/>
          </w:tcPr>
          <w:p w14:paraId="2F3EF0E8" w14:textId="5B675355" w:rsidR="004E0EA2" w:rsidRPr="00A87811" w:rsidRDefault="004E0EA2" w:rsidP="00AE7D74">
            <w:pPr>
              <w:spacing w:after="0"/>
              <w:jc w:val="center"/>
              <w:rPr>
                <w:sz w:val="18"/>
                <w:szCs w:val="18"/>
              </w:rPr>
            </w:pPr>
            <w:r w:rsidRPr="00A87811">
              <w:rPr>
                <w:sz w:val="18"/>
                <w:szCs w:val="18"/>
              </w:rPr>
              <w:t>FS expansion</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1CACB386"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286FDAD9" w14:textId="77777777" w:rsidR="004E0EA2" w:rsidRPr="00A87811" w:rsidRDefault="004E0EA2" w:rsidP="00AE7D74">
            <w:pPr>
              <w:spacing w:after="0"/>
              <w:jc w:val="center"/>
              <w:rPr>
                <w:rFonts w:eastAsia="Arial Unicode MS"/>
                <w:sz w:val="18"/>
                <w:szCs w:val="18"/>
                <w:vertAlign w:val="superscript"/>
              </w:rPr>
            </w:pPr>
            <w:r w:rsidRPr="00A87811">
              <w:rPr>
                <w:sz w:val="18"/>
                <w:szCs w:val="18"/>
              </w:rPr>
              <w:t>650–1,500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662B6F07" w14:textId="77777777" w:rsidR="004E0EA2" w:rsidRPr="00A87811" w:rsidRDefault="004E0EA2" w:rsidP="00AE7D74">
            <w:pPr>
              <w:spacing w:after="0"/>
              <w:jc w:val="center"/>
              <w:rPr>
                <w:sz w:val="18"/>
                <w:szCs w:val="18"/>
              </w:rPr>
            </w:pPr>
            <w:r w:rsidRPr="00A87811">
              <w:rPr>
                <w:rFonts w:eastAsia="Arial Unicode MS"/>
                <w:sz w:val="18"/>
                <w:szCs w:val="18"/>
              </w:rPr>
              <w:t>1998</w:t>
            </w:r>
          </w:p>
        </w:tc>
        <w:tc>
          <w:tcPr>
            <w:tcW w:w="283" w:type="pct"/>
            <w:tcBorders>
              <w:top w:val="nil"/>
              <w:left w:val="nil"/>
              <w:bottom w:val="nil"/>
              <w:right w:val="nil"/>
            </w:tcBorders>
            <w:shd w:val="clear" w:color="auto" w:fill="auto"/>
            <w:noWrap/>
            <w:tcMar>
              <w:top w:w="15" w:type="dxa"/>
              <w:left w:w="15" w:type="dxa"/>
              <w:bottom w:w="0" w:type="dxa"/>
              <w:right w:w="15" w:type="dxa"/>
            </w:tcMar>
            <w:vAlign w:val="bottom"/>
          </w:tcPr>
          <w:p w14:paraId="2B4F423A" w14:textId="77777777" w:rsidR="004E0EA2" w:rsidRPr="0003140B" w:rsidRDefault="004E0EA2" w:rsidP="00AE7D74">
            <w:pPr>
              <w:spacing w:after="0"/>
              <w:jc w:val="center"/>
              <w:rPr>
                <w:sz w:val="18"/>
                <w:szCs w:val="18"/>
              </w:rPr>
            </w:pPr>
            <w:r w:rsidRPr="0003140B">
              <w:rPr>
                <w:sz w:val="18"/>
                <w:szCs w:val="18"/>
              </w:rPr>
              <w:t>1,261</w:t>
            </w:r>
          </w:p>
        </w:tc>
        <w:tc>
          <w:tcPr>
            <w:tcW w:w="284" w:type="pct"/>
            <w:tcBorders>
              <w:top w:val="nil"/>
              <w:left w:val="nil"/>
              <w:bottom w:val="nil"/>
              <w:right w:val="nil"/>
            </w:tcBorders>
            <w:shd w:val="clear" w:color="auto" w:fill="auto"/>
            <w:vAlign w:val="bottom"/>
          </w:tcPr>
          <w:p w14:paraId="1AAC6704" w14:textId="77777777" w:rsidR="004E0EA2" w:rsidRPr="0003140B" w:rsidRDefault="004E0EA2" w:rsidP="00AE7D74">
            <w:pPr>
              <w:spacing w:after="0"/>
              <w:jc w:val="center"/>
              <w:rPr>
                <w:sz w:val="18"/>
                <w:szCs w:val="18"/>
              </w:rPr>
            </w:pPr>
            <w:r w:rsidRPr="0003140B">
              <w:rPr>
                <w:sz w:val="18"/>
                <w:szCs w:val="18"/>
              </w:rPr>
              <w:t>796</w:t>
            </w:r>
          </w:p>
        </w:tc>
        <w:tc>
          <w:tcPr>
            <w:tcW w:w="284" w:type="pct"/>
            <w:tcBorders>
              <w:top w:val="nil"/>
              <w:left w:val="nil"/>
              <w:bottom w:val="nil"/>
              <w:right w:val="nil"/>
            </w:tcBorders>
            <w:shd w:val="clear" w:color="auto" w:fill="D9D9D9" w:themeFill="background1" w:themeFillShade="D9"/>
            <w:vAlign w:val="bottom"/>
          </w:tcPr>
          <w:p w14:paraId="62F8C3EA" w14:textId="77777777" w:rsidR="004E0EA2" w:rsidRPr="0003140B" w:rsidRDefault="004E0EA2" w:rsidP="00AE7D74">
            <w:pPr>
              <w:spacing w:after="0"/>
              <w:jc w:val="center"/>
              <w:rPr>
                <w:sz w:val="18"/>
                <w:szCs w:val="18"/>
              </w:rPr>
            </w:pPr>
            <w:r w:rsidRPr="0003140B">
              <w:rPr>
                <w:sz w:val="18"/>
                <w:szCs w:val="18"/>
              </w:rPr>
              <w:t>402</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C80E270" w14:textId="77777777" w:rsidR="004E0EA2" w:rsidRPr="0003140B" w:rsidRDefault="004E0EA2" w:rsidP="00AE7D74">
            <w:pPr>
              <w:spacing w:after="0"/>
              <w:jc w:val="center"/>
              <w:rPr>
                <w:sz w:val="18"/>
                <w:szCs w:val="18"/>
              </w:rPr>
            </w:pPr>
            <w:r w:rsidRPr="0003140B">
              <w:rPr>
                <w:sz w:val="18"/>
                <w:szCs w:val="18"/>
              </w:rPr>
              <w:t>349</w:t>
            </w:r>
          </w:p>
        </w:tc>
        <w:tc>
          <w:tcPr>
            <w:tcW w:w="284" w:type="pct"/>
            <w:tcBorders>
              <w:top w:val="nil"/>
              <w:left w:val="nil"/>
              <w:bottom w:val="nil"/>
              <w:right w:val="nil"/>
            </w:tcBorders>
            <w:shd w:val="clear" w:color="auto" w:fill="D9D9D9" w:themeFill="background1" w:themeFillShade="D9"/>
            <w:vAlign w:val="bottom"/>
          </w:tcPr>
          <w:p w14:paraId="777BDB3E" w14:textId="77777777" w:rsidR="004E0EA2" w:rsidRPr="0003140B" w:rsidRDefault="004E0EA2" w:rsidP="00AE7D74">
            <w:pPr>
              <w:spacing w:after="0"/>
              <w:jc w:val="center"/>
              <w:rPr>
                <w:sz w:val="18"/>
                <w:szCs w:val="18"/>
              </w:rPr>
            </w:pPr>
            <w:r w:rsidRPr="0003140B">
              <w:rPr>
                <w:sz w:val="18"/>
                <w:szCs w:val="18"/>
              </w:rPr>
              <w:t>482</w:t>
            </w:r>
            <w:r w:rsidRPr="00537B6A">
              <w:rPr>
                <w:sz w:val="18"/>
                <w:szCs w:val="18"/>
                <w:vertAlign w:val="superscript"/>
              </w:rPr>
              <w:t>b</w:t>
            </w:r>
          </w:p>
        </w:tc>
        <w:tc>
          <w:tcPr>
            <w:tcW w:w="284" w:type="pct"/>
            <w:tcBorders>
              <w:top w:val="nil"/>
              <w:left w:val="nil"/>
              <w:bottom w:val="nil"/>
              <w:right w:val="nil"/>
            </w:tcBorders>
            <w:shd w:val="clear" w:color="auto" w:fill="auto"/>
            <w:noWrap/>
            <w:tcMar>
              <w:top w:w="15" w:type="dxa"/>
              <w:left w:w="15" w:type="dxa"/>
              <w:bottom w:w="0" w:type="dxa"/>
              <w:right w:w="15" w:type="dxa"/>
            </w:tcMar>
            <w:vAlign w:val="bottom"/>
          </w:tcPr>
          <w:p w14:paraId="6596E3C4" w14:textId="77777777" w:rsidR="004E0EA2" w:rsidRPr="0003140B" w:rsidRDefault="004E0EA2" w:rsidP="00AE7D74">
            <w:pPr>
              <w:spacing w:after="0"/>
              <w:jc w:val="center"/>
              <w:rPr>
                <w:sz w:val="18"/>
                <w:szCs w:val="18"/>
              </w:rPr>
            </w:pPr>
            <w:r w:rsidRPr="0003140B">
              <w:rPr>
                <w:sz w:val="18"/>
                <w:szCs w:val="18"/>
              </w:rPr>
              <w:t>698</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68ACB4FC"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4E0EA2" w:rsidRPr="00A87811" w14:paraId="2F0AE18E"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00BF314C" w14:textId="77777777" w:rsidR="004E0EA2" w:rsidRPr="00A87811" w:rsidRDefault="004E0EA2" w:rsidP="00AE7D74">
            <w:pPr>
              <w:spacing w:after="0"/>
              <w:rPr>
                <w:rFonts w:eastAsia="Arial Unicode MS"/>
                <w:sz w:val="18"/>
                <w:szCs w:val="18"/>
              </w:rPr>
            </w:pPr>
            <w:r w:rsidRPr="00A87811">
              <w:rPr>
                <w:sz w:val="18"/>
                <w:szCs w:val="18"/>
              </w:rPr>
              <w:t>King Salmon River</w:t>
            </w:r>
          </w:p>
        </w:tc>
        <w:tc>
          <w:tcPr>
            <w:tcW w:w="694" w:type="pct"/>
            <w:tcBorders>
              <w:top w:val="nil"/>
              <w:left w:val="nil"/>
              <w:bottom w:val="nil"/>
              <w:right w:val="nil"/>
            </w:tcBorders>
            <w:shd w:val="clear" w:color="auto" w:fill="auto"/>
            <w:vAlign w:val="bottom"/>
          </w:tcPr>
          <w:p w14:paraId="41D2F133" w14:textId="25F4C85C" w:rsidR="004E0EA2" w:rsidRPr="00A87811" w:rsidRDefault="00B420AD" w:rsidP="00AE7D74">
            <w:pPr>
              <w:spacing w:after="0"/>
              <w:jc w:val="center"/>
              <w:rPr>
                <w:sz w:val="18"/>
                <w:szCs w:val="18"/>
              </w:rPr>
            </w:pPr>
            <w:r>
              <w:rPr>
                <w:sz w:val="18"/>
                <w:szCs w:val="18"/>
              </w:rPr>
              <w:t>FS</w:t>
            </w:r>
            <w:r w:rsidR="004E0EA2" w:rsidRPr="00A87811">
              <w:rPr>
                <w:sz w:val="18"/>
                <w:szCs w:val="18"/>
              </w:rPr>
              <w:t xml:space="preserve"> expansion</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547BFB08" w14:textId="77777777" w:rsidR="004E0EA2" w:rsidRPr="00A87811" w:rsidRDefault="004E0EA2" w:rsidP="00AE7D74">
            <w:pPr>
              <w:spacing w:after="0"/>
              <w:jc w:val="center"/>
              <w:rPr>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335A4E7A" w14:textId="77777777" w:rsidR="004E0EA2" w:rsidRPr="00A87811" w:rsidRDefault="004E0EA2" w:rsidP="00AE7D74">
            <w:pPr>
              <w:spacing w:after="0"/>
              <w:jc w:val="center"/>
              <w:rPr>
                <w:rFonts w:eastAsia="Arial Unicode MS"/>
                <w:sz w:val="18"/>
                <w:szCs w:val="18"/>
                <w:vertAlign w:val="superscript"/>
              </w:rPr>
            </w:pPr>
            <w:r w:rsidRPr="00A87811">
              <w:rPr>
                <w:sz w:val="18"/>
                <w:szCs w:val="18"/>
              </w:rPr>
              <w:t>120–240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2A817FBB" w14:textId="77777777" w:rsidR="004E0EA2" w:rsidRPr="00A87811" w:rsidRDefault="004E0EA2" w:rsidP="00AE7D74">
            <w:pPr>
              <w:spacing w:after="0"/>
              <w:jc w:val="center"/>
              <w:rPr>
                <w:sz w:val="18"/>
                <w:szCs w:val="18"/>
              </w:rPr>
            </w:pPr>
            <w:r w:rsidRPr="00A87811">
              <w:rPr>
                <w:rFonts w:eastAsia="Arial Unicode MS"/>
                <w:sz w:val="18"/>
                <w:szCs w:val="18"/>
              </w:rPr>
              <w:t>1997</w:t>
            </w:r>
          </w:p>
        </w:tc>
        <w:tc>
          <w:tcPr>
            <w:tcW w:w="283"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450DE181" w14:textId="77777777" w:rsidR="004E0EA2" w:rsidRPr="0003140B" w:rsidRDefault="004E0EA2" w:rsidP="00AE7D74">
            <w:pPr>
              <w:spacing w:after="0"/>
              <w:jc w:val="center"/>
              <w:rPr>
                <w:sz w:val="18"/>
                <w:szCs w:val="18"/>
              </w:rPr>
            </w:pPr>
            <w:r w:rsidRPr="0003140B">
              <w:rPr>
                <w:sz w:val="18"/>
                <w:szCs w:val="18"/>
              </w:rPr>
              <w:t>68</w:t>
            </w:r>
          </w:p>
        </w:tc>
        <w:tc>
          <w:tcPr>
            <w:tcW w:w="284" w:type="pct"/>
            <w:tcBorders>
              <w:top w:val="nil"/>
              <w:left w:val="nil"/>
              <w:bottom w:val="nil"/>
              <w:right w:val="nil"/>
            </w:tcBorders>
            <w:shd w:val="clear" w:color="auto" w:fill="D9D9D9" w:themeFill="background1" w:themeFillShade="D9"/>
            <w:vAlign w:val="bottom"/>
          </w:tcPr>
          <w:p w14:paraId="4090F106" w14:textId="77777777" w:rsidR="004E0EA2" w:rsidRPr="0003140B" w:rsidRDefault="004E0EA2" w:rsidP="00AE7D74">
            <w:pPr>
              <w:spacing w:after="0"/>
              <w:jc w:val="center"/>
              <w:rPr>
                <w:sz w:val="18"/>
                <w:szCs w:val="18"/>
              </w:rPr>
            </w:pPr>
            <w:r w:rsidRPr="0003140B">
              <w:rPr>
                <w:sz w:val="18"/>
                <w:szCs w:val="18"/>
              </w:rPr>
              <w:t>50</w:t>
            </w:r>
          </w:p>
        </w:tc>
        <w:tc>
          <w:tcPr>
            <w:tcW w:w="284" w:type="pct"/>
            <w:tcBorders>
              <w:top w:val="nil"/>
              <w:left w:val="nil"/>
              <w:bottom w:val="nil"/>
              <w:right w:val="nil"/>
            </w:tcBorders>
            <w:shd w:val="clear" w:color="auto" w:fill="auto"/>
            <w:vAlign w:val="bottom"/>
          </w:tcPr>
          <w:p w14:paraId="137B40E2" w14:textId="77777777" w:rsidR="004E0EA2" w:rsidRPr="0003140B" w:rsidRDefault="004E0EA2" w:rsidP="00AE7D74">
            <w:pPr>
              <w:spacing w:after="0"/>
              <w:jc w:val="center"/>
              <w:rPr>
                <w:sz w:val="18"/>
                <w:szCs w:val="18"/>
              </w:rPr>
            </w:pPr>
            <w:r w:rsidRPr="0003140B">
              <w:rPr>
                <w:sz w:val="18"/>
                <w:szCs w:val="18"/>
              </w:rPr>
              <w:t>149</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A74DF70" w14:textId="77777777" w:rsidR="004E0EA2" w:rsidRPr="0003140B" w:rsidRDefault="004E0EA2" w:rsidP="00AE7D74">
            <w:pPr>
              <w:spacing w:after="0"/>
              <w:jc w:val="center"/>
              <w:rPr>
                <w:sz w:val="18"/>
                <w:szCs w:val="18"/>
              </w:rPr>
            </w:pPr>
            <w:r w:rsidRPr="0003140B">
              <w:rPr>
                <w:sz w:val="18"/>
                <w:szCs w:val="18"/>
              </w:rPr>
              <w:t>85</w:t>
            </w:r>
          </w:p>
        </w:tc>
        <w:tc>
          <w:tcPr>
            <w:tcW w:w="284" w:type="pct"/>
            <w:tcBorders>
              <w:top w:val="nil"/>
              <w:left w:val="nil"/>
              <w:bottom w:val="nil"/>
              <w:right w:val="nil"/>
            </w:tcBorders>
            <w:shd w:val="clear" w:color="auto" w:fill="D9D9D9" w:themeFill="background1" w:themeFillShade="D9"/>
            <w:vAlign w:val="bottom"/>
          </w:tcPr>
          <w:p w14:paraId="70ACB482" w14:textId="77777777" w:rsidR="004E0EA2" w:rsidRPr="0003140B" w:rsidRDefault="004E0EA2" w:rsidP="00AE7D74">
            <w:pPr>
              <w:spacing w:after="0"/>
              <w:jc w:val="center"/>
              <w:rPr>
                <w:sz w:val="18"/>
                <w:szCs w:val="18"/>
              </w:rPr>
            </w:pPr>
            <w:r w:rsidRPr="0003140B">
              <w:rPr>
                <w:sz w:val="18"/>
                <w:szCs w:val="18"/>
              </w:rPr>
              <w:t>30</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2C95E3ED" w14:textId="77777777" w:rsidR="004E0EA2" w:rsidRPr="0003140B" w:rsidRDefault="004E0EA2" w:rsidP="00AE7D74">
            <w:pPr>
              <w:spacing w:after="0"/>
              <w:jc w:val="center"/>
              <w:rPr>
                <w:sz w:val="18"/>
                <w:szCs w:val="18"/>
              </w:rPr>
            </w:pPr>
            <w:r w:rsidRPr="0003140B">
              <w:rPr>
                <w:sz w:val="18"/>
                <w:szCs w:val="18"/>
              </w:rPr>
              <w:t>27</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0D55C8F4"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4E0EA2" w:rsidRPr="00A87811" w14:paraId="6D947A1D"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4F7BBECE" w14:textId="322B71B7" w:rsidR="004E0EA2" w:rsidRPr="00A87811" w:rsidRDefault="004E0EA2" w:rsidP="00AE7D74">
            <w:pPr>
              <w:spacing w:after="0"/>
              <w:rPr>
                <w:rFonts w:eastAsia="Arial Unicode MS"/>
                <w:sz w:val="18"/>
                <w:szCs w:val="18"/>
              </w:rPr>
            </w:pPr>
            <w:proofErr w:type="spellStart"/>
            <w:r w:rsidRPr="00A87811">
              <w:rPr>
                <w:sz w:val="18"/>
                <w:szCs w:val="18"/>
              </w:rPr>
              <w:t>Taku</w:t>
            </w:r>
            <w:proofErr w:type="spellEnd"/>
            <w:r w:rsidRPr="00A87811">
              <w:rPr>
                <w:sz w:val="18"/>
                <w:szCs w:val="18"/>
              </w:rPr>
              <w:t xml:space="preserve"> River</w:t>
            </w:r>
          </w:p>
        </w:tc>
        <w:tc>
          <w:tcPr>
            <w:tcW w:w="694" w:type="pct"/>
            <w:tcBorders>
              <w:top w:val="nil"/>
              <w:left w:val="nil"/>
              <w:bottom w:val="nil"/>
              <w:right w:val="nil"/>
            </w:tcBorders>
            <w:shd w:val="clear" w:color="auto" w:fill="auto"/>
            <w:vAlign w:val="bottom"/>
          </w:tcPr>
          <w:p w14:paraId="5953C3D8" w14:textId="5EEFD782" w:rsidR="004E0EA2" w:rsidRPr="00A87811" w:rsidRDefault="004E0EA2" w:rsidP="00AE7D74">
            <w:pPr>
              <w:spacing w:after="0"/>
              <w:jc w:val="center"/>
              <w:rPr>
                <w:sz w:val="18"/>
                <w:szCs w:val="18"/>
              </w:rPr>
            </w:pPr>
            <w:r w:rsidRPr="00A87811">
              <w:rPr>
                <w:sz w:val="18"/>
                <w:szCs w:val="18"/>
              </w:rPr>
              <w:t>MR</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7D8D1B98" w14:textId="77777777" w:rsidR="004E0EA2" w:rsidRPr="00A87811" w:rsidRDefault="004E0EA2" w:rsidP="00AE7D74">
            <w:pPr>
              <w:spacing w:after="0"/>
              <w:jc w:val="center"/>
              <w:rPr>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2968862A" w14:textId="77777777" w:rsidR="004E0EA2" w:rsidRPr="00A87811" w:rsidRDefault="004E0EA2" w:rsidP="00AE7D74">
            <w:pPr>
              <w:spacing w:after="0"/>
              <w:jc w:val="center"/>
              <w:rPr>
                <w:rFonts w:eastAsia="Arial Unicode MS"/>
                <w:sz w:val="18"/>
                <w:szCs w:val="18"/>
                <w:vertAlign w:val="superscript"/>
              </w:rPr>
            </w:pPr>
            <w:r w:rsidRPr="00A87811">
              <w:rPr>
                <w:sz w:val="18"/>
                <w:szCs w:val="18"/>
              </w:rPr>
              <w:t>19,000–36,000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29EFBB1F"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2009</w:t>
            </w:r>
          </w:p>
        </w:tc>
        <w:tc>
          <w:tcPr>
            <w:tcW w:w="283" w:type="pct"/>
            <w:tcBorders>
              <w:top w:val="nil"/>
              <w:left w:val="nil"/>
              <w:bottom w:val="nil"/>
              <w:right w:val="nil"/>
            </w:tcBorders>
            <w:shd w:val="clear" w:color="auto" w:fill="auto"/>
            <w:noWrap/>
            <w:tcMar>
              <w:top w:w="15" w:type="dxa"/>
              <w:left w:w="15" w:type="dxa"/>
              <w:bottom w:w="0" w:type="dxa"/>
              <w:right w:w="15" w:type="dxa"/>
            </w:tcMar>
            <w:vAlign w:val="bottom"/>
          </w:tcPr>
          <w:p w14:paraId="6CEA6123" w14:textId="77777777" w:rsidR="004E0EA2" w:rsidRPr="0003140B" w:rsidRDefault="004E0EA2" w:rsidP="00AE7D74">
            <w:pPr>
              <w:spacing w:after="0"/>
              <w:jc w:val="center"/>
              <w:rPr>
                <w:sz w:val="18"/>
                <w:szCs w:val="18"/>
              </w:rPr>
            </w:pPr>
            <w:r w:rsidRPr="0003140B">
              <w:rPr>
                <w:sz w:val="18"/>
                <w:szCs w:val="18"/>
              </w:rPr>
              <w:t>23,532</w:t>
            </w:r>
            <w:r w:rsidRPr="00537B6A">
              <w:rPr>
                <w:sz w:val="18"/>
                <w:szCs w:val="18"/>
                <w:vertAlign w:val="superscript"/>
              </w:rPr>
              <w:t>b</w:t>
            </w:r>
          </w:p>
        </w:tc>
        <w:tc>
          <w:tcPr>
            <w:tcW w:w="284" w:type="pct"/>
            <w:tcBorders>
              <w:top w:val="nil"/>
              <w:left w:val="nil"/>
              <w:bottom w:val="nil"/>
              <w:right w:val="nil"/>
            </w:tcBorders>
            <w:shd w:val="clear" w:color="auto" w:fill="auto"/>
            <w:vAlign w:val="bottom"/>
          </w:tcPr>
          <w:p w14:paraId="769D637D" w14:textId="77777777" w:rsidR="004E0EA2" w:rsidRPr="0003140B" w:rsidRDefault="004E0EA2" w:rsidP="00AE7D74">
            <w:pPr>
              <w:spacing w:after="0"/>
              <w:jc w:val="center"/>
              <w:rPr>
                <w:sz w:val="18"/>
                <w:szCs w:val="18"/>
              </w:rPr>
            </w:pPr>
            <w:r>
              <w:rPr>
                <w:sz w:val="18"/>
                <w:szCs w:val="18"/>
              </w:rPr>
              <w:t>23,567</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0EFEA248" w14:textId="77777777" w:rsidR="004E0EA2" w:rsidRPr="0003140B" w:rsidRDefault="004E0EA2" w:rsidP="00AE7D74">
            <w:pPr>
              <w:spacing w:after="0"/>
              <w:jc w:val="center"/>
              <w:rPr>
                <w:sz w:val="18"/>
                <w:szCs w:val="18"/>
              </w:rPr>
            </w:pPr>
            <w:r>
              <w:rPr>
                <w:sz w:val="18"/>
                <w:szCs w:val="18"/>
              </w:rPr>
              <w:t>9,177</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9A45EF9" w14:textId="77777777" w:rsidR="004E0EA2" w:rsidRPr="0003140B" w:rsidRDefault="004E0EA2" w:rsidP="00AE7D74">
            <w:pPr>
              <w:spacing w:after="0"/>
              <w:jc w:val="center"/>
              <w:rPr>
                <w:sz w:val="18"/>
                <w:szCs w:val="18"/>
              </w:rPr>
            </w:pPr>
            <w:r w:rsidRPr="0003140B">
              <w:rPr>
                <w:sz w:val="18"/>
                <w:szCs w:val="18"/>
              </w:rPr>
              <w:t>8,214</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11DC66DA" w14:textId="77777777" w:rsidR="004E0EA2" w:rsidRPr="0003140B" w:rsidRDefault="004E0EA2" w:rsidP="00AE7D74">
            <w:pPr>
              <w:spacing w:after="0"/>
              <w:jc w:val="center"/>
              <w:rPr>
                <w:sz w:val="18"/>
                <w:szCs w:val="18"/>
              </w:rPr>
            </w:pPr>
            <w:r w:rsidRPr="0003140B">
              <w:rPr>
                <w:sz w:val="18"/>
                <w:szCs w:val="18"/>
              </w:rPr>
              <w:t>7,271</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4F627E5A" w14:textId="77777777" w:rsidR="004E0EA2" w:rsidRPr="0003140B" w:rsidRDefault="004E0EA2" w:rsidP="00AE7D74">
            <w:pPr>
              <w:spacing w:after="0"/>
              <w:jc w:val="center"/>
              <w:rPr>
                <w:sz w:val="18"/>
                <w:szCs w:val="18"/>
              </w:rPr>
            </w:pPr>
            <w:r w:rsidRPr="0003140B">
              <w:rPr>
                <w:sz w:val="18"/>
                <w:szCs w:val="18"/>
              </w:rPr>
              <w:t>11,558</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109635A3"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4E0EA2" w:rsidRPr="00A87811" w14:paraId="7F933870"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741DAACF" w14:textId="77777777" w:rsidR="004E0EA2" w:rsidRPr="00A87811" w:rsidRDefault="004E0EA2" w:rsidP="00AE7D74">
            <w:pPr>
              <w:spacing w:after="0"/>
              <w:rPr>
                <w:sz w:val="18"/>
                <w:szCs w:val="18"/>
              </w:rPr>
            </w:pPr>
            <w:proofErr w:type="spellStart"/>
            <w:r w:rsidRPr="00A87811">
              <w:rPr>
                <w:sz w:val="18"/>
                <w:szCs w:val="18"/>
              </w:rPr>
              <w:t>Chilkat</w:t>
            </w:r>
            <w:proofErr w:type="spellEnd"/>
            <w:r w:rsidRPr="00A87811">
              <w:rPr>
                <w:sz w:val="18"/>
                <w:szCs w:val="18"/>
              </w:rPr>
              <w:t xml:space="preserve"> River</w:t>
            </w:r>
          </w:p>
        </w:tc>
        <w:tc>
          <w:tcPr>
            <w:tcW w:w="694" w:type="pct"/>
            <w:tcBorders>
              <w:top w:val="nil"/>
              <w:left w:val="nil"/>
              <w:bottom w:val="nil"/>
              <w:right w:val="nil"/>
            </w:tcBorders>
            <w:shd w:val="clear" w:color="auto" w:fill="auto"/>
            <w:vAlign w:val="bottom"/>
          </w:tcPr>
          <w:p w14:paraId="312EC634" w14:textId="77777777" w:rsidR="004E0EA2" w:rsidRPr="00A87811" w:rsidRDefault="004E0EA2" w:rsidP="00AE7D74">
            <w:pPr>
              <w:spacing w:after="0"/>
              <w:jc w:val="center"/>
              <w:rPr>
                <w:sz w:val="18"/>
                <w:szCs w:val="18"/>
              </w:rPr>
            </w:pPr>
            <w:r w:rsidRPr="00621CEF">
              <w:rPr>
                <w:sz w:val="18"/>
                <w:szCs w:val="18"/>
              </w:rPr>
              <w:t>MR</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6A768E3B" w14:textId="376830D1" w:rsidR="004E0EA2" w:rsidRPr="00A87811" w:rsidRDefault="003B32EE" w:rsidP="00AE7D74">
            <w:pPr>
              <w:spacing w:after="0"/>
              <w:jc w:val="center"/>
              <w:rPr>
                <w:rFonts w:eastAsia="Arial Unicode MS"/>
                <w:sz w:val="18"/>
                <w:szCs w:val="18"/>
              </w:rPr>
            </w:pPr>
            <w:proofErr w:type="spellStart"/>
            <w:r>
              <w:rPr>
                <w:rFonts w:eastAsia="Arial Unicode MS"/>
                <w:sz w:val="18"/>
                <w:szCs w:val="18"/>
              </w:rPr>
              <w:t>Inriver</w:t>
            </w:r>
            <w:r>
              <w:rPr>
                <w:rFonts w:eastAsia="Arial Unicode MS"/>
                <w:sz w:val="18"/>
                <w:szCs w:val="18"/>
                <w:vertAlign w:val="superscript"/>
              </w:rPr>
              <w:t>c</w:t>
            </w:r>
            <w:proofErr w:type="spellEnd"/>
          </w:p>
        </w:tc>
        <w:tc>
          <w:tcPr>
            <w:tcW w:w="537" w:type="pct"/>
            <w:tcBorders>
              <w:top w:val="nil"/>
              <w:left w:val="nil"/>
              <w:bottom w:val="nil"/>
              <w:right w:val="nil"/>
            </w:tcBorders>
            <w:shd w:val="clear" w:color="auto" w:fill="auto"/>
            <w:vAlign w:val="bottom"/>
          </w:tcPr>
          <w:p w14:paraId="613B695D" w14:textId="77777777" w:rsidR="004E0EA2" w:rsidRPr="00A87811" w:rsidRDefault="004E0EA2" w:rsidP="00AE7D74">
            <w:pPr>
              <w:spacing w:after="0"/>
              <w:jc w:val="center"/>
              <w:rPr>
                <w:sz w:val="18"/>
                <w:szCs w:val="18"/>
              </w:rPr>
            </w:pPr>
            <w:r>
              <w:rPr>
                <w:sz w:val="18"/>
                <w:szCs w:val="18"/>
              </w:rPr>
              <w:t>1,850–3,600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3F45FF42" w14:textId="77777777" w:rsidR="004E0EA2" w:rsidRPr="00A87811" w:rsidRDefault="004E0EA2" w:rsidP="00AE7D74">
            <w:pPr>
              <w:spacing w:after="0"/>
              <w:jc w:val="center"/>
              <w:rPr>
                <w:rFonts w:eastAsia="Arial Unicode MS"/>
                <w:sz w:val="18"/>
                <w:szCs w:val="18"/>
              </w:rPr>
            </w:pPr>
            <w:r>
              <w:rPr>
                <w:rFonts w:eastAsia="Arial Unicode MS"/>
                <w:sz w:val="18"/>
                <w:szCs w:val="18"/>
              </w:rPr>
              <w:t>2003</w:t>
            </w:r>
          </w:p>
        </w:tc>
        <w:tc>
          <w:tcPr>
            <w:tcW w:w="283"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B5E6515" w14:textId="77777777" w:rsidR="004E0EA2" w:rsidRPr="0003140B" w:rsidRDefault="004E0EA2" w:rsidP="00AE7D74">
            <w:pPr>
              <w:spacing w:after="0"/>
              <w:jc w:val="center"/>
              <w:rPr>
                <w:sz w:val="18"/>
                <w:szCs w:val="18"/>
              </w:rPr>
            </w:pPr>
            <w:r w:rsidRPr="0003140B">
              <w:rPr>
                <w:sz w:val="18"/>
                <w:szCs w:val="18"/>
              </w:rPr>
              <w:t>1,534</w:t>
            </w:r>
            <w:r w:rsidRPr="00537B6A">
              <w:rPr>
                <w:sz w:val="18"/>
                <w:szCs w:val="18"/>
                <w:vertAlign w:val="superscript"/>
              </w:rPr>
              <w:t>b</w:t>
            </w:r>
          </w:p>
        </w:tc>
        <w:tc>
          <w:tcPr>
            <w:tcW w:w="284" w:type="pct"/>
            <w:tcBorders>
              <w:top w:val="nil"/>
              <w:left w:val="nil"/>
              <w:bottom w:val="nil"/>
              <w:right w:val="nil"/>
            </w:tcBorders>
            <w:shd w:val="clear" w:color="auto" w:fill="auto"/>
            <w:vAlign w:val="bottom"/>
          </w:tcPr>
          <w:p w14:paraId="6F58DC39" w14:textId="77777777" w:rsidR="004E0EA2" w:rsidRPr="0003140B" w:rsidRDefault="004E0EA2" w:rsidP="00AE7D74">
            <w:pPr>
              <w:spacing w:after="0"/>
              <w:jc w:val="center"/>
              <w:rPr>
                <w:sz w:val="18"/>
                <w:szCs w:val="18"/>
              </w:rPr>
            </w:pPr>
            <w:r w:rsidRPr="0003140B">
              <w:rPr>
                <w:sz w:val="18"/>
                <w:szCs w:val="18"/>
              </w:rPr>
              <w:t>2,45</w:t>
            </w:r>
            <w:r>
              <w:rPr>
                <w:sz w:val="18"/>
                <w:szCs w:val="18"/>
              </w:rPr>
              <w:t>6</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3F0571D1" w14:textId="77777777" w:rsidR="004E0EA2" w:rsidRPr="0003140B" w:rsidRDefault="004E0EA2" w:rsidP="00AE7D74">
            <w:pPr>
              <w:spacing w:after="0"/>
              <w:jc w:val="center"/>
              <w:rPr>
                <w:sz w:val="18"/>
                <w:szCs w:val="18"/>
              </w:rPr>
            </w:pPr>
            <w:r w:rsidRPr="0003140B">
              <w:rPr>
                <w:sz w:val="18"/>
                <w:szCs w:val="18"/>
              </w:rPr>
              <w:t>1,3</w:t>
            </w:r>
            <w:r>
              <w:rPr>
                <w:sz w:val="18"/>
                <w:szCs w:val="18"/>
              </w:rPr>
              <w:t>86</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4EEC232F" w14:textId="77777777" w:rsidR="004E0EA2" w:rsidRPr="0003140B" w:rsidRDefault="004E0EA2" w:rsidP="00AE7D74">
            <w:pPr>
              <w:spacing w:after="0"/>
              <w:jc w:val="center"/>
              <w:rPr>
                <w:sz w:val="18"/>
                <w:szCs w:val="18"/>
              </w:rPr>
            </w:pPr>
            <w:r w:rsidRPr="0003140B">
              <w:rPr>
                <w:sz w:val="18"/>
                <w:szCs w:val="18"/>
              </w:rPr>
              <w:t>1,173</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540EAE1F" w14:textId="77777777" w:rsidR="004E0EA2" w:rsidRPr="0003140B" w:rsidRDefault="004E0EA2" w:rsidP="00AE7D74">
            <w:pPr>
              <w:spacing w:after="0"/>
              <w:jc w:val="center"/>
              <w:rPr>
                <w:sz w:val="18"/>
                <w:szCs w:val="18"/>
              </w:rPr>
            </w:pPr>
            <w:r w:rsidRPr="0003140B">
              <w:rPr>
                <w:sz w:val="18"/>
                <w:szCs w:val="18"/>
              </w:rPr>
              <w:t>873</w:t>
            </w:r>
            <w:r w:rsidRPr="00537B6A">
              <w:rPr>
                <w:sz w:val="18"/>
                <w:szCs w:val="18"/>
                <w:vertAlign w:val="superscript"/>
              </w:rPr>
              <w:t>b</w:t>
            </w:r>
          </w:p>
        </w:tc>
        <w:tc>
          <w:tcPr>
            <w:tcW w:w="284" w:type="pct"/>
            <w:tcBorders>
              <w:top w:val="nil"/>
              <w:left w:val="nil"/>
              <w:bottom w:val="nil"/>
              <w:right w:val="nil"/>
            </w:tcBorders>
            <w:shd w:val="clear" w:color="auto" w:fill="auto"/>
            <w:noWrap/>
            <w:tcMar>
              <w:top w:w="15" w:type="dxa"/>
              <w:left w:w="15" w:type="dxa"/>
              <w:bottom w:w="0" w:type="dxa"/>
              <w:right w:w="15" w:type="dxa"/>
            </w:tcMar>
            <w:vAlign w:val="bottom"/>
          </w:tcPr>
          <w:p w14:paraId="523AB241" w14:textId="77777777" w:rsidR="004E0EA2" w:rsidRPr="0003140B" w:rsidRDefault="004E0EA2" w:rsidP="00AE7D74">
            <w:pPr>
              <w:spacing w:after="0"/>
              <w:jc w:val="center"/>
              <w:rPr>
                <w:sz w:val="18"/>
                <w:szCs w:val="18"/>
              </w:rPr>
            </w:pPr>
            <w:r w:rsidRPr="0003140B">
              <w:rPr>
                <w:sz w:val="18"/>
                <w:szCs w:val="18"/>
              </w:rPr>
              <w:t>2,028</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30D53D08"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No change</w:t>
            </w:r>
          </w:p>
        </w:tc>
      </w:tr>
      <w:tr w:rsidR="004E0EA2" w:rsidRPr="00A87811" w14:paraId="1F1C6146"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4DE92D67" w14:textId="77777777" w:rsidR="004E0EA2" w:rsidRPr="00A87811" w:rsidRDefault="004E0EA2" w:rsidP="00AE7D74">
            <w:pPr>
              <w:spacing w:after="0"/>
              <w:rPr>
                <w:rFonts w:eastAsia="Arial Unicode MS"/>
                <w:sz w:val="18"/>
                <w:szCs w:val="18"/>
              </w:rPr>
            </w:pPr>
          </w:p>
        </w:tc>
        <w:tc>
          <w:tcPr>
            <w:tcW w:w="694" w:type="pct"/>
            <w:tcBorders>
              <w:top w:val="nil"/>
              <w:left w:val="nil"/>
              <w:bottom w:val="nil"/>
              <w:right w:val="nil"/>
            </w:tcBorders>
            <w:shd w:val="clear" w:color="auto" w:fill="auto"/>
            <w:vAlign w:val="bottom"/>
          </w:tcPr>
          <w:p w14:paraId="057FA70E" w14:textId="77777777" w:rsidR="004E0EA2" w:rsidRPr="00A87811" w:rsidRDefault="004E0EA2" w:rsidP="00AE7D74">
            <w:pPr>
              <w:spacing w:after="0"/>
              <w:jc w:val="center"/>
              <w:rPr>
                <w:sz w:val="18"/>
                <w:szCs w:val="18"/>
              </w:rPr>
            </w:pPr>
            <w:r w:rsidRPr="00A87811">
              <w:rPr>
                <w:sz w:val="18"/>
                <w:szCs w:val="18"/>
              </w:rPr>
              <w:t>MR</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0D388760" w14:textId="77777777" w:rsidR="004E0EA2" w:rsidRPr="00A87811" w:rsidRDefault="004E0EA2" w:rsidP="00AE7D74">
            <w:pPr>
              <w:spacing w:after="0"/>
              <w:jc w:val="center"/>
              <w:rPr>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4CAE25B2" w14:textId="77777777" w:rsidR="004E0EA2" w:rsidRPr="00A87811" w:rsidRDefault="004E0EA2" w:rsidP="00AE7D74">
            <w:pPr>
              <w:spacing w:after="0"/>
              <w:jc w:val="center"/>
              <w:rPr>
                <w:rFonts w:eastAsia="Arial Unicode MS"/>
                <w:sz w:val="18"/>
                <w:szCs w:val="18"/>
                <w:vertAlign w:val="superscript"/>
              </w:rPr>
            </w:pPr>
            <w:r w:rsidRPr="00A87811">
              <w:rPr>
                <w:sz w:val="18"/>
                <w:szCs w:val="18"/>
              </w:rPr>
              <w:t>1,750–3,500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4FE903DE"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2003</w:t>
            </w:r>
          </w:p>
        </w:tc>
        <w:tc>
          <w:tcPr>
            <w:tcW w:w="283"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39462C32" w14:textId="77777777" w:rsidR="004E0EA2" w:rsidRPr="0003140B" w:rsidRDefault="004E0EA2" w:rsidP="00AE7D74">
            <w:pPr>
              <w:spacing w:after="0"/>
              <w:jc w:val="center"/>
              <w:rPr>
                <w:sz w:val="18"/>
                <w:szCs w:val="18"/>
              </w:rPr>
            </w:pPr>
            <w:r w:rsidRPr="0003140B">
              <w:rPr>
                <w:sz w:val="18"/>
                <w:szCs w:val="18"/>
              </w:rPr>
              <w:t>1,5</w:t>
            </w:r>
            <w:r>
              <w:rPr>
                <w:sz w:val="18"/>
                <w:szCs w:val="18"/>
              </w:rPr>
              <w:t>29</w:t>
            </w:r>
            <w:r w:rsidRPr="00537B6A">
              <w:rPr>
                <w:sz w:val="18"/>
                <w:szCs w:val="18"/>
                <w:vertAlign w:val="superscript"/>
              </w:rPr>
              <w:t>b</w:t>
            </w:r>
          </w:p>
        </w:tc>
        <w:tc>
          <w:tcPr>
            <w:tcW w:w="284" w:type="pct"/>
            <w:tcBorders>
              <w:top w:val="nil"/>
              <w:left w:val="nil"/>
              <w:right w:val="nil"/>
            </w:tcBorders>
            <w:shd w:val="clear" w:color="auto" w:fill="auto"/>
            <w:vAlign w:val="bottom"/>
          </w:tcPr>
          <w:p w14:paraId="541A5E1E" w14:textId="77777777" w:rsidR="004E0EA2" w:rsidRPr="0003140B" w:rsidRDefault="004E0EA2" w:rsidP="00AE7D74">
            <w:pPr>
              <w:spacing w:after="0"/>
              <w:jc w:val="center"/>
              <w:rPr>
                <w:sz w:val="18"/>
                <w:szCs w:val="18"/>
              </w:rPr>
            </w:pPr>
            <w:r w:rsidRPr="0003140B">
              <w:rPr>
                <w:sz w:val="18"/>
                <w:szCs w:val="18"/>
              </w:rPr>
              <w:t>2,45</w:t>
            </w:r>
            <w:r>
              <w:rPr>
                <w:sz w:val="18"/>
                <w:szCs w:val="18"/>
              </w:rPr>
              <w:t>2</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12998A94" w14:textId="77777777" w:rsidR="004E0EA2" w:rsidRPr="0003140B" w:rsidRDefault="004E0EA2" w:rsidP="00AE7D74">
            <w:pPr>
              <w:spacing w:after="0"/>
              <w:jc w:val="center"/>
              <w:rPr>
                <w:sz w:val="18"/>
                <w:szCs w:val="18"/>
              </w:rPr>
            </w:pPr>
            <w:r w:rsidRPr="0003140B">
              <w:rPr>
                <w:sz w:val="18"/>
                <w:szCs w:val="18"/>
              </w:rPr>
              <w:t>1,3</w:t>
            </w:r>
            <w:r>
              <w:rPr>
                <w:sz w:val="18"/>
                <w:szCs w:val="18"/>
              </w:rPr>
              <w:t>80</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276615E6" w14:textId="77777777" w:rsidR="004E0EA2" w:rsidRPr="0003140B" w:rsidRDefault="004E0EA2" w:rsidP="00AE7D74">
            <w:pPr>
              <w:spacing w:after="0"/>
              <w:jc w:val="center"/>
              <w:rPr>
                <w:sz w:val="18"/>
                <w:szCs w:val="18"/>
              </w:rPr>
            </w:pPr>
            <w:r w:rsidRPr="0003140B">
              <w:rPr>
                <w:sz w:val="18"/>
                <w:szCs w:val="18"/>
              </w:rPr>
              <w:t>1,173</w:t>
            </w:r>
            <w:r w:rsidRPr="00537B6A">
              <w:rPr>
                <w:sz w:val="18"/>
                <w:szCs w:val="18"/>
                <w:vertAlign w:val="superscript"/>
              </w:rPr>
              <w:t>b</w:t>
            </w:r>
          </w:p>
        </w:tc>
        <w:tc>
          <w:tcPr>
            <w:tcW w:w="284" w:type="pct"/>
            <w:tcBorders>
              <w:top w:val="nil"/>
              <w:left w:val="nil"/>
              <w:bottom w:val="nil"/>
              <w:right w:val="nil"/>
            </w:tcBorders>
            <w:shd w:val="clear" w:color="auto" w:fill="D9D9D9" w:themeFill="background1" w:themeFillShade="D9"/>
            <w:vAlign w:val="bottom"/>
          </w:tcPr>
          <w:p w14:paraId="1262F2FF" w14:textId="77777777" w:rsidR="004E0EA2" w:rsidRPr="0003140B" w:rsidRDefault="004E0EA2" w:rsidP="00AE7D74">
            <w:pPr>
              <w:spacing w:after="0"/>
              <w:jc w:val="center"/>
              <w:rPr>
                <w:sz w:val="18"/>
                <w:szCs w:val="18"/>
              </w:rPr>
            </w:pPr>
            <w:r w:rsidRPr="0003140B">
              <w:rPr>
                <w:sz w:val="18"/>
                <w:szCs w:val="18"/>
              </w:rPr>
              <w:t>873</w:t>
            </w:r>
            <w:r w:rsidRPr="00537B6A">
              <w:rPr>
                <w:sz w:val="18"/>
                <w:szCs w:val="18"/>
                <w:vertAlign w:val="superscript"/>
              </w:rPr>
              <w:t>b</w:t>
            </w:r>
          </w:p>
        </w:tc>
        <w:tc>
          <w:tcPr>
            <w:tcW w:w="284" w:type="pct"/>
            <w:tcBorders>
              <w:top w:val="nil"/>
              <w:left w:val="nil"/>
              <w:bottom w:val="nil"/>
              <w:right w:val="nil"/>
            </w:tcBorders>
            <w:shd w:val="clear" w:color="auto" w:fill="auto"/>
            <w:noWrap/>
            <w:tcMar>
              <w:top w:w="15" w:type="dxa"/>
              <w:left w:w="15" w:type="dxa"/>
              <w:bottom w:w="0" w:type="dxa"/>
              <w:right w:w="15" w:type="dxa"/>
            </w:tcMar>
            <w:vAlign w:val="bottom"/>
          </w:tcPr>
          <w:p w14:paraId="7910DD53" w14:textId="77777777" w:rsidR="004E0EA2" w:rsidRPr="0003140B" w:rsidRDefault="004E0EA2" w:rsidP="00AE7D74">
            <w:pPr>
              <w:spacing w:after="0"/>
              <w:jc w:val="center"/>
              <w:rPr>
                <w:sz w:val="18"/>
                <w:szCs w:val="18"/>
              </w:rPr>
            </w:pPr>
            <w:r w:rsidRPr="0003140B">
              <w:rPr>
                <w:sz w:val="18"/>
                <w:szCs w:val="18"/>
              </w:rPr>
              <w:t>2,028</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1707BE4E"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4E0EA2" w:rsidRPr="00A87811" w14:paraId="55CEDC37" w14:textId="77777777" w:rsidTr="00AE7D74">
        <w:trPr>
          <w:trHeight w:val="360"/>
        </w:trPr>
        <w:tc>
          <w:tcPr>
            <w:tcW w:w="713" w:type="pct"/>
            <w:tcBorders>
              <w:top w:val="nil"/>
              <w:left w:val="nil"/>
              <w:bottom w:val="nil"/>
              <w:right w:val="nil"/>
            </w:tcBorders>
            <w:shd w:val="clear" w:color="auto" w:fill="auto"/>
            <w:noWrap/>
            <w:tcMar>
              <w:top w:w="15" w:type="dxa"/>
              <w:left w:w="15" w:type="dxa"/>
              <w:bottom w:w="0" w:type="dxa"/>
              <w:right w:w="15" w:type="dxa"/>
            </w:tcMar>
            <w:vAlign w:val="bottom"/>
          </w:tcPr>
          <w:p w14:paraId="1ECC70FB" w14:textId="77777777" w:rsidR="004E0EA2" w:rsidRPr="00A87811" w:rsidRDefault="004E0EA2" w:rsidP="00AE7D74">
            <w:pPr>
              <w:spacing w:after="0"/>
              <w:rPr>
                <w:sz w:val="18"/>
                <w:szCs w:val="18"/>
              </w:rPr>
            </w:pPr>
            <w:commentRangeStart w:id="26"/>
            <w:r w:rsidRPr="00A87811">
              <w:rPr>
                <w:sz w:val="18"/>
                <w:szCs w:val="18"/>
              </w:rPr>
              <w:t>Alsek River</w:t>
            </w:r>
            <w:commentRangeEnd w:id="26"/>
            <w:r w:rsidR="003A5206">
              <w:rPr>
                <w:rStyle w:val="CommentReference"/>
              </w:rPr>
              <w:commentReference w:id="26"/>
            </w:r>
          </w:p>
        </w:tc>
        <w:tc>
          <w:tcPr>
            <w:tcW w:w="694" w:type="pct"/>
            <w:tcBorders>
              <w:top w:val="nil"/>
              <w:left w:val="nil"/>
              <w:bottom w:val="nil"/>
              <w:right w:val="nil"/>
            </w:tcBorders>
            <w:shd w:val="clear" w:color="auto" w:fill="auto"/>
            <w:vAlign w:val="bottom"/>
          </w:tcPr>
          <w:p w14:paraId="241709A7" w14:textId="77777777" w:rsidR="004E0EA2" w:rsidRPr="00A87811" w:rsidRDefault="004E0EA2" w:rsidP="00AE7D74">
            <w:pPr>
              <w:spacing w:after="0"/>
              <w:jc w:val="center"/>
              <w:rPr>
                <w:sz w:val="18"/>
                <w:szCs w:val="18"/>
              </w:rPr>
            </w:pPr>
            <w:r w:rsidRPr="00A87811">
              <w:rPr>
                <w:sz w:val="18"/>
                <w:szCs w:val="18"/>
              </w:rPr>
              <w:t>Weir expansion</w:t>
            </w:r>
          </w:p>
        </w:tc>
        <w:tc>
          <w:tcPr>
            <w:tcW w:w="270" w:type="pct"/>
            <w:tcBorders>
              <w:top w:val="nil"/>
              <w:left w:val="nil"/>
              <w:bottom w:val="nil"/>
              <w:right w:val="nil"/>
            </w:tcBorders>
            <w:shd w:val="clear" w:color="auto" w:fill="auto"/>
            <w:noWrap/>
            <w:tcMar>
              <w:top w:w="15" w:type="dxa"/>
              <w:left w:w="15" w:type="dxa"/>
              <w:bottom w:w="0" w:type="dxa"/>
              <w:right w:w="15" w:type="dxa"/>
            </w:tcMar>
            <w:vAlign w:val="bottom"/>
          </w:tcPr>
          <w:p w14:paraId="22DA158D"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BEG</w:t>
            </w:r>
          </w:p>
        </w:tc>
        <w:tc>
          <w:tcPr>
            <w:tcW w:w="537" w:type="pct"/>
            <w:tcBorders>
              <w:top w:val="nil"/>
              <w:left w:val="nil"/>
              <w:bottom w:val="nil"/>
              <w:right w:val="nil"/>
            </w:tcBorders>
            <w:shd w:val="clear" w:color="auto" w:fill="auto"/>
            <w:vAlign w:val="bottom"/>
          </w:tcPr>
          <w:p w14:paraId="23797972" w14:textId="77777777" w:rsidR="004E0EA2" w:rsidRPr="00A87811" w:rsidRDefault="004E0EA2" w:rsidP="00AE7D74">
            <w:pPr>
              <w:spacing w:after="0"/>
              <w:jc w:val="center"/>
              <w:rPr>
                <w:sz w:val="18"/>
                <w:szCs w:val="18"/>
              </w:rPr>
            </w:pPr>
            <w:r w:rsidRPr="00A87811">
              <w:rPr>
                <w:sz w:val="18"/>
                <w:szCs w:val="18"/>
              </w:rPr>
              <w:t>3,500–5,300</w:t>
            </w:r>
          </w:p>
        </w:tc>
        <w:tc>
          <w:tcPr>
            <w:tcW w:w="438" w:type="pct"/>
            <w:tcBorders>
              <w:top w:val="nil"/>
              <w:left w:val="nil"/>
              <w:bottom w:val="nil"/>
              <w:right w:val="nil"/>
            </w:tcBorders>
            <w:shd w:val="clear" w:color="auto" w:fill="auto"/>
            <w:noWrap/>
            <w:tcMar>
              <w:top w:w="15" w:type="dxa"/>
              <w:left w:w="15" w:type="dxa"/>
              <w:bottom w:w="0" w:type="dxa"/>
              <w:right w:w="15" w:type="dxa"/>
            </w:tcMar>
            <w:vAlign w:val="bottom"/>
          </w:tcPr>
          <w:p w14:paraId="0634DF3D"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2013</w:t>
            </w:r>
          </w:p>
        </w:tc>
        <w:tc>
          <w:tcPr>
            <w:tcW w:w="283"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3564CBF3" w14:textId="77777777" w:rsidR="004E0EA2" w:rsidRPr="0003140B" w:rsidRDefault="004E0EA2" w:rsidP="00AE7D74">
            <w:pPr>
              <w:spacing w:after="0"/>
              <w:jc w:val="center"/>
              <w:rPr>
                <w:sz w:val="18"/>
                <w:szCs w:val="18"/>
              </w:rPr>
            </w:pPr>
            <w:r w:rsidRPr="0003140B">
              <w:rPr>
                <w:sz w:val="18"/>
                <w:szCs w:val="18"/>
              </w:rPr>
              <w:t>3,357</w:t>
            </w:r>
          </w:p>
        </w:tc>
        <w:tc>
          <w:tcPr>
            <w:tcW w:w="284" w:type="pct"/>
            <w:tcBorders>
              <w:top w:val="nil"/>
              <w:left w:val="nil"/>
              <w:bottom w:val="nil"/>
              <w:right w:val="nil"/>
            </w:tcBorders>
            <w:shd w:val="clear" w:color="auto" w:fill="auto"/>
            <w:vAlign w:val="bottom"/>
          </w:tcPr>
          <w:p w14:paraId="76F10A3B" w14:textId="77777777" w:rsidR="004E0EA2" w:rsidRPr="0003140B" w:rsidRDefault="004E0EA2" w:rsidP="00AE7D74">
            <w:pPr>
              <w:spacing w:after="0"/>
              <w:jc w:val="center"/>
              <w:rPr>
                <w:sz w:val="18"/>
                <w:szCs w:val="18"/>
              </w:rPr>
            </w:pPr>
            <w:r w:rsidRPr="0003140B">
              <w:rPr>
                <w:sz w:val="18"/>
                <w:szCs w:val="18"/>
              </w:rPr>
              <w:t>5,697</w:t>
            </w:r>
          </w:p>
        </w:tc>
        <w:tc>
          <w:tcPr>
            <w:tcW w:w="284" w:type="pct"/>
            <w:tcBorders>
              <w:top w:val="nil"/>
              <w:left w:val="nil"/>
              <w:bottom w:val="nil"/>
              <w:right w:val="nil"/>
            </w:tcBorders>
            <w:shd w:val="clear" w:color="auto" w:fill="D9D9D9" w:themeFill="background1" w:themeFillShade="D9"/>
            <w:vAlign w:val="bottom"/>
          </w:tcPr>
          <w:p w14:paraId="18227B49" w14:textId="5590B96B" w:rsidR="004E0EA2" w:rsidRPr="0003140B" w:rsidRDefault="004E0EA2" w:rsidP="00AE7D74">
            <w:pPr>
              <w:spacing w:after="0"/>
              <w:jc w:val="center"/>
              <w:rPr>
                <w:sz w:val="18"/>
                <w:szCs w:val="18"/>
              </w:rPr>
            </w:pPr>
            <w:r w:rsidRPr="0003140B">
              <w:rPr>
                <w:sz w:val="18"/>
                <w:szCs w:val="18"/>
              </w:rPr>
              <w:t>2,</w:t>
            </w:r>
            <w:r w:rsidR="003A5206">
              <w:rPr>
                <w:sz w:val="18"/>
                <w:szCs w:val="18"/>
              </w:rPr>
              <w:t>514</w:t>
            </w:r>
          </w:p>
        </w:tc>
        <w:tc>
          <w:tcPr>
            <w:tcW w:w="284"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DE0711D" w14:textId="4FC6ADA7" w:rsidR="004E0EA2" w:rsidRPr="0003140B" w:rsidRDefault="004E0EA2" w:rsidP="00AE7D74">
            <w:pPr>
              <w:spacing w:after="0"/>
              <w:jc w:val="center"/>
              <w:rPr>
                <w:sz w:val="18"/>
                <w:szCs w:val="18"/>
              </w:rPr>
            </w:pPr>
            <w:r w:rsidRPr="0003140B">
              <w:rPr>
                <w:sz w:val="18"/>
                <w:szCs w:val="18"/>
              </w:rPr>
              <w:t>1,</w:t>
            </w:r>
            <w:r w:rsidR="003A5206">
              <w:rPr>
                <w:sz w:val="18"/>
                <w:szCs w:val="18"/>
              </w:rPr>
              <w:t>741</w:t>
            </w:r>
          </w:p>
        </w:tc>
        <w:tc>
          <w:tcPr>
            <w:tcW w:w="284" w:type="pct"/>
            <w:tcBorders>
              <w:top w:val="nil"/>
              <w:left w:val="nil"/>
              <w:right w:val="nil"/>
            </w:tcBorders>
            <w:shd w:val="clear" w:color="auto" w:fill="auto"/>
            <w:vAlign w:val="bottom"/>
          </w:tcPr>
          <w:p w14:paraId="26605E52" w14:textId="2F82216D" w:rsidR="004E0EA2" w:rsidRPr="0003140B" w:rsidRDefault="004E0EA2" w:rsidP="00AE7D74">
            <w:pPr>
              <w:spacing w:after="0"/>
              <w:jc w:val="center"/>
              <w:rPr>
                <w:sz w:val="18"/>
                <w:szCs w:val="18"/>
              </w:rPr>
            </w:pPr>
            <w:r w:rsidRPr="0003140B">
              <w:rPr>
                <w:sz w:val="18"/>
                <w:szCs w:val="18"/>
              </w:rPr>
              <w:t>4,3</w:t>
            </w:r>
            <w:r w:rsidR="003A5206">
              <w:rPr>
                <w:sz w:val="18"/>
                <w:szCs w:val="18"/>
              </w:rPr>
              <w:t>48</w:t>
            </w:r>
            <w:r w:rsidRPr="00537B6A">
              <w:rPr>
                <w:sz w:val="18"/>
                <w:szCs w:val="18"/>
                <w:vertAlign w:val="superscript"/>
              </w:rPr>
              <w:t>b</w:t>
            </w:r>
          </w:p>
        </w:tc>
        <w:tc>
          <w:tcPr>
            <w:tcW w:w="284" w:type="pct"/>
            <w:tcBorders>
              <w:top w:val="nil"/>
              <w:left w:val="nil"/>
              <w:bottom w:val="nil"/>
              <w:right w:val="nil"/>
            </w:tcBorders>
            <w:shd w:val="clear" w:color="auto" w:fill="auto"/>
            <w:noWrap/>
            <w:tcMar>
              <w:top w:w="15" w:type="dxa"/>
              <w:left w:w="15" w:type="dxa"/>
              <w:bottom w:w="0" w:type="dxa"/>
              <w:right w:w="15" w:type="dxa"/>
            </w:tcMar>
            <w:vAlign w:val="bottom"/>
          </w:tcPr>
          <w:p w14:paraId="5A0F4222" w14:textId="47014475" w:rsidR="004E0EA2" w:rsidRPr="0003140B" w:rsidRDefault="004E0EA2" w:rsidP="00AE7D74">
            <w:pPr>
              <w:spacing w:after="0"/>
              <w:jc w:val="center"/>
              <w:rPr>
                <w:sz w:val="18"/>
                <w:szCs w:val="18"/>
              </w:rPr>
            </w:pPr>
            <w:r w:rsidRPr="0003140B">
              <w:rPr>
                <w:sz w:val="18"/>
                <w:szCs w:val="18"/>
              </w:rPr>
              <w:t>6,3</w:t>
            </w:r>
            <w:r>
              <w:rPr>
                <w:sz w:val="18"/>
                <w:szCs w:val="18"/>
              </w:rPr>
              <w:t>1</w:t>
            </w:r>
            <w:r w:rsidR="003A5206">
              <w:rPr>
                <w:sz w:val="18"/>
                <w:szCs w:val="18"/>
              </w:rPr>
              <w:t>9</w:t>
            </w:r>
            <w:r w:rsidRPr="00537B6A">
              <w:rPr>
                <w:sz w:val="18"/>
                <w:szCs w:val="18"/>
                <w:vertAlign w:val="superscript"/>
              </w:rPr>
              <w:t>b</w:t>
            </w:r>
          </w:p>
        </w:tc>
        <w:tc>
          <w:tcPr>
            <w:tcW w:w="646" w:type="pct"/>
            <w:tcBorders>
              <w:top w:val="nil"/>
              <w:left w:val="nil"/>
              <w:bottom w:val="nil"/>
              <w:right w:val="nil"/>
            </w:tcBorders>
            <w:shd w:val="clear" w:color="auto" w:fill="auto"/>
            <w:vAlign w:val="bottom"/>
          </w:tcPr>
          <w:p w14:paraId="16690418"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No change</w:t>
            </w:r>
          </w:p>
        </w:tc>
      </w:tr>
      <w:tr w:rsidR="004E0EA2" w:rsidRPr="00A87811" w14:paraId="50DB31AF" w14:textId="77777777" w:rsidTr="00AE7D74">
        <w:trPr>
          <w:trHeight w:val="360"/>
        </w:trPr>
        <w:tc>
          <w:tcPr>
            <w:tcW w:w="713"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7BE31F77" w14:textId="77777777" w:rsidR="004E0EA2" w:rsidRPr="00A87811" w:rsidRDefault="004E0EA2" w:rsidP="00AE7D74">
            <w:pPr>
              <w:spacing w:after="0"/>
              <w:rPr>
                <w:rFonts w:eastAsia="Arial Unicode MS"/>
                <w:sz w:val="18"/>
                <w:szCs w:val="18"/>
              </w:rPr>
            </w:pPr>
            <w:proofErr w:type="spellStart"/>
            <w:r w:rsidRPr="00A87811">
              <w:rPr>
                <w:sz w:val="18"/>
                <w:szCs w:val="18"/>
              </w:rPr>
              <w:t>Situk</w:t>
            </w:r>
            <w:proofErr w:type="spellEnd"/>
            <w:r w:rsidRPr="00A87811">
              <w:rPr>
                <w:sz w:val="18"/>
                <w:szCs w:val="18"/>
              </w:rPr>
              <w:t xml:space="preserve"> River </w:t>
            </w:r>
          </w:p>
        </w:tc>
        <w:tc>
          <w:tcPr>
            <w:tcW w:w="694" w:type="pct"/>
            <w:tcBorders>
              <w:top w:val="nil"/>
              <w:left w:val="nil"/>
              <w:bottom w:val="single" w:sz="4" w:space="0" w:color="auto"/>
              <w:right w:val="nil"/>
            </w:tcBorders>
            <w:shd w:val="clear" w:color="auto" w:fill="auto"/>
            <w:vAlign w:val="bottom"/>
          </w:tcPr>
          <w:p w14:paraId="533B113D" w14:textId="77777777" w:rsidR="004E0EA2" w:rsidRPr="00A87811" w:rsidRDefault="004E0EA2" w:rsidP="00AE7D74">
            <w:pPr>
              <w:spacing w:after="0"/>
              <w:jc w:val="center"/>
              <w:rPr>
                <w:sz w:val="18"/>
                <w:szCs w:val="18"/>
              </w:rPr>
            </w:pPr>
            <w:r w:rsidRPr="00A87811">
              <w:rPr>
                <w:sz w:val="18"/>
                <w:szCs w:val="18"/>
              </w:rPr>
              <w:t>Weir</w:t>
            </w:r>
          </w:p>
        </w:tc>
        <w:tc>
          <w:tcPr>
            <w:tcW w:w="270"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1C11387D" w14:textId="77777777" w:rsidR="004E0EA2" w:rsidRPr="00A87811" w:rsidRDefault="004E0EA2" w:rsidP="00AE7D74">
            <w:pPr>
              <w:spacing w:after="0"/>
              <w:jc w:val="center"/>
              <w:rPr>
                <w:sz w:val="18"/>
                <w:szCs w:val="18"/>
              </w:rPr>
            </w:pPr>
            <w:r w:rsidRPr="00A87811">
              <w:rPr>
                <w:rFonts w:eastAsia="Arial Unicode MS"/>
                <w:sz w:val="18"/>
                <w:szCs w:val="18"/>
              </w:rPr>
              <w:t>BEG</w:t>
            </w:r>
          </w:p>
        </w:tc>
        <w:tc>
          <w:tcPr>
            <w:tcW w:w="537" w:type="pct"/>
            <w:tcBorders>
              <w:top w:val="nil"/>
              <w:left w:val="nil"/>
              <w:bottom w:val="single" w:sz="4" w:space="0" w:color="auto"/>
              <w:right w:val="nil"/>
            </w:tcBorders>
            <w:shd w:val="clear" w:color="auto" w:fill="auto"/>
            <w:vAlign w:val="bottom"/>
          </w:tcPr>
          <w:p w14:paraId="5BB0D964" w14:textId="77777777" w:rsidR="004E0EA2" w:rsidRPr="00A87811" w:rsidRDefault="004E0EA2" w:rsidP="00AE7D74">
            <w:pPr>
              <w:spacing w:after="0"/>
              <w:jc w:val="center"/>
              <w:rPr>
                <w:rFonts w:eastAsia="Arial Unicode MS"/>
                <w:sz w:val="18"/>
                <w:szCs w:val="18"/>
                <w:vertAlign w:val="superscript"/>
              </w:rPr>
            </w:pPr>
            <w:r w:rsidRPr="00A87811">
              <w:rPr>
                <w:sz w:val="18"/>
                <w:szCs w:val="18"/>
              </w:rPr>
              <w:t>450–1,050</w:t>
            </w:r>
          </w:p>
        </w:tc>
        <w:tc>
          <w:tcPr>
            <w:tcW w:w="438"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A90C432" w14:textId="77777777" w:rsidR="004E0EA2" w:rsidRPr="00A87811" w:rsidRDefault="004E0EA2" w:rsidP="00AE7D74">
            <w:pPr>
              <w:spacing w:after="0"/>
              <w:jc w:val="center"/>
              <w:rPr>
                <w:rFonts w:eastAsia="Arial Unicode MS"/>
                <w:sz w:val="18"/>
                <w:szCs w:val="18"/>
              </w:rPr>
            </w:pPr>
            <w:r w:rsidRPr="00A87811">
              <w:rPr>
                <w:rFonts w:eastAsia="Arial Unicode MS"/>
                <w:sz w:val="18"/>
                <w:szCs w:val="18"/>
              </w:rPr>
              <w:t>2003</w:t>
            </w:r>
          </w:p>
        </w:tc>
        <w:tc>
          <w:tcPr>
            <w:tcW w:w="283"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0EC3771A" w14:textId="77777777" w:rsidR="004E0EA2" w:rsidRPr="0003140B" w:rsidRDefault="004E0EA2" w:rsidP="00AE7D74">
            <w:pPr>
              <w:spacing w:after="0"/>
              <w:jc w:val="center"/>
              <w:rPr>
                <w:sz w:val="18"/>
                <w:szCs w:val="18"/>
              </w:rPr>
            </w:pPr>
            <w:r w:rsidRPr="0003140B">
              <w:rPr>
                <w:sz w:val="18"/>
                <w:szCs w:val="18"/>
              </w:rPr>
              <w:t>475</w:t>
            </w:r>
          </w:p>
        </w:tc>
        <w:tc>
          <w:tcPr>
            <w:tcW w:w="284" w:type="pct"/>
            <w:tcBorders>
              <w:top w:val="nil"/>
              <w:left w:val="nil"/>
              <w:bottom w:val="single" w:sz="4" w:space="0" w:color="auto"/>
              <w:right w:val="nil"/>
            </w:tcBorders>
            <w:shd w:val="clear" w:color="auto" w:fill="D9D9D9" w:themeFill="background1" w:themeFillShade="D9"/>
            <w:vAlign w:val="bottom"/>
          </w:tcPr>
          <w:p w14:paraId="7BBCD81D" w14:textId="77777777" w:rsidR="004E0EA2" w:rsidRPr="0003140B" w:rsidRDefault="004E0EA2" w:rsidP="00AE7D74">
            <w:pPr>
              <w:spacing w:after="0"/>
              <w:jc w:val="center"/>
              <w:rPr>
                <w:sz w:val="18"/>
                <w:szCs w:val="18"/>
              </w:rPr>
            </w:pPr>
            <w:r w:rsidRPr="0003140B">
              <w:rPr>
                <w:sz w:val="18"/>
                <w:szCs w:val="18"/>
              </w:rPr>
              <w:t>174</w:t>
            </w:r>
          </w:p>
        </w:tc>
        <w:tc>
          <w:tcPr>
            <w:tcW w:w="284" w:type="pct"/>
            <w:tcBorders>
              <w:top w:val="nil"/>
              <w:left w:val="nil"/>
              <w:bottom w:val="single" w:sz="4" w:space="0" w:color="auto"/>
              <w:right w:val="nil"/>
            </w:tcBorders>
            <w:shd w:val="clear" w:color="auto" w:fill="D9D9D9" w:themeFill="background1" w:themeFillShade="D9"/>
            <w:vAlign w:val="bottom"/>
          </w:tcPr>
          <w:p w14:paraId="16BBCF2B" w14:textId="77777777" w:rsidR="004E0EA2" w:rsidRPr="0003140B" w:rsidRDefault="004E0EA2" w:rsidP="00AE7D74">
            <w:pPr>
              <w:spacing w:after="0"/>
              <w:jc w:val="center"/>
              <w:rPr>
                <w:sz w:val="18"/>
                <w:szCs w:val="18"/>
              </w:rPr>
            </w:pPr>
            <w:r w:rsidRPr="0003140B">
              <w:rPr>
                <w:sz w:val="18"/>
                <w:szCs w:val="18"/>
              </w:rPr>
              <w:t>329</w:t>
            </w:r>
          </w:p>
        </w:tc>
        <w:tc>
          <w:tcPr>
            <w:tcW w:w="284"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3E075733" w14:textId="77777777" w:rsidR="004E0EA2" w:rsidRPr="0003140B" w:rsidRDefault="004E0EA2" w:rsidP="00AE7D74">
            <w:pPr>
              <w:spacing w:after="0"/>
              <w:jc w:val="center"/>
              <w:rPr>
                <w:sz w:val="18"/>
                <w:szCs w:val="18"/>
              </w:rPr>
            </w:pPr>
            <w:r w:rsidRPr="0003140B">
              <w:rPr>
                <w:sz w:val="18"/>
                <w:szCs w:val="18"/>
              </w:rPr>
              <w:t>1,187</w:t>
            </w:r>
            <w:r w:rsidRPr="00537B6A">
              <w:rPr>
                <w:sz w:val="18"/>
                <w:szCs w:val="18"/>
                <w:vertAlign w:val="superscript"/>
              </w:rPr>
              <w:t>b</w:t>
            </w:r>
          </w:p>
        </w:tc>
        <w:tc>
          <w:tcPr>
            <w:tcW w:w="284" w:type="pct"/>
            <w:tcBorders>
              <w:top w:val="nil"/>
              <w:left w:val="nil"/>
              <w:bottom w:val="single" w:sz="4" w:space="0" w:color="auto"/>
              <w:right w:val="nil"/>
            </w:tcBorders>
            <w:shd w:val="clear" w:color="auto" w:fill="D9D9D9" w:themeFill="background1" w:themeFillShade="D9"/>
            <w:vAlign w:val="bottom"/>
          </w:tcPr>
          <w:p w14:paraId="3AA90A4E" w14:textId="77777777" w:rsidR="004E0EA2" w:rsidRPr="0003140B" w:rsidRDefault="004E0EA2" w:rsidP="00AE7D74">
            <w:pPr>
              <w:spacing w:after="0"/>
              <w:jc w:val="center"/>
              <w:rPr>
                <w:sz w:val="18"/>
                <w:szCs w:val="18"/>
              </w:rPr>
            </w:pPr>
            <w:r w:rsidRPr="0003140B">
              <w:rPr>
                <w:sz w:val="18"/>
                <w:szCs w:val="18"/>
              </w:rPr>
              <w:t>420</w:t>
            </w:r>
            <w:r w:rsidRPr="00537B6A">
              <w:rPr>
                <w:sz w:val="18"/>
                <w:szCs w:val="18"/>
                <w:vertAlign w:val="superscript"/>
              </w:rPr>
              <w:t>b</w:t>
            </w:r>
          </w:p>
        </w:tc>
        <w:tc>
          <w:tcPr>
            <w:tcW w:w="284"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01FD36D2" w14:textId="77777777" w:rsidR="004E0EA2" w:rsidRPr="0003140B" w:rsidRDefault="004E0EA2" w:rsidP="00AE7D74">
            <w:pPr>
              <w:spacing w:after="0"/>
              <w:jc w:val="center"/>
              <w:rPr>
                <w:sz w:val="18"/>
                <w:szCs w:val="18"/>
              </w:rPr>
            </w:pPr>
            <w:r w:rsidRPr="0003140B">
              <w:rPr>
                <w:sz w:val="18"/>
                <w:szCs w:val="18"/>
              </w:rPr>
              <w:t>623</w:t>
            </w:r>
            <w:r w:rsidRPr="00537B6A">
              <w:rPr>
                <w:sz w:val="18"/>
                <w:szCs w:val="18"/>
                <w:vertAlign w:val="superscript"/>
              </w:rPr>
              <w:t>b</w:t>
            </w:r>
          </w:p>
        </w:tc>
        <w:tc>
          <w:tcPr>
            <w:tcW w:w="646" w:type="pct"/>
            <w:tcBorders>
              <w:top w:val="nil"/>
              <w:left w:val="nil"/>
              <w:bottom w:val="single" w:sz="4" w:space="0" w:color="auto"/>
              <w:right w:val="nil"/>
            </w:tcBorders>
            <w:shd w:val="clear" w:color="auto" w:fill="auto"/>
            <w:vAlign w:val="bottom"/>
          </w:tcPr>
          <w:p w14:paraId="6A2CB9A7" w14:textId="77777777" w:rsidR="004E0EA2" w:rsidRPr="00A87811" w:rsidRDefault="004E0EA2"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bl>
    <w:p w14:paraId="7B7D4221" w14:textId="77777777" w:rsidR="00580ECB" w:rsidRPr="00A87811" w:rsidRDefault="00580ECB" w:rsidP="00580ECB">
      <w:pPr>
        <w:spacing w:before="60" w:after="60"/>
        <w:ind w:left="432" w:hanging="432"/>
        <w:rPr>
          <w:sz w:val="18"/>
          <w:szCs w:val="18"/>
        </w:rPr>
      </w:pPr>
      <w:r w:rsidRPr="00BD168A">
        <w:rPr>
          <w:bCs/>
          <w:i/>
          <w:sz w:val="18"/>
          <w:szCs w:val="18"/>
        </w:rPr>
        <w:t>Note:</w:t>
      </w:r>
      <w:r w:rsidRPr="00A87811">
        <w:rPr>
          <w:sz w:val="18"/>
          <w:szCs w:val="18"/>
        </w:rPr>
        <w:t xml:space="preserve"> AS = aerial survey, FS = foot survey, HS = helicopter survey, MR = mark-recapture, BEG= biological escapement goal; </w:t>
      </w:r>
      <w:r w:rsidRPr="00A87811">
        <w:rPr>
          <w:sz w:val="18"/>
          <w:szCs w:val="18"/>
          <w:shd w:val="clear" w:color="auto" w:fill="D9D9D9"/>
        </w:rPr>
        <w:t>gray cells</w:t>
      </w:r>
      <w:r w:rsidRPr="00A87811">
        <w:rPr>
          <w:sz w:val="18"/>
          <w:szCs w:val="18"/>
        </w:rPr>
        <w:t xml:space="preserve"> indicate lower bound of the escapement goal not met.</w:t>
      </w:r>
    </w:p>
    <w:p w14:paraId="0F5EDE55" w14:textId="77777777" w:rsidR="00580ECB" w:rsidRPr="00A87811" w:rsidRDefault="00580ECB" w:rsidP="00580ECB">
      <w:pPr>
        <w:spacing w:after="0"/>
        <w:ind w:left="432" w:hanging="432"/>
        <w:rPr>
          <w:sz w:val="18"/>
          <w:szCs w:val="18"/>
          <w:shd w:val="clear" w:color="auto" w:fill="D9D9D9"/>
        </w:rPr>
      </w:pPr>
      <w:r w:rsidRPr="00A87811">
        <w:rPr>
          <w:sz w:val="18"/>
          <w:szCs w:val="18"/>
          <w:vertAlign w:val="superscript"/>
        </w:rPr>
        <w:t>a</w:t>
      </w:r>
      <w:r w:rsidRPr="00A87811">
        <w:rPr>
          <w:sz w:val="18"/>
          <w:szCs w:val="18"/>
        </w:rPr>
        <w:t xml:space="preserve"> Goals and escapement numbers for </w:t>
      </w:r>
      <w:r>
        <w:rPr>
          <w:sz w:val="18"/>
          <w:szCs w:val="18"/>
        </w:rPr>
        <w:t xml:space="preserve">Chinook </w:t>
      </w:r>
      <w:r w:rsidRPr="00A87811">
        <w:rPr>
          <w:sz w:val="18"/>
          <w:szCs w:val="18"/>
        </w:rPr>
        <w:t xml:space="preserve">salmon are for large fish (≥660 mm mid eye to fork length, or fish age 1.3 and older), except Alsek </w:t>
      </w:r>
      <w:r>
        <w:rPr>
          <w:sz w:val="18"/>
          <w:szCs w:val="18"/>
        </w:rPr>
        <w:t xml:space="preserve">River </w:t>
      </w:r>
      <w:r w:rsidRPr="00A87811">
        <w:rPr>
          <w:sz w:val="18"/>
          <w:szCs w:val="18"/>
        </w:rPr>
        <w:t xml:space="preserve">goal which </w:t>
      </w:r>
      <w:r>
        <w:rPr>
          <w:sz w:val="18"/>
          <w:szCs w:val="18"/>
        </w:rPr>
        <w:t>is</w:t>
      </w:r>
      <w:r w:rsidRPr="00A87811">
        <w:rPr>
          <w:sz w:val="18"/>
          <w:szCs w:val="18"/>
        </w:rPr>
        <w:t xml:space="preserve"> germane to fish age 1.2 and older and can include fish &lt;660 mm mid eye to fork length.</w:t>
      </w:r>
      <w:r w:rsidRPr="00A87811">
        <w:rPr>
          <w:sz w:val="18"/>
          <w:szCs w:val="18"/>
          <w:shd w:val="clear" w:color="auto" w:fill="D9D9D9"/>
        </w:rPr>
        <w:t xml:space="preserve"> </w:t>
      </w:r>
    </w:p>
    <w:p w14:paraId="45841D8C" w14:textId="77777777" w:rsidR="00580ECB" w:rsidRPr="00A87811" w:rsidRDefault="00580ECB" w:rsidP="00580ECB">
      <w:pPr>
        <w:tabs>
          <w:tab w:val="left" w:pos="2734"/>
          <w:tab w:val="left" w:pos="5054"/>
          <w:tab w:val="left" w:pos="6414"/>
          <w:tab w:val="left" w:pos="7382"/>
          <w:tab w:val="left" w:pos="8334"/>
          <w:tab w:val="left" w:pos="9558"/>
          <w:tab w:val="left" w:pos="10908"/>
          <w:tab w:val="left" w:pos="12348"/>
        </w:tabs>
        <w:spacing w:after="0"/>
        <w:ind w:left="432" w:hanging="432"/>
        <w:rPr>
          <w:sz w:val="18"/>
          <w:szCs w:val="18"/>
        </w:rPr>
      </w:pPr>
      <w:r>
        <w:rPr>
          <w:sz w:val="18"/>
          <w:szCs w:val="18"/>
          <w:vertAlign w:val="superscript"/>
        </w:rPr>
        <w:t>b</w:t>
      </w:r>
      <w:r w:rsidRPr="00A87811">
        <w:rPr>
          <w:sz w:val="18"/>
          <w:szCs w:val="18"/>
        </w:rPr>
        <w:t xml:space="preserve"> Preliminary estimate pending publication of final report.</w:t>
      </w:r>
    </w:p>
    <w:p w14:paraId="4D9DFBE5" w14:textId="33288411" w:rsidR="00B65801" w:rsidRPr="00B65801" w:rsidRDefault="003B32EE" w:rsidP="00580ECB">
      <w:pPr>
        <w:ind w:left="432" w:hanging="432"/>
        <w:rPr>
          <w:sz w:val="22"/>
          <w:szCs w:val="22"/>
        </w:rPr>
      </w:pPr>
      <w:r>
        <w:rPr>
          <w:sz w:val="18"/>
          <w:szCs w:val="18"/>
          <w:vertAlign w:val="superscript"/>
        </w:rPr>
        <w:t>c</w:t>
      </w:r>
      <w:r w:rsidRPr="00A87811">
        <w:rPr>
          <w:sz w:val="18"/>
          <w:szCs w:val="18"/>
        </w:rPr>
        <w:t xml:space="preserve"> </w:t>
      </w:r>
      <w:r w:rsidR="00580ECB" w:rsidRPr="00A87811">
        <w:rPr>
          <w:sz w:val="18"/>
          <w:szCs w:val="18"/>
        </w:rPr>
        <w:t xml:space="preserve">The </w:t>
      </w:r>
      <w:proofErr w:type="spellStart"/>
      <w:r w:rsidR="00580ECB" w:rsidRPr="00A87811">
        <w:rPr>
          <w:sz w:val="18"/>
          <w:szCs w:val="18"/>
        </w:rPr>
        <w:t>Chilkat</w:t>
      </w:r>
      <w:proofErr w:type="spellEnd"/>
      <w:r w:rsidR="00580ECB" w:rsidRPr="00A87811">
        <w:rPr>
          <w:sz w:val="18"/>
          <w:szCs w:val="18"/>
        </w:rPr>
        <w:t xml:space="preserve"> River </w:t>
      </w:r>
      <w:r w:rsidR="00580ECB">
        <w:rPr>
          <w:sz w:val="18"/>
          <w:szCs w:val="18"/>
        </w:rPr>
        <w:t xml:space="preserve">Chinook </w:t>
      </w:r>
      <w:r w:rsidR="00580ECB" w:rsidRPr="00A87811">
        <w:rPr>
          <w:sz w:val="18"/>
          <w:szCs w:val="18"/>
        </w:rPr>
        <w:t>salmon escapement is the mark–recapture estimate of inriver run minus reported subsistence harvest. The inriver goal of 1,850–3,600</w:t>
      </w:r>
      <w:r w:rsidR="00106953">
        <w:rPr>
          <w:sz w:val="18"/>
          <w:szCs w:val="18"/>
        </w:rPr>
        <w:t xml:space="preserve"> fish</w:t>
      </w:r>
      <w:r w:rsidR="00580ECB" w:rsidRPr="00A87811">
        <w:rPr>
          <w:sz w:val="18"/>
          <w:szCs w:val="18"/>
        </w:rPr>
        <w:t xml:space="preserve"> (5 AAC 33.384) is directly measured through mark–recapture and is not discounted for inriver subsistence harvests that average &lt;100 fish.</w:t>
      </w:r>
    </w:p>
    <w:p w14:paraId="7887A936" w14:textId="77777777" w:rsidR="00580ECB" w:rsidRDefault="00580ECB">
      <w:pPr>
        <w:spacing w:after="0"/>
        <w:jc w:val="left"/>
        <w:rPr>
          <w:sz w:val="22"/>
          <w:szCs w:val="20"/>
        </w:rPr>
      </w:pPr>
      <w:r>
        <w:br w:type="page"/>
      </w:r>
    </w:p>
    <w:p w14:paraId="40D56725" w14:textId="4E4CEF5D" w:rsidR="00B65801" w:rsidRDefault="00B65801" w:rsidP="00B65801">
      <w:pPr>
        <w:pStyle w:val="Caption"/>
        <w:keepNext/>
      </w:pPr>
      <w:bookmarkStart w:id="27" w:name="_Toc51147327"/>
      <w:commentRangeStart w:id="28"/>
      <w:r>
        <w:lastRenderedPageBreak/>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2</w:t>
      </w:r>
      <w:r w:rsidR="00C0127A">
        <w:rPr>
          <w:noProof/>
        </w:rPr>
        <w:fldChar w:fldCharType="end"/>
      </w:r>
      <w:commentRangeEnd w:id="28"/>
      <w:r w:rsidR="002460B4">
        <w:rPr>
          <w:rStyle w:val="CommentReference"/>
        </w:rPr>
        <w:commentReference w:id="28"/>
      </w:r>
      <w:r w:rsidRPr="00FB6F6E">
        <w:t xml:space="preserve">.–Southeast Alaska sockeye salmon escapement goals, </w:t>
      </w:r>
      <w:r w:rsidR="004E0EA2" w:rsidRPr="00FB6F6E">
        <w:t>201</w:t>
      </w:r>
      <w:r w:rsidR="004E0EA2">
        <w:t>4</w:t>
      </w:r>
      <w:r w:rsidRPr="00FB6F6E">
        <w:t>–</w:t>
      </w:r>
      <w:r w:rsidR="004E0EA2" w:rsidRPr="00FB6F6E">
        <w:t>201</w:t>
      </w:r>
      <w:r w:rsidR="004E0EA2">
        <w:t>9</w:t>
      </w:r>
      <w:r w:rsidR="004E0EA2" w:rsidRPr="00FB6F6E">
        <w:t xml:space="preserve"> </w:t>
      </w:r>
      <w:r w:rsidR="0061517F" w:rsidRPr="005A75B9">
        <w:t>escapements,</w:t>
      </w:r>
      <w:r w:rsidR="0061517F">
        <w:t xml:space="preserve"> </w:t>
      </w:r>
      <w:r w:rsidRPr="00FB6F6E">
        <w:t>and escapement goal recommendations.</w:t>
      </w:r>
      <w:bookmarkEnd w:id="27"/>
    </w:p>
    <w:tbl>
      <w:tblPr>
        <w:tblW w:w="5000" w:type="pct"/>
        <w:tblLayout w:type="fixed"/>
        <w:tblCellMar>
          <w:left w:w="0" w:type="dxa"/>
          <w:right w:w="0" w:type="dxa"/>
        </w:tblCellMar>
        <w:tblLook w:val="0000" w:firstRow="0" w:lastRow="0" w:firstColumn="0" w:lastColumn="0" w:noHBand="0" w:noVBand="0"/>
      </w:tblPr>
      <w:tblGrid>
        <w:gridCol w:w="1728"/>
        <w:gridCol w:w="1676"/>
        <w:gridCol w:w="591"/>
        <w:gridCol w:w="1275"/>
        <w:gridCol w:w="1003"/>
        <w:gridCol w:w="791"/>
        <w:gridCol w:w="791"/>
        <w:gridCol w:w="791"/>
        <w:gridCol w:w="791"/>
        <w:gridCol w:w="791"/>
        <w:gridCol w:w="793"/>
        <w:gridCol w:w="1939"/>
      </w:tblGrid>
      <w:tr w:rsidR="009B6ECF" w:rsidRPr="00A87811" w14:paraId="702D7498" w14:textId="77777777" w:rsidTr="000A2119">
        <w:trPr>
          <w:trHeight w:val="274"/>
        </w:trPr>
        <w:tc>
          <w:tcPr>
            <w:tcW w:w="667" w:type="pct"/>
            <w:vMerge w:val="restart"/>
            <w:tcBorders>
              <w:top w:val="single" w:sz="4" w:space="0" w:color="auto"/>
              <w:left w:val="nil"/>
              <w:right w:val="nil"/>
            </w:tcBorders>
            <w:noWrap/>
            <w:tcMar>
              <w:top w:w="15" w:type="dxa"/>
              <w:left w:w="15" w:type="dxa"/>
              <w:bottom w:w="0" w:type="dxa"/>
              <w:right w:w="15" w:type="dxa"/>
            </w:tcMar>
            <w:vAlign w:val="bottom"/>
          </w:tcPr>
          <w:p w14:paraId="45C11ED8" w14:textId="77777777" w:rsidR="009B6ECF" w:rsidRPr="00A87811" w:rsidRDefault="009B6ECF" w:rsidP="00AE7D74">
            <w:pPr>
              <w:spacing w:after="0"/>
              <w:rPr>
                <w:rFonts w:eastAsia="Arial Unicode MS"/>
                <w:b/>
                <w:sz w:val="18"/>
                <w:szCs w:val="18"/>
              </w:rPr>
            </w:pPr>
            <w:r w:rsidRPr="00A87811">
              <w:rPr>
                <w:b/>
                <w:sz w:val="18"/>
                <w:szCs w:val="18"/>
              </w:rPr>
              <w:t>System</w:t>
            </w:r>
          </w:p>
        </w:tc>
        <w:tc>
          <w:tcPr>
            <w:tcW w:w="647" w:type="pct"/>
            <w:vMerge w:val="restart"/>
            <w:tcBorders>
              <w:top w:val="single" w:sz="4" w:space="0" w:color="auto"/>
              <w:left w:val="nil"/>
              <w:right w:val="nil"/>
            </w:tcBorders>
            <w:vAlign w:val="bottom"/>
          </w:tcPr>
          <w:p w14:paraId="1CC91D90"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Assessment</w:t>
            </w:r>
          </w:p>
          <w:p w14:paraId="6A7FCFA9"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method</w:t>
            </w:r>
          </w:p>
        </w:tc>
        <w:tc>
          <w:tcPr>
            <w:tcW w:w="228" w:type="pct"/>
            <w:vMerge w:val="restart"/>
            <w:tcBorders>
              <w:top w:val="single" w:sz="4" w:space="0" w:color="auto"/>
              <w:left w:val="nil"/>
              <w:right w:val="nil"/>
            </w:tcBorders>
            <w:vAlign w:val="bottom"/>
          </w:tcPr>
          <w:p w14:paraId="444E88FF"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p w14:paraId="13EA691E"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type</w:t>
            </w:r>
          </w:p>
        </w:tc>
        <w:tc>
          <w:tcPr>
            <w:tcW w:w="492" w:type="pct"/>
            <w:vMerge w:val="restart"/>
            <w:tcBorders>
              <w:top w:val="single" w:sz="4" w:space="0" w:color="auto"/>
              <w:left w:val="nil"/>
              <w:right w:val="nil"/>
            </w:tcBorders>
            <w:noWrap/>
            <w:tcMar>
              <w:top w:w="15" w:type="dxa"/>
              <w:left w:w="15" w:type="dxa"/>
              <w:bottom w:w="0" w:type="dxa"/>
              <w:right w:w="15" w:type="dxa"/>
            </w:tcMar>
            <w:vAlign w:val="bottom"/>
          </w:tcPr>
          <w:p w14:paraId="22CF6C82"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w:t>
            </w:r>
          </w:p>
          <w:p w14:paraId="0A826B15"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tc>
        <w:tc>
          <w:tcPr>
            <w:tcW w:w="387" w:type="pct"/>
            <w:vMerge w:val="restart"/>
            <w:tcBorders>
              <w:top w:val="single" w:sz="4" w:space="0" w:color="auto"/>
              <w:left w:val="nil"/>
              <w:bottom w:val="single" w:sz="4" w:space="0" w:color="auto"/>
              <w:right w:val="nil"/>
            </w:tcBorders>
            <w:noWrap/>
            <w:tcMar>
              <w:top w:w="15" w:type="dxa"/>
              <w:left w:w="15" w:type="dxa"/>
              <w:bottom w:w="0" w:type="dxa"/>
              <w:right w:w="15" w:type="dxa"/>
            </w:tcMar>
            <w:vAlign w:val="bottom"/>
          </w:tcPr>
          <w:p w14:paraId="4852AC6A"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Year</w:t>
            </w:r>
          </w:p>
          <w:p w14:paraId="26AD49A8"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established</w:t>
            </w:r>
          </w:p>
        </w:tc>
        <w:tc>
          <w:tcPr>
            <w:tcW w:w="1831" w:type="pct"/>
            <w:gridSpan w:val="6"/>
            <w:tcBorders>
              <w:top w:val="single" w:sz="4" w:space="0" w:color="auto"/>
              <w:left w:val="nil"/>
              <w:right w:val="nil"/>
            </w:tcBorders>
            <w:noWrap/>
            <w:tcMar>
              <w:top w:w="15" w:type="dxa"/>
              <w:left w:w="15" w:type="dxa"/>
              <w:bottom w:w="0" w:type="dxa"/>
              <w:right w:w="15" w:type="dxa"/>
            </w:tcMar>
            <w:vAlign w:val="bottom"/>
          </w:tcPr>
          <w:p w14:paraId="60EF8221" w14:textId="77777777" w:rsidR="009B6ECF" w:rsidRPr="00A87811" w:rsidRDefault="009B6ECF" w:rsidP="00AE7D74">
            <w:pPr>
              <w:pBdr>
                <w:bottom w:val="single" w:sz="4" w:space="1" w:color="auto"/>
              </w:pBdr>
              <w:spacing w:after="0"/>
              <w:jc w:val="center"/>
              <w:rPr>
                <w:rFonts w:eastAsia="Arial Unicode MS"/>
                <w:b/>
                <w:sz w:val="18"/>
                <w:szCs w:val="18"/>
              </w:rPr>
            </w:pPr>
            <w:r w:rsidRPr="00A87811">
              <w:rPr>
                <w:b/>
                <w:sz w:val="18"/>
                <w:szCs w:val="18"/>
              </w:rPr>
              <w:t>Escapement</w:t>
            </w:r>
          </w:p>
        </w:tc>
        <w:tc>
          <w:tcPr>
            <w:tcW w:w="749" w:type="pct"/>
            <w:vMerge w:val="restart"/>
            <w:tcBorders>
              <w:top w:val="single" w:sz="4" w:space="0" w:color="auto"/>
              <w:left w:val="nil"/>
              <w:right w:val="nil"/>
            </w:tcBorders>
            <w:vAlign w:val="bottom"/>
          </w:tcPr>
          <w:p w14:paraId="5F600C7F"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 goal</w:t>
            </w:r>
          </w:p>
          <w:p w14:paraId="02CC3C2E"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recommendation</w:t>
            </w:r>
          </w:p>
        </w:tc>
      </w:tr>
      <w:tr w:rsidR="009B6ECF" w:rsidRPr="00A87811" w14:paraId="262AE645" w14:textId="77777777" w:rsidTr="000A2119">
        <w:trPr>
          <w:trHeight w:val="274"/>
        </w:trPr>
        <w:tc>
          <w:tcPr>
            <w:tcW w:w="667" w:type="pct"/>
            <w:vMerge/>
            <w:tcBorders>
              <w:left w:val="nil"/>
              <w:bottom w:val="single" w:sz="4" w:space="0" w:color="auto"/>
              <w:right w:val="nil"/>
            </w:tcBorders>
            <w:noWrap/>
            <w:tcMar>
              <w:top w:w="15" w:type="dxa"/>
              <w:left w:w="15" w:type="dxa"/>
              <w:bottom w:w="0" w:type="dxa"/>
              <w:right w:w="15" w:type="dxa"/>
            </w:tcMar>
            <w:vAlign w:val="bottom"/>
          </w:tcPr>
          <w:p w14:paraId="1ADEDACB" w14:textId="77777777" w:rsidR="009B6ECF" w:rsidRPr="00A87811" w:rsidRDefault="009B6ECF" w:rsidP="00AE7D74">
            <w:pPr>
              <w:spacing w:after="0"/>
              <w:rPr>
                <w:rFonts w:eastAsia="Arial Unicode MS"/>
                <w:sz w:val="18"/>
                <w:szCs w:val="18"/>
              </w:rPr>
            </w:pPr>
          </w:p>
        </w:tc>
        <w:tc>
          <w:tcPr>
            <w:tcW w:w="647" w:type="pct"/>
            <w:vMerge/>
            <w:tcBorders>
              <w:left w:val="nil"/>
              <w:bottom w:val="single" w:sz="4" w:space="0" w:color="auto"/>
              <w:right w:val="nil"/>
            </w:tcBorders>
          </w:tcPr>
          <w:p w14:paraId="727C539E" w14:textId="77777777" w:rsidR="009B6ECF" w:rsidRPr="00A87811" w:rsidRDefault="009B6ECF" w:rsidP="00AE7D74">
            <w:pPr>
              <w:spacing w:after="0"/>
              <w:jc w:val="center"/>
              <w:rPr>
                <w:rFonts w:eastAsia="Arial Unicode MS"/>
                <w:sz w:val="18"/>
                <w:szCs w:val="18"/>
              </w:rPr>
            </w:pPr>
          </w:p>
        </w:tc>
        <w:tc>
          <w:tcPr>
            <w:tcW w:w="228" w:type="pct"/>
            <w:vMerge/>
            <w:tcBorders>
              <w:left w:val="nil"/>
              <w:bottom w:val="single" w:sz="4" w:space="0" w:color="auto"/>
              <w:right w:val="nil"/>
            </w:tcBorders>
          </w:tcPr>
          <w:p w14:paraId="26A0C53E" w14:textId="77777777" w:rsidR="009B6ECF" w:rsidRPr="00A87811" w:rsidRDefault="009B6ECF" w:rsidP="00AE7D74">
            <w:pPr>
              <w:spacing w:after="0"/>
              <w:jc w:val="center"/>
              <w:rPr>
                <w:rFonts w:eastAsia="Arial Unicode MS"/>
                <w:sz w:val="18"/>
                <w:szCs w:val="18"/>
              </w:rPr>
            </w:pPr>
          </w:p>
        </w:tc>
        <w:tc>
          <w:tcPr>
            <w:tcW w:w="492" w:type="pct"/>
            <w:vMerge/>
            <w:tcBorders>
              <w:left w:val="nil"/>
              <w:bottom w:val="single" w:sz="4" w:space="0" w:color="auto"/>
              <w:right w:val="nil"/>
            </w:tcBorders>
            <w:noWrap/>
            <w:tcMar>
              <w:top w:w="15" w:type="dxa"/>
              <w:left w:w="15" w:type="dxa"/>
              <w:bottom w:w="0" w:type="dxa"/>
              <w:right w:w="15" w:type="dxa"/>
            </w:tcMar>
            <w:vAlign w:val="bottom"/>
          </w:tcPr>
          <w:p w14:paraId="00BBA448" w14:textId="77777777" w:rsidR="009B6ECF" w:rsidRPr="00A87811" w:rsidRDefault="009B6ECF" w:rsidP="00AE7D74">
            <w:pPr>
              <w:spacing w:after="0"/>
              <w:jc w:val="center"/>
              <w:rPr>
                <w:rFonts w:eastAsia="Arial Unicode MS"/>
                <w:sz w:val="18"/>
                <w:szCs w:val="18"/>
              </w:rPr>
            </w:pPr>
          </w:p>
        </w:tc>
        <w:tc>
          <w:tcPr>
            <w:tcW w:w="387" w:type="pct"/>
            <w:vMerge/>
            <w:tcBorders>
              <w:top w:val="single" w:sz="4" w:space="0" w:color="auto"/>
              <w:left w:val="nil"/>
              <w:bottom w:val="single" w:sz="4" w:space="0" w:color="auto"/>
            </w:tcBorders>
            <w:noWrap/>
            <w:tcMar>
              <w:top w:w="15" w:type="dxa"/>
              <w:left w:w="15" w:type="dxa"/>
              <w:bottom w:w="0" w:type="dxa"/>
              <w:right w:w="15" w:type="dxa"/>
            </w:tcMar>
            <w:vAlign w:val="bottom"/>
          </w:tcPr>
          <w:p w14:paraId="399A1FF2" w14:textId="77777777" w:rsidR="009B6ECF" w:rsidRPr="00A87811" w:rsidRDefault="009B6ECF" w:rsidP="00AE7D74">
            <w:pPr>
              <w:spacing w:after="0"/>
              <w:jc w:val="center"/>
              <w:rPr>
                <w:rFonts w:eastAsia="Arial Unicode MS"/>
                <w:sz w:val="18"/>
                <w:szCs w:val="18"/>
              </w:rPr>
            </w:pPr>
          </w:p>
        </w:tc>
        <w:tc>
          <w:tcPr>
            <w:tcW w:w="305" w:type="pct"/>
            <w:tcBorders>
              <w:bottom w:val="single" w:sz="4" w:space="0" w:color="auto"/>
              <w:right w:val="nil"/>
            </w:tcBorders>
            <w:noWrap/>
            <w:tcMar>
              <w:top w:w="15" w:type="dxa"/>
              <w:left w:w="15" w:type="dxa"/>
              <w:bottom w:w="0" w:type="dxa"/>
              <w:right w:w="15" w:type="dxa"/>
            </w:tcMar>
            <w:vAlign w:val="bottom"/>
          </w:tcPr>
          <w:p w14:paraId="68C84CD2" w14:textId="77777777" w:rsidR="009B6ECF" w:rsidRPr="00A87811" w:rsidRDefault="009B6ECF" w:rsidP="00AE7D74">
            <w:pPr>
              <w:spacing w:after="0"/>
              <w:jc w:val="center"/>
              <w:rPr>
                <w:rFonts w:eastAsia="Arial Unicode MS"/>
                <w:b/>
                <w:sz w:val="18"/>
                <w:szCs w:val="18"/>
              </w:rPr>
            </w:pPr>
            <w:r w:rsidRPr="00A87811">
              <w:rPr>
                <w:b/>
                <w:sz w:val="18"/>
                <w:szCs w:val="18"/>
              </w:rPr>
              <w:t>2014</w:t>
            </w:r>
          </w:p>
        </w:tc>
        <w:tc>
          <w:tcPr>
            <w:tcW w:w="305" w:type="pct"/>
            <w:tcBorders>
              <w:left w:val="nil"/>
              <w:bottom w:val="single" w:sz="4" w:space="0" w:color="auto"/>
              <w:right w:val="nil"/>
            </w:tcBorders>
            <w:noWrap/>
            <w:tcMar>
              <w:top w:w="15" w:type="dxa"/>
              <w:left w:w="15" w:type="dxa"/>
              <w:bottom w:w="0" w:type="dxa"/>
              <w:right w:w="15" w:type="dxa"/>
            </w:tcMar>
            <w:vAlign w:val="bottom"/>
          </w:tcPr>
          <w:p w14:paraId="67380BA6" w14:textId="77777777" w:rsidR="009B6ECF" w:rsidRPr="00A87811" w:rsidRDefault="009B6ECF" w:rsidP="00AE7D74">
            <w:pPr>
              <w:spacing w:after="0"/>
              <w:jc w:val="center"/>
              <w:rPr>
                <w:b/>
                <w:sz w:val="18"/>
                <w:szCs w:val="18"/>
              </w:rPr>
            </w:pPr>
            <w:r w:rsidRPr="00A87811">
              <w:rPr>
                <w:b/>
                <w:sz w:val="18"/>
                <w:szCs w:val="18"/>
              </w:rPr>
              <w:t>2015</w:t>
            </w:r>
          </w:p>
        </w:tc>
        <w:tc>
          <w:tcPr>
            <w:tcW w:w="305" w:type="pct"/>
            <w:tcBorders>
              <w:left w:val="nil"/>
              <w:bottom w:val="single" w:sz="4" w:space="0" w:color="auto"/>
              <w:right w:val="nil"/>
            </w:tcBorders>
            <w:noWrap/>
            <w:tcMar>
              <w:top w:w="15" w:type="dxa"/>
              <w:left w:w="15" w:type="dxa"/>
              <w:bottom w:w="0" w:type="dxa"/>
              <w:right w:w="15" w:type="dxa"/>
            </w:tcMar>
            <w:vAlign w:val="bottom"/>
          </w:tcPr>
          <w:p w14:paraId="6C23C6B4"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2016</w:t>
            </w:r>
          </w:p>
        </w:tc>
        <w:tc>
          <w:tcPr>
            <w:tcW w:w="305" w:type="pct"/>
            <w:tcBorders>
              <w:left w:val="nil"/>
              <w:bottom w:val="single" w:sz="4" w:space="0" w:color="auto"/>
              <w:right w:val="nil"/>
            </w:tcBorders>
            <w:noWrap/>
            <w:tcMar>
              <w:top w:w="15" w:type="dxa"/>
              <w:left w:w="15" w:type="dxa"/>
              <w:bottom w:w="0" w:type="dxa"/>
              <w:right w:w="15" w:type="dxa"/>
            </w:tcMar>
            <w:vAlign w:val="bottom"/>
          </w:tcPr>
          <w:p w14:paraId="338ADAB5"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2017</w:t>
            </w:r>
          </w:p>
        </w:tc>
        <w:tc>
          <w:tcPr>
            <w:tcW w:w="305" w:type="pct"/>
            <w:tcBorders>
              <w:left w:val="nil"/>
              <w:bottom w:val="single" w:sz="4" w:space="0" w:color="auto"/>
              <w:right w:val="nil"/>
            </w:tcBorders>
            <w:noWrap/>
            <w:tcMar>
              <w:top w:w="15" w:type="dxa"/>
              <w:left w:w="15" w:type="dxa"/>
              <w:bottom w:w="0" w:type="dxa"/>
              <w:right w:w="15" w:type="dxa"/>
            </w:tcMar>
            <w:vAlign w:val="bottom"/>
          </w:tcPr>
          <w:p w14:paraId="70F51A35" w14:textId="77777777" w:rsidR="009B6ECF" w:rsidRPr="00A87811" w:rsidRDefault="009B6ECF" w:rsidP="00AE7D74">
            <w:pPr>
              <w:spacing w:after="0"/>
              <w:jc w:val="center"/>
              <w:rPr>
                <w:rFonts w:eastAsia="Arial Unicode MS"/>
                <w:b/>
                <w:sz w:val="18"/>
                <w:szCs w:val="18"/>
                <w:vertAlign w:val="superscript"/>
              </w:rPr>
            </w:pPr>
            <w:r w:rsidRPr="00A87811">
              <w:rPr>
                <w:rFonts w:eastAsia="Arial Unicode MS"/>
                <w:b/>
                <w:sz w:val="18"/>
                <w:szCs w:val="18"/>
              </w:rPr>
              <w:t>2018</w:t>
            </w:r>
          </w:p>
        </w:tc>
        <w:tc>
          <w:tcPr>
            <w:tcW w:w="305" w:type="pct"/>
            <w:tcBorders>
              <w:left w:val="nil"/>
              <w:bottom w:val="single" w:sz="4" w:space="0" w:color="auto"/>
              <w:right w:val="nil"/>
            </w:tcBorders>
            <w:vAlign w:val="bottom"/>
          </w:tcPr>
          <w:p w14:paraId="05FB55E6" w14:textId="77777777" w:rsidR="009B6ECF" w:rsidRPr="00A87811" w:rsidRDefault="009B6ECF" w:rsidP="00AE7D74">
            <w:pPr>
              <w:spacing w:after="0"/>
              <w:jc w:val="center"/>
              <w:rPr>
                <w:rFonts w:eastAsia="Arial Unicode MS"/>
                <w:b/>
                <w:sz w:val="18"/>
                <w:szCs w:val="18"/>
                <w:vertAlign w:val="superscript"/>
              </w:rPr>
            </w:pPr>
            <w:r w:rsidRPr="00A87811">
              <w:rPr>
                <w:rFonts w:eastAsia="Arial Unicode MS"/>
                <w:b/>
                <w:sz w:val="18"/>
                <w:szCs w:val="18"/>
              </w:rPr>
              <w:t>2019</w:t>
            </w:r>
          </w:p>
        </w:tc>
        <w:tc>
          <w:tcPr>
            <w:tcW w:w="749" w:type="pct"/>
            <w:vMerge/>
            <w:tcBorders>
              <w:left w:val="nil"/>
              <w:bottom w:val="single" w:sz="4" w:space="0" w:color="auto"/>
              <w:right w:val="nil"/>
            </w:tcBorders>
            <w:noWrap/>
            <w:tcMar>
              <w:top w:w="15" w:type="dxa"/>
              <w:left w:w="15" w:type="dxa"/>
              <w:bottom w:w="0" w:type="dxa"/>
              <w:right w:w="15" w:type="dxa"/>
            </w:tcMar>
            <w:vAlign w:val="bottom"/>
          </w:tcPr>
          <w:p w14:paraId="161B08BD" w14:textId="77777777" w:rsidR="009B6ECF" w:rsidRPr="00A87811" w:rsidRDefault="009B6ECF" w:rsidP="00AE7D74">
            <w:pPr>
              <w:spacing w:after="0"/>
              <w:jc w:val="center"/>
              <w:rPr>
                <w:rFonts w:eastAsia="Arial Unicode MS"/>
                <w:sz w:val="18"/>
                <w:szCs w:val="18"/>
              </w:rPr>
            </w:pPr>
          </w:p>
        </w:tc>
      </w:tr>
      <w:tr w:rsidR="009B6ECF" w:rsidRPr="00A87811" w14:paraId="65D403D7"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56D0B3F7" w14:textId="77777777" w:rsidR="009B6ECF" w:rsidRPr="00A87811" w:rsidRDefault="009B6ECF" w:rsidP="00AE7D74">
            <w:pPr>
              <w:spacing w:after="0"/>
              <w:rPr>
                <w:rFonts w:eastAsia="Arial Unicode MS"/>
                <w:sz w:val="18"/>
                <w:szCs w:val="18"/>
              </w:rPr>
            </w:pPr>
            <w:r w:rsidRPr="00A87811">
              <w:rPr>
                <w:sz w:val="18"/>
                <w:szCs w:val="18"/>
              </w:rPr>
              <w:t>Hugh Smith Lake</w:t>
            </w:r>
          </w:p>
        </w:tc>
        <w:tc>
          <w:tcPr>
            <w:tcW w:w="647" w:type="pct"/>
            <w:tcBorders>
              <w:top w:val="nil"/>
              <w:left w:val="nil"/>
              <w:bottom w:val="nil"/>
              <w:right w:val="nil"/>
            </w:tcBorders>
            <w:shd w:val="clear" w:color="auto" w:fill="auto"/>
            <w:vAlign w:val="bottom"/>
          </w:tcPr>
          <w:p w14:paraId="1F94EED6" w14:textId="77777777" w:rsidR="009B6ECF" w:rsidRPr="00A87811" w:rsidRDefault="009B6ECF" w:rsidP="00AE7D74">
            <w:pPr>
              <w:spacing w:after="0"/>
              <w:jc w:val="center"/>
              <w:rPr>
                <w:sz w:val="18"/>
                <w:szCs w:val="18"/>
              </w:rPr>
            </w:pPr>
            <w:r w:rsidRPr="00A87811">
              <w:rPr>
                <w:sz w:val="18"/>
                <w:szCs w:val="18"/>
              </w:rPr>
              <w:t>Weir</w:t>
            </w:r>
          </w:p>
        </w:tc>
        <w:tc>
          <w:tcPr>
            <w:tcW w:w="228" w:type="pct"/>
            <w:tcBorders>
              <w:top w:val="nil"/>
              <w:left w:val="nil"/>
              <w:bottom w:val="nil"/>
              <w:right w:val="nil"/>
            </w:tcBorders>
            <w:shd w:val="clear" w:color="auto" w:fill="auto"/>
            <w:vAlign w:val="bottom"/>
          </w:tcPr>
          <w:p w14:paraId="2F9B54FF" w14:textId="77777777" w:rsidR="009B6ECF" w:rsidRPr="00A87811" w:rsidRDefault="009B6ECF" w:rsidP="00AE7D74">
            <w:pPr>
              <w:spacing w:after="0"/>
              <w:jc w:val="center"/>
              <w:rPr>
                <w:sz w:val="18"/>
                <w:szCs w:val="18"/>
              </w:rPr>
            </w:pPr>
            <w:proofErr w:type="spellStart"/>
            <w:r w:rsidRPr="00A87811">
              <w:rPr>
                <w:sz w:val="18"/>
                <w:szCs w:val="18"/>
              </w:rPr>
              <w:t>OEG</w:t>
            </w:r>
            <w:r w:rsidRPr="00A87811">
              <w:rPr>
                <w:sz w:val="18"/>
                <w:szCs w:val="18"/>
                <w:vertAlign w:val="superscript"/>
              </w:rPr>
              <w:t>a</w:t>
            </w:r>
            <w:proofErr w:type="spellEnd"/>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75187886" w14:textId="77777777" w:rsidR="009B6ECF" w:rsidRPr="00A87811" w:rsidRDefault="009B6ECF" w:rsidP="00AE7D74">
            <w:pPr>
              <w:spacing w:after="0"/>
              <w:jc w:val="center"/>
              <w:rPr>
                <w:rFonts w:eastAsia="Arial Unicode MS"/>
                <w:sz w:val="18"/>
                <w:szCs w:val="18"/>
              </w:rPr>
            </w:pPr>
            <w:r w:rsidRPr="00A87811">
              <w:rPr>
                <w:sz w:val="18"/>
                <w:szCs w:val="18"/>
              </w:rPr>
              <w:t>8,000–18,000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46D4AE3B"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2003</w:t>
            </w:r>
          </w:p>
        </w:tc>
        <w:tc>
          <w:tcPr>
            <w:tcW w:w="305" w:type="pct"/>
            <w:tcBorders>
              <w:top w:val="single" w:sz="4" w:space="0" w:color="auto"/>
              <w:right w:val="nil"/>
            </w:tcBorders>
            <w:shd w:val="clear" w:color="auto" w:fill="auto"/>
            <w:noWrap/>
            <w:tcMar>
              <w:top w:w="15" w:type="dxa"/>
              <w:left w:w="15" w:type="dxa"/>
              <w:bottom w:w="0" w:type="dxa"/>
              <w:right w:w="15" w:type="dxa"/>
            </w:tcMar>
            <w:vAlign w:val="bottom"/>
          </w:tcPr>
          <w:p w14:paraId="682CE985" w14:textId="77777777" w:rsidR="009B6ECF" w:rsidRPr="00A87811" w:rsidRDefault="009B6ECF" w:rsidP="00AE7D74">
            <w:pPr>
              <w:spacing w:after="0"/>
              <w:jc w:val="center"/>
              <w:rPr>
                <w:sz w:val="18"/>
                <w:szCs w:val="18"/>
              </w:rPr>
            </w:pPr>
            <w:r w:rsidRPr="00A87811">
              <w:rPr>
                <w:sz w:val="18"/>
                <w:szCs w:val="18"/>
              </w:rPr>
              <w:t>10,397</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E077639" w14:textId="77777777" w:rsidR="009B6ECF" w:rsidRPr="00A87811" w:rsidRDefault="009B6ECF" w:rsidP="00AE7D74">
            <w:pPr>
              <w:spacing w:after="0"/>
              <w:jc w:val="center"/>
              <w:rPr>
                <w:sz w:val="18"/>
                <w:szCs w:val="18"/>
              </w:rPr>
            </w:pPr>
            <w:r w:rsidRPr="00A87811">
              <w:rPr>
                <w:sz w:val="18"/>
                <w:szCs w:val="18"/>
              </w:rPr>
              <w:t>21,296</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F4F398F" w14:textId="77777777" w:rsidR="009B6ECF" w:rsidRPr="00A87811" w:rsidRDefault="009B6ECF" w:rsidP="00AE7D74">
            <w:pPr>
              <w:spacing w:after="0"/>
              <w:jc w:val="center"/>
              <w:rPr>
                <w:color w:val="000000"/>
                <w:sz w:val="18"/>
                <w:szCs w:val="18"/>
              </w:rPr>
            </w:pPr>
            <w:r w:rsidRPr="00A87811">
              <w:rPr>
                <w:sz w:val="18"/>
                <w:szCs w:val="18"/>
              </w:rPr>
              <w:t>12,865</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3D5FD60D" w14:textId="77777777" w:rsidR="009B6ECF" w:rsidRPr="00A87811" w:rsidRDefault="009B6ECF" w:rsidP="00AE7D74">
            <w:pPr>
              <w:spacing w:after="0"/>
              <w:jc w:val="center"/>
              <w:rPr>
                <w:sz w:val="18"/>
                <w:szCs w:val="18"/>
              </w:rPr>
            </w:pPr>
            <w:r w:rsidRPr="00A87811">
              <w:rPr>
                <w:sz w:val="18"/>
                <w:szCs w:val="18"/>
              </w:rPr>
              <w:t>14,748</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20A385EB" w14:textId="77777777" w:rsidR="009B6ECF" w:rsidRPr="00A87811" w:rsidRDefault="009B6ECF" w:rsidP="00AE7D74">
            <w:pPr>
              <w:spacing w:after="0"/>
              <w:jc w:val="center"/>
              <w:rPr>
                <w:sz w:val="18"/>
                <w:szCs w:val="18"/>
              </w:rPr>
            </w:pPr>
            <w:r w:rsidRPr="00A87811">
              <w:rPr>
                <w:sz w:val="18"/>
                <w:szCs w:val="18"/>
              </w:rPr>
              <w:t>2,039</w:t>
            </w:r>
          </w:p>
        </w:tc>
        <w:tc>
          <w:tcPr>
            <w:tcW w:w="305" w:type="pct"/>
            <w:tcBorders>
              <w:top w:val="nil"/>
              <w:left w:val="nil"/>
              <w:bottom w:val="nil"/>
              <w:right w:val="nil"/>
            </w:tcBorders>
            <w:shd w:val="clear" w:color="auto" w:fill="D9D9D9" w:themeFill="background1" w:themeFillShade="D9"/>
            <w:vAlign w:val="bottom"/>
          </w:tcPr>
          <w:p w14:paraId="3C555001" w14:textId="77777777" w:rsidR="009B6ECF" w:rsidRPr="00A87811" w:rsidRDefault="009B6ECF" w:rsidP="00AE7D74">
            <w:pPr>
              <w:spacing w:after="0"/>
              <w:jc w:val="center"/>
              <w:rPr>
                <w:color w:val="000000"/>
                <w:sz w:val="18"/>
                <w:szCs w:val="18"/>
              </w:rPr>
            </w:pPr>
            <w:r w:rsidRPr="00A87811">
              <w:rPr>
                <w:sz w:val="18"/>
                <w:szCs w:val="18"/>
              </w:rPr>
              <w:t>2,240</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2FEB02B7"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1A3B12C2"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11A43563" w14:textId="77777777" w:rsidR="009B6ECF" w:rsidRPr="00A87811" w:rsidRDefault="009B6ECF" w:rsidP="00AE7D74">
            <w:pPr>
              <w:spacing w:after="0"/>
              <w:rPr>
                <w:rFonts w:eastAsia="Arial Unicode MS"/>
                <w:sz w:val="18"/>
                <w:szCs w:val="18"/>
                <w:vertAlign w:val="superscript"/>
              </w:rPr>
            </w:pPr>
            <w:r w:rsidRPr="00A87811">
              <w:rPr>
                <w:sz w:val="18"/>
                <w:szCs w:val="18"/>
              </w:rPr>
              <w:t>McDonald Lake</w:t>
            </w:r>
          </w:p>
        </w:tc>
        <w:tc>
          <w:tcPr>
            <w:tcW w:w="647" w:type="pct"/>
            <w:tcBorders>
              <w:top w:val="nil"/>
              <w:left w:val="nil"/>
              <w:bottom w:val="nil"/>
              <w:right w:val="nil"/>
            </w:tcBorders>
            <w:shd w:val="clear" w:color="auto" w:fill="auto"/>
            <w:vAlign w:val="bottom"/>
          </w:tcPr>
          <w:p w14:paraId="63A0C81E" w14:textId="77777777" w:rsidR="009B6ECF" w:rsidRPr="00A87811" w:rsidRDefault="009B6ECF" w:rsidP="00AE7D74">
            <w:pPr>
              <w:spacing w:after="0"/>
              <w:jc w:val="center"/>
              <w:rPr>
                <w:sz w:val="18"/>
                <w:szCs w:val="18"/>
              </w:rPr>
            </w:pPr>
            <w:r w:rsidRPr="00A87811">
              <w:rPr>
                <w:sz w:val="18"/>
                <w:szCs w:val="18"/>
              </w:rPr>
              <w:t>FS expansion</w:t>
            </w:r>
          </w:p>
        </w:tc>
        <w:tc>
          <w:tcPr>
            <w:tcW w:w="228" w:type="pct"/>
            <w:tcBorders>
              <w:top w:val="nil"/>
              <w:left w:val="nil"/>
              <w:bottom w:val="nil"/>
              <w:right w:val="nil"/>
            </w:tcBorders>
            <w:shd w:val="clear" w:color="auto" w:fill="auto"/>
            <w:vAlign w:val="bottom"/>
          </w:tcPr>
          <w:p w14:paraId="2A2A06BC" w14:textId="77777777" w:rsidR="009B6ECF" w:rsidRPr="00A87811" w:rsidRDefault="009B6ECF" w:rsidP="00AE7D74">
            <w:pPr>
              <w:spacing w:after="0"/>
              <w:jc w:val="center"/>
              <w:rPr>
                <w:sz w:val="18"/>
                <w:szCs w:val="18"/>
              </w:rPr>
            </w:pPr>
            <w:r w:rsidRPr="00A87811">
              <w:rPr>
                <w:sz w:val="18"/>
                <w:szCs w:val="18"/>
              </w:rPr>
              <w:t>SEG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295119FD" w14:textId="77777777" w:rsidR="009B6ECF" w:rsidRPr="00A87811" w:rsidRDefault="009B6ECF" w:rsidP="00AE7D74">
            <w:pPr>
              <w:spacing w:after="0"/>
              <w:jc w:val="center"/>
              <w:rPr>
                <w:rFonts w:eastAsia="Arial Unicode MS"/>
                <w:sz w:val="18"/>
                <w:szCs w:val="18"/>
              </w:rPr>
            </w:pPr>
            <w:r w:rsidRPr="00A87811">
              <w:rPr>
                <w:sz w:val="18"/>
                <w:szCs w:val="18"/>
              </w:rPr>
              <w:t>55,000–120,000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275EC186" w14:textId="77777777" w:rsidR="009B6ECF" w:rsidRPr="00A87811" w:rsidRDefault="009B6ECF" w:rsidP="00AE7D74">
            <w:pPr>
              <w:spacing w:after="0"/>
              <w:jc w:val="center"/>
              <w:rPr>
                <w:rFonts w:eastAsia="Arial Unicode MS"/>
                <w:sz w:val="18"/>
                <w:szCs w:val="18"/>
              </w:rPr>
            </w:pPr>
            <w:r w:rsidRPr="00A87811">
              <w:rPr>
                <w:sz w:val="18"/>
                <w:szCs w:val="18"/>
              </w:rPr>
              <w:t>2009</w:t>
            </w:r>
          </w:p>
        </w:tc>
        <w:tc>
          <w:tcPr>
            <w:tcW w:w="305" w:type="pct"/>
            <w:tcBorders>
              <w:top w:val="nil"/>
              <w:bottom w:val="nil"/>
              <w:right w:val="nil"/>
            </w:tcBorders>
            <w:shd w:val="clear" w:color="auto" w:fill="D9D9D9" w:themeFill="background1" w:themeFillShade="D9"/>
            <w:noWrap/>
            <w:tcMar>
              <w:top w:w="15" w:type="dxa"/>
              <w:left w:w="15" w:type="dxa"/>
              <w:bottom w:w="0" w:type="dxa"/>
              <w:right w:w="15" w:type="dxa"/>
            </w:tcMar>
            <w:vAlign w:val="bottom"/>
          </w:tcPr>
          <w:p w14:paraId="7932F782" w14:textId="77777777" w:rsidR="009B6ECF" w:rsidRPr="007B2F6B" w:rsidRDefault="009B6ECF" w:rsidP="00AE7D74">
            <w:pPr>
              <w:spacing w:after="0"/>
              <w:jc w:val="center"/>
              <w:rPr>
                <w:sz w:val="18"/>
                <w:szCs w:val="18"/>
              </w:rPr>
            </w:pPr>
            <w:r w:rsidRPr="007B2F6B">
              <w:rPr>
                <w:sz w:val="18"/>
                <w:szCs w:val="18"/>
              </w:rPr>
              <w:t>43,400</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334E4185" w14:textId="77777777" w:rsidR="009B6ECF" w:rsidRPr="007B2F6B" w:rsidRDefault="009B6ECF" w:rsidP="00AE7D74">
            <w:pPr>
              <w:spacing w:after="0"/>
              <w:jc w:val="center"/>
              <w:rPr>
                <w:sz w:val="18"/>
                <w:szCs w:val="18"/>
              </w:rPr>
            </w:pPr>
            <w:r w:rsidRPr="007B2F6B">
              <w:rPr>
                <w:sz w:val="18"/>
                <w:szCs w:val="18"/>
              </w:rPr>
              <w:t>70,200</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C345891" w14:textId="77777777" w:rsidR="009B6ECF" w:rsidRPr="007B2F6B" w:rsidRDefault="009B6ECF" w:rsidP="00AE7D74">
            <w:pPr>
              <w:spacing w:after="0"/>
              <w:jc w:val="center"/>
              <w:rPr>
                <w:color w:val="000000"/>
                <w:sz w:val="18"/>
                <w:szCs w:val="18"/>
              </w:rPr>
            </w:pPr>
            <w:r w:rsidRPr="007B2F6B">
              <w:rPr>
                <w:sz w:val="18"/>
                <w:szCs w:val="18"/>
              </w:rPr>
              <w:t>15,600</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F3696EE" w14:textId="77777777" w:rsidR="009B6ECF" w:rsidRPr="007B2F6B" w:rsidRDefault="009B6ECF" w:rsidP="00AE7D74">
            <w:pPr>
              <w:spacing w:after="0"/>
              <w:jc w:val="center"/>
              <w:rPr>
                <w:color w:val="000000"/>
                <w:sz w:val="18"/>
                <w:szCs w:val="18"/>
              </w:rPr>
            </w:pPr>
            <w:r w:rsidRPr="007B2F6B">
              <w:rPr>
                <w:sz w:val="18"/>
                <w:szCs w:val="18"/>
              </w:rPr>
              <w:t>24,000</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4C4903A6" w14:textId="77777777" w:rsidR="009B6ECF" w:rsidRPr="007B2F6B" w:rsidRDefault="009B6ECF" w:rsidP="00AE7D74">
            <w:pPr>
              <w:spacing w:after="0"/>
              <w:jc w:val="center"/>
              <w:rPr>
                <w:color w:val="000000"/>
                <w:sz w:val="18"/>
                <w:szCs w:val="18"/>
              </w:rPr>
            </w:pPr>
            <w:r w:rsidRPr="007B2F6B">
              <w:rPr>
                <w:sz w:val="18"/>
                <w:szCs w:val="18"/>
              </w:rPr>
              <w:t>11,000</w:t>
            </w:r>
          </w:p>
        </w:tc>
        <w:tc>
          <w:tcPr>
            <w:tcW w:w="305" w:type="pct"/>
            <w:tcBorders>
              <w:top w:val="nil"/>
              <w:left w:val="nil"/>
              <w:bottom w:val="nil"/>
              <w:right w:val="nil"/>
            </w:tcBorders>
            <w:shd w:val="clear" w:color="auto" w:fill="D9D9D9" w:themeFill="background1" w:themeFillShade="D9"/>
            <w:vAlign w:val="bottom"/>
          </w:tcPr>
          <w:p w14:paraId="281DD352" w14:textId="77777777" w:rsidR="009B6ECF" w:rsidRPr="007B2F6B" w:rsidRDefault="009B6ECF" w:rsidP="00AE7D74">
            <w:pPr>
              <w:spacing w:after="0"/>
              <w:jc w:val="center"/>
              <w:rPr>
                <w:color w:val="000000"/>
                <w:sz w:val="18"/>
                <w:szCs w:val="18"/>
              </w:rPr>
            </w:pPr>
            <w:r w:rsidRPr="007B2F6B">
              <w:rPr>
                <w:sz w:val="18"/>
                <w:szCs w:val="18"/>
              </w:rPr>
              <w:t>24,200</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1B40A65E"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42284F12"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674B4F33" w14:textId="77777777" w:rsidR="009B6ECF" w:rsidRPr="00A87811" w:rsidRDefault="009B6ECF" w:rsidP="00AE7D74">
            <w:pPr>
              <w:spacing w:after="0"/>
              <w:rPr>
                <w:rFonts w:eastAsia="Arial Unicode MS"/>
                <w:sz w:val="18"/>
                <w:szCs w:val="18"/>
              </w:rPr>
            </w:pPr>
            <w:r w:rsidRPr="00A87811">
              <w:rPr>
                <w:sz w:val="18"/>
                <w:szCs w:val="18"/>
              </w:rPr>
              <w:t>Mainstem Stikine River</w:t>
            </w:r>
          </w:p>
        </w:tc>
        <w:tc>
          <w:tcPr>
            <w:tcW w:w="647" w:type="pct"/>
            <w:tcBorders>
              <w:top w:val="nil"/>
              <w:left w:val="nil"/>
              <w:bottom w:val="nil"/>
              <w:right w:val="nil"/>
            </w:tcBorders>
            <w:shd w:val="clear" w:color="auto" w:fill="auto"/>
            <w:vAlign w:val="bottom"/>
          </w:tcPr>
          <w:p w14:paraId="4F2A569B" w14:textId="77777777" w:rsidR="009B6ECF" w:rsidRPr="00A87811" w:rsidRDefault="009B6ECF" w:rsidP="00AE7D74">
            <w:pPr>
              <w:spacing w:after="0"/>
              <w:jc w:val="center"/>
              <w:rPr>
                <w:sz w:val="18"/>
                <w:szCs w:val="18"/>
              </w:rPr>
            </w:pPr>
            <w:r w:rsidRPr="00A87811">
              <w:rPr>
                <w:sz w:val="18"/>
                <w:szCs w:val="18"/>
              </w:rPr>
              <w:t>Run</w:t>
            </w:r>
          </w:p>
          <w:p w14:paraId="2649548C" w14:textId="77777777" w:rsidR="009B6ECF" w:rsidRPr="00A87811" w:rsidRDefault="009B6ECF" w:rsidP="00AE7D74">
            <w:pPr>
              <w:spacing w:after="0"/>
              <w:jc w:val="center"/>
              <w:rPr>
                <w:sz w:val="18"/>
                <w:szCs w:val="18"/>
              </w:rPr>
            </w:pPr>
            <w:r w:rsidRPr="00A87811">
              <w:rPr>
                <w:sz w:val="18"/>
                <w:szCs w:val="18"/>
              </w:rPr>
              <w:t>reconstruction</w:t>
            </w:r>
          </w:p>
        </w:tc>
        <w:tc>
          <w:tcPr>
            <w:tcW w:w="228" w:type="pct"/>
            <w:tcBorders>
              <w:top w:val="nil"/>
              <w:left w:val="nil"/>
              <w:bottom w:val="nil"/>
              <w:right w:val="nil"/>
            </w:tcBorders>
            <w:shd w:val="clear" w:color="auto" w:fill="auto"/>
            <w:vAlign w:val="bottom"/>
          </w:tcPr>
          <w:p w14:paraId="663D4956" w14:textId="77777777" w:rsidR="009B6ECF" w:rsidRPr="00A87811" w:rsidRDefault="009B6ECF" w:rsidP="00AE7D74">
            <w:pPr>
              <w:spacing w:after="0"/>
              <w:jc w:val="center"/>
              <w:rPr>
                <w:sz w:val="18"/>
                <w:szCs w:val="18"/>
              </w:rPr>
            </w:pPr>
            <w:r w:rsidRPr="00A87811">
              <w:rPr>
                <w:sz w:val="18"/>
                <w:szCs w:val="18"/>
              </w:rPr>
              <w:t>SEG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58335736" w14:textId="77777777" w:rsidR="009B6ECF" w:rsidRPr="00A87811" w:rsidRDefault="009B6ECF" w:rsidP="00AE7D74">
            <w:pPr>
              <w:spacing w:after="0"/>
              <w:jc w:val="center"/>
              <w:rPr>
                <w:rFonts w:eastAsia="Arial Unicode MS"/>
                <w:sz w:val="18"/>
                <w:szCs w:val="18"/>
              </w:rPr>
            </w:pPr>
            <w:r w:rsidRPr="00A87811">
              <w:rPr>
                <w:sz w:val="18"/>
                <w:szCs w:val="18"/>
              </w:rPr>
              <w:t>20,000–40,000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44A58CD5" w14:textId="77777777" w:rsidR="009B6ECF" w:rsidRPr="00A87811" w:rsidRDefault="009B6ECF" w:rsidP="00AE7D74">
            <w:pPr>
              <w:spacing w:after="0"/>
              <w:jc w:val="center"/>
              <w:rPr>
                <w:sz w:val="18"/>
                <w:szCs w:val="18"/>
                <w:vertAlign w:val="superscript"/>
              </w:rPr>
            </w:pPr>
            <w:r w:rsidRPr="00A87811">
              <w:rPr>
                <w:rFonts w:eastAsia="Arial Unicode MS"/>
                <w:sz w:val="18"/>
                <w:szCs w:val="18"/>
              </w:rPr>
              <w:t>1987</w:t>
            </w:r>
          </w:p>
        </w:tc>
        <w:tc>
          <w:tcPr>
            <w:tcW w:w="305" w:type="pct"/>
            <w:tcBorders>
              <w:top w:val="nil"/>
              <w:bottom w:val="nil"/>
              <w:right w:val="nil"/>
            </w:tcBorders>
            <w:shd w:val="clear" w:color="auto" w:fill="D9D9D9" w:themeFill="background1" w:themeFillShade="D9"/>
            <w:noWrap/>
            <w:tcMar>
              <w:top w:w="15" w:type="dxa"/>
              <w:left w:w="15" w:type="dxa"/>
              <w:bottom w:w="0" w:type="dxa"/>
              <w:right w:w="15" w:type="dxa"/>
            </w:tcMar>
            <w:vAlign w:val="bottom"/>
          </w:tcPr>
          <w:p w14:paraId="1E189588" w14:textId="77777777" w:rsidR="009B6ECF" w:rsidRPr="007B2F6B" w:rsidRDefault="009B6ECF" w:rsidP="00AE7D74">
            <w:pPr>
              <w:spacing w:after="0"/>
              <w:jc w:val="center"/>
              <w:rPr>
                <w:sz w:val="18"/>
                <w:szCs w:val="18"/>
              </w:rPr>
            </w:pPr>
            <w:r w:rsidRPr="007B2F6B">
              <w:rPr>
                <w:sz w:val="18"/>
                <w:szCs w:val="18"/>
              </w:rPr>
              <w:t>16,197</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302D4731" w14:textId="77777777" w:rsidR="009B6ECF" w:rsidRPr="007B2F6B" w:rsidRDefault="009B6ECF" w:rsidP="00AE7D74">
            <w:pPr>
              <w:spacing w:after="0"/>
              <w:jc w:val="center"/>
              <w:rPr>
                <w:sz w:val="18"/>
                <w:szCs w:val="18"/>
              </w:rPr>
            </w:pPr>
            <w:r w:rsidRPr="007B2F6B">
              <w:rPr>
                <w:sz w:val="18"/>
                <w:szCs w:val="18"/>
              </w:rPr>
              <w:t>26,432</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5410F2E6" w14:textId="77777777" w:rsidR="009B6ECF" w:rsidRPr="007B2F6B" w:rsidRDefault="009B6ECF" w:rsidP="00AE7D74">
            <w:pPr>
              <w:spacing w:after="0"/>
              <w:jc w:val="center"/>
              <w:rPr>
                <w:color w:val="000000"/>
                <w:sz w:val="18"/>
                <w:szCs w:val="18"/>
              </w:rPr>
            </w:pPr>
            <w:r w:rsidRPr="007B2F6B">
              <w:rPr>
                <w:sz w:val="18"/>
                <w:szCs w:val="18"/>
              </w:rPr>
              <w:t>28,646</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29434210" w14:textId="77777777" w:rsidR="009B6ECF" w:rsidRPr="007B2F6B" w:rsidRDefault="009B6ECF" w:rsidP="00AE7D74">
            <w:pPr>
              <w:spacing w:after="0"/>
              <w:jc w:val="center"/>
              <w:rPr>
                <w:color w:val="000000"/>
                <w:sz w:val="18"/>
                <w:szCs w:val="18"/>
              </w:rPr>
            </w:pPr>
            <w:r w:rsidRPr="007B2F6B">
              <w:rPr>
                <w:sz w:val="18"/>
                <w:szCs w:val="18"/>
              </w:rPr>
              <w:t>11,678</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144A37DB" w14:textId="77777777" w:rsidR="009B6ECF" w:rsidRPr="007B2F6B" w:rsidRDefault="009B6ECF" w:rsidP="00AE7D74">
            <w:pPr>
              <w:spacing w:after="0"/>
              <w:jc w:val="center"/>
              <w:rPr>
                <w:color w:val="000000"/>
                <w:sz w:val="18"/>
                <w:szCs w:val="18"/>
              </w:rPr>
            </w:pPr>
            <w:r w:rsidRPr="007B2F6B">
              <w:rPr>
                <w:sz w:val="18"/>
                <w:szCs w:val="18"/>
              </w:rPr>
              <w:t>10,232</w:t>
            </w:r>
            <w:r w:rsidRPr="007B2F6B">
              <w:rPr>
                <w:sz w:val="18"/>
                <w:szCs w:val="18"/>
                <w:vertAlign w:val="superscript"/>
              </w:rPr>
              <w:t>b</w:t>
            </w:r>
          </w:p>
        </w:tc>
        <w:tc>
          <w:tcPr>
            <w:tcW w:w="305" w:type="pct"/>
            <w:tcBorders>
              <w:top w:val="nil"/>
              <w:left w:val="nil"/>
              <w:bottom w:val="nil"/>
              <w:right w:val="nil"/>
            </w:tcBorders>
            <w:shd w:val="clear" w:color="auto" w:fill="auto"/>
            <w:vAlign w:val="bottom"/>
          </w:tcPr>
          <w:p w14:paraId="7E4D9071" w14:textId="77777777" w:rsidR="009B6ECF" w:rsidRPr="007B2F6B" w:rsidRDefault="009B6ECF" w:rsidP="00AE7D74">
            <w:pPr>
              <w:spacing w:after="0"/>
              <w:jc w:val="center"/>
              <w:rPr>
                <w:color w:val="000000"/>
                <w:sz w:val="18"/>
                <w:szCs w:val="18"/>
              </w:rPr>
            </w:pPr>
            <w:r w:rsidRPr="007B2F6B">
              <w:rPr>
                <w:sz w:val="18"/>
                <w:szCs w:val="18"/>
              </w:rPr>
              <w:t>23,226</w:t>
            </w:r>
            <w:r w:rsidRPr="007B2F6B">
              <w:rPr>
                <w:sz w:val="18"/>
                <w:szCs w:val="18"/>
                <w:vertAlign w:val="superscript"/>
              </w:rPr>
              <w:t>b</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00AB2EA0"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616695D4"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1F6E400E" w14:textId="77777777" w:rsidR="009B6ECF" w:rsidRPr="00A87811" w:rsidRDefault="009B6ECF" w:rsidP="00AE7D74">
            <w:pPr>
              <w:spacing w:after="0"/>
              <w:rPr>
                <w:rFonts w:eastAsia="Arial Unicode MS"/>
                <w:sz w:val="18"/>
                <w:szCs w:val="18"/>
              </w:rPr>
            </w:pPr>
            <w:r w:rsidRPr="00A87811">
              <w:rPr>
                <w:sz w:val="18"/>
                <w:szCs w:val="18"/>
              </w:rPr>
              <w:t>Tahltan Lake</w:t>
            </w:r>
          </w:p>
        </w:tc>
        <w:tc>
          <w:tcPr>
            <w:tcW w:w="647" w:type="pct"/>
            <w:tcBorders>
              <w:top w:val="nil"/>
              <w:left w:val="nil"/>
              <w:bottom w:val="nil"/>
              <w:right w:val="nil"/>
            </w:tcBorders>
            <w:shd w:val="clear" w:color="auto" w:fill="auto"/>
            <w:vAlign w:val="bottom"/>
          </w:tcPr>
          <w:p w14:paraId="639C2835" w14:textId="77777777" w:rsidR="009B6ECF" w:rsidRPr="00A87811" w:rsidRDefault="009B6ECF" w:rsidP="00AE7D74">
            <w:pPr>
              <w:spacing w:after="0"/>
              <w:jc w:val="center"/>
              <w:rPr>
                <w:sz w:val="18"/>
                <w:szCs w:val="18"/>
              </w:rPr>
            </w:pPr>
            <w:r w:rsidRPr="00A87811">
              <w:rPr>
                <w:sz w:val="18"/>
                <w:szCs w:val="18"/>
              </w:rPr>
              <w:t>Weir</w:t>
            </w:r>
          </w:p>
        </w:tc>
        <w:tc>
          <w:tcPr>
            <w:tcW w:w="228" w:type="pct"/>
            <w:tcBorders>
              <w:top w:val="nil"/>
              <w:left w:val="nil"/>
              <w:bottom w:val="nil"/>
              <w:right w:val="nil"/>
            </w:tcBorders>
            <w:shd w:val="clear" w:color="auto" w:fill="auto"/>
            <w:vAlign w:val="bottom"/>
          </w:tcPr>
          <w:p w14:paraId="78BF7243" w14:textId="77777777" w:rsidR="009B6ECF" w:rsidRPr="00A87811" w:rsidRDefault="009B6ECF" w:rsidP="00AE7D74">
            <w:pPr>
              <w:spacing w:after="0"/>
              <w:jc w:val="center"/>
              <w:rPr>
                <w:sz w:val="18"/>
                <w:szCs w:val="18"/>
              </w:rPr>
            </w:pPr>
            <w:r w:rsidRPr="00A87811">
              <w:rPr>
                <w:sz w:val="18"/>
                <w:szCs w:val="18"/>
              </w:rPr>
              <w:t>BEG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638F5B97" w14:textId="77777777" w:rsidR="009B6ECF" w:rsidRPr="00A87811" w:rsidRDefault="009B6ECF" w:rsidP="00AE7D74">
            <w:pPr>
              <w:spacing w:after="0"/>
              <w:jc w:val="center"/>
              <w:rPr>
                <w:rFonts w:eastAsia="Arial Unicode MS"/>
                <w:sz w:val="18"/>
                <w:szCs w:val="18"/>
              </w:rPr>
            </w:pPr>
            <w:r w:rsidRPr="00A87811">
              <w:rPr>
                <w:sz w:val="18"/>
                <w:szCs w:val="18"/>
              </w:rPr>
              <w:t>18,000–30,000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0DB99563" w14:textId="77777777" w:rsidR="009B6ECF" w:rsidRPr="00A87811" w:rsidRDefault="009B6ECF" w:rsidP="00AE7D74">
            <w:pPr>
              <w:spacing w:after="0"/>
              <w:jc w:val="center"/>
              <w:rPr>
                <w:sz w:val="18"/>
                <w:szCs w:val="18"/>
              </w:rPr>
            </w:pPr>
            <w:r w:rsidRPr="00A87811">
              <w:rPr>
                <w:rFonts w:eastAsia="Arial Unicode MS"/>
                <w:sz w:val="18"/>
                <w:szCs w:val="18"/>
              </w:rPr>
              <w:t>1993</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23A4AF2A" w14:textId="77777777" w:rsidR="009B6ECF" w:rsidRPr="007B2F6B" w:rsidRDefault="009B6ECF" w:rsidP="00AE7D74">
            <w:pPr>
              <w:spacing w:after="0"/>
              <w:jc w:val="center"/>
              <w:rPr>
                <w:color w:val="000000"/>
                <w:sz w:val="18"/>
                <w:szCs w:val="18"/>
              </w:rPr>
            </w:pPr>
            <w:r w:rsidRPr="007B2F6B">
              <w:rPr>
                <w:sz w:val="18"/>
                <w:szCs w:val="18"/>
              </w:rPr>
              <w:t>39,745</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7FE09A92" w14:textId="77777777" w:rsidR="009B6ECF" w:rsidRPr="007B2F6B" w:rsidRDefault="009B6ECF" w:rsidP="00AE7D74">
            <w:pPr>
              <w:spacing w:after="0"/>
              <w:jc w:val="center"/>
              <w:rPr>
                <w:sz w:val="18"/>
                <w:szCs w:val="18"/>
              </w:rPr>
            </w:pPr>
            <w:r w:rsidRPr="007B2F6B">
              <w:rPr>
                <w:sz w:val="18"/>
                <w:szCs w:val="18"/>
              </w:rPr>
              <w:t>33,159</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6696DBB5" w14:textId="77777777" w:rsidR="009B6ECF" w:rsidRPr="007B2F6B" w:rsidRDefault="009B6ECF" w:rsidP="00AE7D74">
            <w:pPr>
              <w:spacing w:after="0"/>
              <w:jc w:val="center"/>
              <w:rPr>
                <w:color w:val="000000"/>
                <w:sz w:val="18"/>
                <w:szCs w:val="18"/>
              </w:rPr>
            </w:pPr>
            <w:r w:rsidRPr="007B2F6B">
              <w:rPr>
                <w:sz w:val="18"/>
                <w:szCs w:val="18"/>
              </w:rPr>
              <w:t>38,458</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44779495" w14:textId="77777777" w:rsidR="009B6ECF" w:rsidRPr="007B2F6B" w:rsidRDefault="009B6ECF" w:rsidP="00AE7D74">
            <w:pPr>
              <w:spacing w:after="0"/>
              <w:jc w:val="center"/>
              <w:rPr>
                <w:color w:val="000000"/>
                <w:sz w:val="18"/>
                <w:szCs w:val="18"/>
              </w:rPr>
            </w:pPr>
            <w:r w:rsidRPr="007B2F6B">
              <w:rPr>
                <w:sz w:val="18"/>
                <w:szCs w:val="18"/>
              </w:rPr>
              <w:t>19,241</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3A8BEC33" w14:textId="77777777" w:rsidR="009B6ECF" w:rsidRPr="007B2F6B" w:rsidRDefault="009B6ECF" w:rsidP="00AE7D74">
            <w:pPr>
              <w:spacing w:after="0"/>
              <w:jc w:val="center"/>
              <w:rPr>
                <w:color w:val="000000"/>
                <w:sz w:val="18"/>
                <w:szCs w:val="18"/>
              </w:rPr>
            </w:pPr>
            <w:r w:rsidRPr="007B2F6B">
              <w:rPr>
                <w:sz w:val="18"/>
                <w:szCs w:val="18"/>
              </w:rPr>
              <w:t>19,001</w:t>
            </w:r>
            <w:r w:rsidRPr="007B2F6B">
              <w:rPr>
                <w:sz w:val="18"/>
                <w:szCs w:val="18"/>
                <w:vertAlign w:val="superscript"/>
              </w:rPr>
              <w:t>b</w:t>
            </w:r>
          </w:p>
        </w:tc>
        <w:tc>
          <w:tcPr>
            <w:tcW w:w="305" w:type="pct"/>
            <w:tcBorders>
              <w:top w:val="nil"/>
              <w:left w:val="nil"/>
              <w:bottom w:val="nil"/>
              <w:right w:val="nil"/>
            </w:tcBorders>
            <w:shd w:val="clear" w:color="auto" w:fill="auto"/>
            <w:vAlign w:val="bottom"/>
          </w:tcPr>
          <w:p w14:paraId="24F132BA" w14:textId="77777777" w:rsidR="009B6ECF" w:rsidRPr="007B2F6B" w:rsidRDefault="009B6ECF" w:rsidP="00AE7D74">
            <w:pPr>
              <w:spacing w:after="0"/>
              <w:jc w:val="center"/>
              <w:rPr>
                <w:color w:val="000000"/>
                <w:sz w:val="18"/>
                <w:szCs w:val="18"/>
              </w:rPr>
            </w:pPr>
            <w:r w:rsidRPr="007B2F6B">
              <w:rPr>
                <w:sz w:val="18"/>
                <w:szCs w:val="18"/>
              </w:rPr>
              <w:t>36,787</w:t>
            </w:r>
            <w:r w:rsidRPr="007B2F6B">
              <w:rPr>
                <w:sz w:val="18"/>
                <w:szCs w:val="18"/>
                <w:vertAlign w:val="superscript"/>
              </w:rPr>
              <w:t>b</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5433C703"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01E4BCD5"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378EDAC1" w14:textId="77777777" w:rsidR="009B6ECF" w:rsidRPr="00A87811" w:rsidRDefault="009B6ECF" w:rsidP="00AE7D74">
            <w:pPr>
              <w:spacing w:after="0"/>
              <w:rPr>
                <w:rFonts w:eastAsia="Arial Unicode MS"/>
                <w:sz w:val="18"/>
                <w:szCs w:val="18"/>
              </w:rPr>
            </w:pPr>
            <w:proofErr w:type="spellStart"/>
            <w:r w:rsidRPr="00A87811">
              <w:rPr>
                <w:sz w:val="18"/>
                <w:szCs w:val="18"/>
              </w:rPr>
              <w:t>Speel</w:t>
            </w:r>
            <w:proofErr w:type="spellEnd"/>
            <w:r w:rsidRPr="00A87811">
              <w:rPr>
                <w:sz w:val="18"/>
                <w:szCs w:val="18"/>
              </w:rPr>
              <w:t xml:space="preserve"> Lake</w:t>
            </w:r>
          </w:p>
        </w:tc>
        <w:tc>
          <w:tcPr>
            <w:tcW w:w="647" w:type="pct"/>
            <w:tcBorders>
              <w:top w:val="nil"/>
              <w:left w:val="nil"/>
              <w:bottom w:val="nil"/>
              <w:right w:val="nil"/>
            </w:tcBorders>
            <w:shd w:val="clear" w:color="auto" w:fill="auto"/>
            <w:vAlign w:val="bottom"/>
          </w:tcPr>
          <w:p w14:paraId="7E6AF7CD" w14:textId="77777777" w:rsidR="009B6ECF" w:rsidRPr="00A87811" w:rsidRDefault="009B6ECF" w:rsidP="00AE7D74">
            <w:pPr>
              <w:spacing w:after="0"/>
              <w:jc w:val="center"/>
              <w:rPr>
                <w:sz w:val="18"/>
                <w:szCs w:val="18"/>
              </w:rPr>
            </w:pPr>
            <w:r w:rsidRPr="00A87811">
              <w:rPr>
                <w:sz w:val="18"/>
                <w:szCs w:val="18"/>
              </w:rPr>
              <w:t>Weir</w:t>
            </w:r>
          </w:p>
        </w:tc>
        <w:tc>
          <w:tcPr>
            <w:tcW w:w="228" w:type="pct"/>
            <w:tcBorders>
              <w:top w:val="nil"/>
              <w:left w:val="nil"/>
              <w:bottom w:val="nil"/>
              <w:right w:val="nil"/>
            </w:tcBorders>
            <w:shd w:val="clear" w:color="auto" w:fill="auto"/>
            <w:vAlign w:val="bottom"/>
          </w:tcPr>
          <w:p w14:paraId="68B15D92" w14:textId="77777777" w:rsidR="009B6ECF" w:rsidRPr="00A87811" w:rsidRDefault="009B6ECF" w:rsidP="00AE7D74">
            <w:pPr>
              <w:spacing w:after="0"/>
              <w:jc w:val="center"/>
              <w:rPr>
                <w:sz w:val="18"/>
                <w:szCs w:val="18"/>
              </w:rPr>
            </w:pPr>
            <w:r w:rsidRPr="00A87811">
              <w:rPr>
                <w:sz w:val="18"/>
                <w:szCs w:val="18"/>
              </w:rPr>
              <w:t>SEG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775F8BAB" w14:textId="77777777" w:rsidR="009B6ECF" w:rsidRPr="00A87811" w:rsidRDefault="009B6ECF" w:rsidP="00AE7D74">
            <w:pPr>
              <w:spacing w:after="0"/>
              <w:jc w:val="center"/>
              <w:rPr>
                <w:rFonts w:eastAsia="Arial Unicode MS"/>
                <w:sz w:val="18"/>
                <w:szCs w:val="18"/>
              </w:rPr>
            </w:pPr>
            <w:r w:rsidRPr="00A87811">
              <w:rPr>
                <w:sz w:val="18"/>
                <w:szCs w:val="18"/>
              </w:rPr>
              <w:t>4,000–9,000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277E12F6" w14:textId="77777777" w:rsidR="009B6ECF" w:rsidRPr="00A87811" w:rsidRDefault="009B6ECF" w:rsidP="00AE7D74">
            <w:pPr>
              <w:spacing w:after="0"/>
              <w:jc w:val="center"/>
              <w:rPr>
                <w:sz w:val="18"/>
                <w:szCs w:val="18"/>
              </w:rPr>
            </w:pPr>
            <w:r w:rsidRPr="00A87811">
              <w:rPr>
                <w:rFonts w:eastAsia="Arial Unicode MS"/>
                <w:sz w:val="18"/>
                <w:szCs w:val="18"/>
              </w:rPr>
              <w:t>2015</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2AAA3A50" w14:textId="77777777" w:rsidR="009B6ECF" w:rsidRPr="007B2F6B" w:rsidRDefault="009B6ECF" w:rsidP="00AE7D74">
            <w:pPr>
              <w:spacing w:after="0"/>
              <w:jc w:val="center"/>
              <w:rPr>
                <w:sz w:val="18"/>
                <w:szCs w:val="18"/>
              </w:rPr>
            </w:pPr>
            <w:r w:rsidRPr="007B2F6B">
              <w:rPr>
                <w:sz w:val="18"/>
                <w:szCs w:val="18"/>
              </w:rPr>
              <w:t>5,062</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5F8BEBD2" w14:textId="77777777" w:rsidR="009B6ECF" w:rsidRPr="007B2F6B" w:rsidRDefault="009B6ECF" w:rsidP="00AE7D74">
            <w:pPr>
              <w:spacing w:after="0"/>
              <w:jc w:val="center"/>
              <w:rPr>
                <w:sz w:val="18"/>
                <w:szCs w:val="18"/>
              </w:rPr>
            </w:pPr>
            <w:r w:rsidRPr="007B2F6B">
              <w:rPr>
                <w:sz w:val="18"/>
                <w:szCs w:val="18"/>
              </w:rPr>
              <w:t>4,888</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5E2D28D" w14:textId="77777777" w:rsidR="009B6ECF" w:rsidRPr="007B2F6B" w:rsidRDefault="009B6ECF" w:rsidP="00AE7D74">
            <w:pPr>
              <w:spacing w:after="0"/>
              <w:jc w:val="center"/>
              <w:rPr>
                <w:color w:val="000000"/>
                <w:sz w:val="18"/>
                <w:szCs w:val="18"/>
              </w:rPr>
            </w:pPr>
            <w:r w:rsidRPr="007B2F6B">
              <w:rPr>
                <w:sz w:val="18"/>
                <w:szCs w:val="18"/>
              </w:rPr>
              <w:t>5,538</w:t>
            </w:r>
          </w:p>
        </w:tc>
        <w:tc>
          <w:tcPr>
            <w:tcW w:w="305"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39B416FB" w14:textId="77777777" w:rsidR="009B6ECF" w:rsidRPr="007B2F6B" w:rsidRDefault="009B6ECF" w:rsidP="00AE7D74">
            <w:pPr>
              <w:spacing w:after="0"/>
              <w:jc w:val="center"/>
              <w:rPr>
                <w:color w:val="000000"/>
                <w:sz w:val="18"/>
                <w:szCs w:val="18"/>
              </w:rPr>
            </w:pPr>
            <w:r w:rsidRPr="007B2F6B">
              <w:rPr>
                <w:sz w:val="18"/>
                <w:szCs w:val="18"/>
              </w:rPr>
              <w:t>3,435</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4CE27805" w14:textId="77777777" w:rsidR="009B6ECF" w:rsidRPr="007B2F6B" w:rsidRDefault="009B6ECF" w:rsidP="00AE7D74">
            <w:pPr>
              <w:spacing w:after="0"/>
              <w:jc w:val="center"/>
              <w:rPr>
                <w:color w:val="000000"/>
                <w:sz w:val="18"/>
                <w:szCs w:val="18"/>
              </w:rPr>
            </w:pPr>
            <w:r w:rsidRPr="007B2F6B">
              <w:rPr>
                <w:sz w:val="18"/>
                <w:szCs w:val="18"/>
              </w:rPr>
              <w:t>4,244</w:t>
            </w:r>
          </w:p>
        </w:tc>
        <w:tc>
          <w:tcPr>
            <w:tcW w:w="305" w:type="pct"/>
            <w:tcBorders>
              <w:top w:val="nil"/>
              <w:left w:val="nil"/>
              <w:bottom w:val="nil"/>
              <w:right w:val="nil"/>
            </w:tcBorders>
            <w:shd w:val="clear" w:color="auto" w:fill="auto"/>
            <w:vAlign w:val="bottom"/>
          </w:tcPr>
          <w:p w14:paraId="272333AE" w14:textId="77777777" w:rsidR="009B6ECF" w:rsidRPr="007B2F6B" w:rsidRDefault="009B6ECF" w:rsidP="00AE7D74">
            <w:pPr>
              <w:spacing w:after="0"/>
              <w:jc w:val="center"/>
              <w:rPr>
                <w:color w:val="000000"/>
                <w:sz w:val="18"/>
                <w:szCs w:val="18"/>
              </w:rPr>
            </w:pPr>
            <w:r w:rsidRPr="007B2F6B">
              <w:rPr>
                <w:sz w:val="18"/>
                <w:szCs w:val="18"/>
              </w:rPr>
              <w:t>6,447</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0C826837" w14:textId="77777777" w:rsidR="009B6ECF" w:rsidRPr="00A87811" w:rsidRDefault="009B6ECF" w:rsidP="00AE7D74">
            <w:pPr>
              <w:spacing w:after="0"/>
              <w:jc w:val="center"/>
              <w:rPr>
                <w:rFonts w:eastAsia="Arial Unicode MS"/>
                <w:b/>
                <w:sz w:val="18"/>
                <w:szCs w:val="18"/>
                <w:vertAlign w:val="superscript"/>
                <w:lang w:val="de-DE"/>
              </w:rPr>
            </w:pPr>
            <w:r w:rsidRPr="00A87811">
              <w:rPr>
                <w:rFonts w:eastAsia="Arial Unicode MS"/>
                <w:sz w:val="18"/>
                <w:szCs w:val="18"/>
              </w:rPr>
              <w:t>No change</w:t>
            </w:r>
          </w:p>
        </w:tc>
      </w:tr>
      <w:tr w:rsidR="000A2119" w:rsidRPr="00A87811" w14:paraId="7698172B"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3F2CE95B" w14:textId="2BD54D24" w:rsidR="000A2119" w:rsidRPr="00A87811" w:rsidRDefault="000A2119" w:rsidP="00AE7D74">
            <w:pPr>
              <w:spacing w:after="0"/>
              <w:rPr>
                <w:rFonts w:eastAsia="Arial Unicode MS"/>
                <w:sz w:val="18"/>
                <w:szCs w:val="18"/>
              </w:rPr>
            </w:pPr>
            <w:proofErr w:type="spellStart"/>
            <w:r w:rsidRPr="00A87811">
              <w:rPr>
                <w:sz w:val="18"/>
                <w:szCs w:val="18"/>
              </w:rPr>
              <w:t>Taku</w:t>
            </w:r>
            <w:proofErr w:type="spellEnd"/>
            <w:r w:rsidRPr="00A87811">
              <w:rPr>
                <w:sz w:val="18"/>
                <w:szCs w:val="18"/>
              </w:rPr>
              <w:t xml:space="preserve"> </w:t>
            </w:r>
            <w:proofErr w:type="spellStart"/>
            <w:r w:rsidRPr="00A87811">
              <w:rPr>
                <w:sz w:val="18"/>
                <w:szCs w:val="18"/>
              </w:rPr>
              <w:t>River</w:t>
            </w:r>
            <w:r w:rsidR="0070698C" w:rsidRPr="0070698C">
              <w:rPr>
                <w:sz w:val="18"/>
                <w:szCs w:val="18"/>
                <w:vertAlign w:val="superscript"/>
              </w:rPr>
              <w:t>c</w:t>
            </w:r>
            <w:proofErr w:type="spellEnd"/>
          </w:p>
        </w:tc>
        <w:tc>
          <w:tcPr>
            <w:tcW w:w="647" w:type="pct"/>
            <w:tcBorders>
              <w:top w:val="nil"/>
              <w:left w:val="nil"/>
              <w:bottom w:val="nil"/>
              <w:right w:val="nil"/>
            </w:tcBorders>
            <w:shd w:val="clear" w:color="auto" w:fill="auto"/>
            <w:vAlign w:val="bottom"/>
          </w:tcPr>
          <w:p w14:paraId="390127D2" w14:textId="54C132B2" w:rsidR="000A2119" w:rsidRPr="00A87811" w:rsidRDefault="000A2119" w:rsidP="00AE7D74">
            <w:pPr>
              <w:spacing w:after="0"/>
              <w:jc w:val="center"/>
              <w:rPr>
                <w:sz w:val="18"/>
                <w:szCs w:val="18"/>
              </w:rPr>
            </w:pPr>
            <w:r w:rsidRPr="00A87811">
              <w:rPr>
                <w:sz w:val="18"/>
                <w:szCs w:val="18"/>
              </w:rPr>
              <w:t>MR</w:t>
            </w:r>
            <w:r w:rsidR="002460B4">
              <w:rPr>
                <w:sz w:val="18"/>
                <w:szCs w:val="18"/>
              </w:rPr>
              <w:t xml:space="preserve"> (historical)</w:t>
            </w:r>
          </w:p>
        </w:tc>
        <w:tc>
          <w:tcPr>
            <w:tcW w:w="228" w:type="pct"/>
            <w:tcBorders>
              <w:top w:val="nil"/>
              <w:left w:val="nil"/>
              <w:bottom w:val="nil"/>
              <w:right w:val="nil"/>
            </w:tcBorders>
            <w:shd w:val="clear" w:color="auto" w:fill="auto"/>
            <w:vAlign w:val="bottom"/>
          </w:tcPr>
          <w:p w14:paraId="7C617302" w14:textId="77777777" w:rsidR="000A2119" w:rsidRPr="00A87811" w:rsidRDefault="000A2119" w:rsidP="00AE7D74">
            <w:pPr>
              <w:spacing w:after="0"/>
              <w:jc w:val="center"/>
              <w:rPr>
                <w:sz w:val="18"/>
                <w:szCs w:val="18"/>
              </w:rPr>
            </w:pPr>
            <w:r w:rsidRPr="00A87811">
              <w:rPr>
                <w:sz w:val="18"/>
                <w:szCs w:val="18"/>
              </w:rPr>
              <w:t>SEG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41861E1F" w14:textId="77777777" w:rsidR="000A2119" w:rsidRPr="00A87811" w:rsidRDefault="000A2119" w:rsidP="00AE7D74">
            <w:pPr>
              <w:spacing w:after="0"/>
              <w:jc w:val="center"/>
              <w:rPr>
                <w:rFonts w:eastAsia="Arial Unicode MS"/>
                <w:sz w:val="18"/>
                <w:szCs w:val="18"/>
              </w:rPr>
            </w:pPr>
            <w:r w:rsidRPr="00A87811">
              <w:rPr>
                <w:sz w:val="18"/>
                <w:szCs w:val="18"/>
              </w:rPr>
              <w:t>71,000–80,000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513E519E" w14:textId="77777777" w:rsidR="000A2119" w:rsidRPr="00A87811" w:rsidRDefault="000A2119" w:rsidP="00AE7D74">
            <w:pPr>
              <w:spacing w:after="0"/>
              <w:jc w:val="center"/>
              <w:rPr>
                <w:sz w:val="18"/>
                <w:szCs w:val="18"/>
              </w:rPr>
            </w:pPr>
            <w:r w:rsidRPr="00A87811">
              <w:rPr>
                <w:rFonts w:eastAsia="Arial Unicode MS"/>
                <w:sz w:val="18"/>
                <w:szCs w:val="18"/>
              </w:rPr>
              <w:t>1986</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5ECE09BE" w14:textId="77777777" w:rsidR="000A2119" w:rsidRPr="006E0D20" w:rsidRDefault="000A2119" w:rsidP="00AE7D74">
            <w:pPr>
              <w:spacing w:after="0"/>
              <w:jc w:val="center"/>
              <w:rPr>
                <w:sz w:val="18"/>
                <w:szCs w:val="18"/>
              </w:rPr>
            </w:pPr>
            <w:r w:rsidRPr="006E0D20">
              <w:rPr>
                <w:sz w:val="18"/>
                <w:szCs w:val="18"/>
              </w:rPr>
              <w:t>92,189</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215894B8" w14:textId="77777777" w:rsidR="000A2119" w:rsidRPr="006E0D20" w:rsidRDefault="000A2119" w:rsidP="00AE7D74">
            <w:pPr>
              <w:spacing w:after="0"/>
              <w:jc w:val="center"/>
              <w:rPr>
                <w:sz w:val="18"/>
                <w:szCs w:val="18"/>
              </w:rPr>
            </w:pPr>
            <w:r w:rsidRPr="006E0D20">
              <w:rPr>
                <w:sz w:val="18"/>
                <w:szCs w:val="18"/>
              </w:rPr>
              <w:t>132,523</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5E4E1063" w14:textId="77777777" w:rsidR="000A2119" w:rsidRPr="006E0D20" w:rsidRDefault="000A2119" w:rsidP="00AE7D74">
            <w:pPr>
              <w:spacing w:after="0"/>
              <w:jc w:val="center"/>
              <w:rPr>
                <w:color w:val="000000"/>
                <w:sz w:val="18"/>
                <w:szCs w:val="18"/>
              </w:rPr>
            </w:pPr>
            <w:r w:rsidRPr="006E0D20">
              <w:rPr>
                <w:sz w:val="18"/>
                <w:szCs w:val="18"/>
              </w:rPr>
              <w:t>179,103</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73D792FC" w14:textId="77777777" w:rsidR="000A2119" w:rsidRPr="006E0D20" w:rsidRDefault="000A2119" w:rsidP="00AE7D74">
            <w:pPr>
              <w:spacing w:after="0"/>
              <w:jc w:val="center"/>
              <w:rPr>
                <w:color w:val="000000"/>
                <w:sz w:val="18"/>
                <w:szCs w:val="18"/>
              </w:rPr>
            </w:pPr>
            <w:r w:rsidRPr="006E0D20">
              <w:rPr>
                <w:sz w:val="18"/>
                <w:szCs w:val="18"/>
              </w:rPr>
              <w:t>108,416</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302EB267" w14:textId="77777777" w:rsidR="000A2119" w:rsidRPr="006A5828" w:rsidRDefault="000A2119" w:rsidP="00AE7D74">
            <w:pPr>
              <w:spacing w:after="0"/>
              <w:jc w:val="center"/>
              <w:rPr>
                <w:color w:val="000000"/>
                <w:sz w:val="18"/>
                <w:szCs w:val="18"/>
                <w:highlight w:val="yellow"/>
              </w:rPr>
            </w:pPr>
            <w:r w:rsidRPr="00992EEC">
              <w:rPr>
                <w:sz w:val="18"/>
                <w:szCs w:val="18"/>
              </w:rPr>
              <w:t>119,033</w:t>
            </w:r>
          </w:p>
        </w:tc>
        <w:tc>
          <w:tcPr>
            <w:tcW w:w="305" w:type="pct"/>
            <w:tcBorders>
              <w:top w:val="nil"/>
              <w:left w:val="nil"/>
              <w:bottom w:val="nil"/>
              <w:right w:val="nil"/>
            </w:tcBorders>
            <w:shd w:val="clear" w:color="auto" w:fill="auto"/>
            <w:vAlign w:val="bottom"/>
          </w:tcPr>
          <w:p w14:paraId="0A7EDFC7" w14:textId="77777777" w:rsidR="000A2119" w:rsidRPr="007B2F6B" w:rsidRDefault="000A2119" w:rsidP="00AE7D74">
            <w:pPr>
              <w:spacing w:after="0"/>
              <w:jc w:val="center"/>
              <w:rPr>
                <w:color w:val="000000"/>
                <w:sz w:val="18"/>
                <w:szCs w:val="18"/>
              </w:rPr>
            </w:pPr>
            <w:r>
              <w:rPr>
                <w:color w:val="000000"/>
                <w:sz w:val="18"/>
                <w:szCs w:val="18"/>
              </w:rPr>
              <w:t>---</w:t>
            </w:r>
          </w:p>
        </w:tc>
        <w:tc>
          <w:tcPr>
            <w:tcW w:w="749" w:type="pct"/>
            <w:tcBorders>
              <w:top w:val="nil"/>
              <w:left w:val="nil"/>
              <w:right w:val="nil"/>
            </w:tcBorders>
            <w:shd w:val="clear" w:color="auto" w:fill="auto"/>
            <w:noWrap/>
            <w:tcMar>
              <w:top w:w="15" w:type="dxa"/>
              <w:left w:w="15" w:type="dxa"/>
              <w:bottom w:w="0" w:type="dxa"/>
              <w:right w:w="15" w:type="dxa"/>
            </w:tcMar>
            <w:vAlign w:val="center"/>
          </w:tcPr>
          <w:p w14:paraId="15D3BA20" w14:textId="7C4CF2A9" w:rsidR="000A2119" w:rsidRPr="00CE6893" w:rsidRDefault="000A2119" w:rsidP="000A2119">
            <w:pPr>
              <w:spacing w:after="0"/>
              <w:jc w:val="center"/>
              <w:rPr>
                <w:rFonts w:eastAsia="Arial Unicode MS"/>
                <w:b/>
                <w:sz w:val="18"/>
                <w:szCs w:val="18"/>
              </w:rPr>
            </w:pPr>
          </w:p>
        </w:tc>
      </w:tr>
      <w:tr w:rsidR="000A2119" w:rsidRPr="00A87811" w14:paraId="4506C348"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43BDB9A4" w14:textId="30FD1E25" w:rsidR="000A2119" w:rsidRPr="00A87811" w:rsidRDefault="000A2119" w:rsidP="00AE7D74">
            <w:pPr>
              <w:spacing w:after="0"/>
              <w:rPr>
                <w:sz w:val="18"/>
                <w:szCs w:val="18"/>
              </w:rPr>
            </w:pPr>
          </w:p>
        </w:tc>
        <w:tc>
          <w:tcPr>
            <w:tcW w:w="647" w:type="pct"/>
            <w:tcBorders>
              <w:top w:val="nil"/>
              <w:left w:val="nil"/>
              <w:bottom w:val="nil"/>
              <w:right w:val="nil"/>
            </w:tcBorders>
            <w:shd w:val="clear" w:color="auto" w:fill="auto"/>
            <w:vAlign w:val="bottom"/>
          </w:tcPr>
          <w:p w14:paraId="6087AD81" w14:textId="13133F57" w:rsidR="000A2119" w:rsidRPr="00A87811" w:rsidRDefault="000A2119" w:rsidP="00AE7D74">
            <w:pPr>
              <w:spacing w:after="0"/>
              <w:jc w:val="center"/>
              <w:rPr>
                <w:sz w:val="18"/>
                <w:szCs w:val="18"/>
              </w:rPr>
            </w:pPr>
            <w:r>
              <w:rPr>
                <w:sz w:val="18"/>
                <w:szCs w:val="18"/>
              </w:rPr>
              <w:t>MR</w:t>
            </w:r>
            <w:r w:rsidR="002460B4">
              <w:rPr>
                <w:sz w:val="18"/>
                <w:szCs w:val="18"/>
              </w:rPr>
              <w:t xml:space="preserve"> (revised)</w:t>
            </w:r>
          </w:p>
        </w:tc>
        <w:tc>
          <w:tcPr>
            <w:tcW w:w="228" w:type="pct"/>
            <w:tcBorders>
              <w:top w:val="nil"/>
              <w:left w:val="nil"/>
              <w:bottom w:val="nil"/>
              <w:right w:val="nil"/>
            </w:tcBorders>
            <w:shd w:val="clear" w:color="auto" w:fill="auto"/>
            <w:vAlign w:val="bottom"/>
          </w:tcPr>
          <w:p w14:paraId="50182167" w14:textId="77777777" w:rsidR="000A2119" w:rsidRPr="00A87811" w:rsidRDefault="000A2119" w:rsidP="00AE7D74">
            <w:pPr>
              <w:spacing w:after="0"/>
              <w:jc w:val="center"/>
              <w:rPr>
                <w:sz w:val="18"/>
                <w:szCs w:val="18"/>
              </w:rPr>
            </w:pPr>
            <w:r>
              <w:rPr>
                <w:sz w:val="18"/>
                <w:szCs w:val="18"/>
              </w:rPr>
              <w:t>BEG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48C649B4" w14:textId="77777777" w:rsidR="000A2119" w:rsidRPr="00A87811" w:rsidRDefault="000A2119" w:rsidP="00AE7D74">
            <w:pPr>
              <w:spacing w:after="0"/>
              <w:jc w:val="center"/>
              <w:rPr>
                <w:sz w:val="18"/>
                <w:szCs w:val="18"/>
              </w:rPr>
            </w:pPr>
            <w:r>
              <w:rPr>
                <w:sz w:val="18"/>
                <w:szCs w:val="18"/>
              </w:rPr>
              <w:t>40,000–75,000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7A065DB2" w14:textId="33794E09" w:rsidR="000A2119" w:rsidRPr="00A87811" w:rsidRDefault="000A2119" w:rsidP="00AE7D74">
            <w:pPr>
              <w:spacing w:after="0"/>
              <w:jc w:val="center"/>
              <w:rPr>
                <w:rFonts w:eastAsia="Arial Unicode MS"/>
                <w:sz w:val="18"/>
                <w:szCs w:val="18"/>
              </w:rPr>
            </w:pP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614577AA" w14:textId="77777777" w:rsidR="000A2119" w:rsidRPr="00236AE4" w:rsidRDefault="000A2119" w:rsidP="00AE7D74">
            <w:pPr>
              <w:spacing w:after="0"/>
              <w:jc w:val="center"/>
              <w:rPr>
                <w:sz w:val="18"/>
                <w:szCs w:val="18"/>
              </w:rPr>
            </w:pPr>
            <w:r w:rsidRPr="00236AE4">
              <w:rPr>
                <w:sz w:val="18"/>
                <w:szCs w:val="18"/>
              </w:rPr>
              <w:t>50,738</w:t>
            </w:r>
            <w:r w:rsidRPr="00236AE4">
              <w:rPr>
                <w:sz w:val="18"/>
                <w:szCs w:val="18"/>
                <w:vertAlign w:val="superscript"/>
              </w:rPr>
              <w:t>b</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410C944B" w14:textId="77777777" w:rsidR="000A2119" w:rsidRPr="00236AE4" w:rsidRDefault="000A2119" w:rsidP="00AE7D74">
            <w:pPr>
              <w:spacing w:after="0"/>
              <w:jc w:val="center"/>
              <w:rPr>
                <w:sz w:val="18"/>
                <w:szCs w:val="18"/>
              </w:rPr>
            </w:pPr>
            <w:r w:rsidRPr="00236AE4">
              <w:rPr>
                <w:sz w:val="18"/>
                <w:szCs w:val="18"/>
              </w:rPr>
              <w:t>82,657</w:t>
            </w:r>
            <w:r w:rsidRPr="00236AE4">
              <w:rPr>
                <w:sz w:val="18"/>
                <w:szCs w:val="18"/>
                <w:vertAlign w:val="superscript"/>
              </w:rPr>
              <w:t>b</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AA1CB6D" w14:textId="77777777" w:rsidR="000A2119" w:rsidRPr="00236AE4" w:rsidRDefault="000A2119" w:rsidP="00AE7D74">
            <w:pPr>
              <w:spacing w:after="0"/>
              <w:jc w:val="center"/>
              <w:rPr>
                <w:sz w:val="18"/>
                <w:szCs w:val="18"/>
              </w:rPr>
            </w:pPr>
            <w:r w:rsidRPr="00236AE4">
              <w:rPr>
                <w:sz w:val="18"/>
                <w:szCs w:val="18"/>
              </w:rPr>
              <w:t>108,860</w:t>
            </w:r>
            <w:r w:rsidRPr="00236AE4">
              <w:rPr>
                <w:sz w:val="18"/>
                <w:szCs w:val="18"/>
                <w:vertAlign w:val="superscript"/>
              </w:rPr>
              <w:t>b</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4C05E7B1" w14:textId="77777777" w:rsidR="000A2119" w:rsidRPr="00236AE4" w:rsidRDefault="000A2119" w:rsidP="00AE7D74">
            <w:pPr>
              <w:spacing w:after="0"/>
              <w:jc w:val="center"/>
              <w:rPr>
                <w:sz w:val="18"/>
                <w:szCs w:val="18"/>
              </w:rPr>
            </w:pPr>
            <w:r w:rsidRPr="00236AE4">
              <w:rPr>
                <w:sz w:val="18"/>
                <w:szCs w:val="18"/>
              </w:rPr>
              <w:t>60,785</w:t>
            </w:r>
            <w:r w:rsidRPr="00236AE4">
              <w:rPr>
                <w:sz w:val="18"/>
                <w:szCs w:val="18"/>
                <w:vertAlign w:val="superscript"/>
              </w:rPr>
              <w:t>b</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9965C00" w14:textId="77777777" w:rsidR="000A2119" w:rsidRPr="00236AE4" w:rsidRDefault="000A2119" w:rsidP="00AE7D74">
            <w:pPr>
              <w:spacing w:after="0"/>
              <w:jc w:val="center"/>
              <w:rPr>
                <w:sz w:val="18"/>
                <w:szCs w:val="18"/>
              </w:rPr>
            </w:pPr>
            <w:r w:rsidRPr="00236AE4">
              <w:rPr>
                <w:sz w:val="18"/>
                <w:szCs w:val="18"/>
              </w:rPr>
              <w:t>66,845</w:t>
            </w:r>
            <w:r w:rsidRPr="00236AE4">
              <w:rPr>
                <w:sz w:val="18"/>
                <w:szCs w:val="18"/>
                <w:vertAlign w:val="superscript"/>
              </w:rPr>
              <w:t>b</w:t>
            </w:r>
          </w:p>
        </w:tc>
        <w:tc>
          <w:tcPr>
            <w:tcW w:w="305" w:type="pct"/>
            <w:tcBorders>
              <w:top w:val="nil"/>
              <w:left w:val="nil"/>
              <w:bottom w:val="nil"/>
              <w:right w:val="nil"/>
            </w:tcBorders>
            <w:shd w:val="clear" w:color="auto" w:fill="auto"/>
            <w:vAlign w:val="bottom"/>
          </w:tcPr>
          <w:p w14:paraId="385438A7" w14:textId="77777777" w:rsidR="000A2119" w:rsidRPr="007B2F6B" w:rsidRDefault="000A2119" w:rsidP="00AE7D74">
            <w:pPr>
              <w:spacing w:after="0"/>
              <w:jc w:val="center"/>
              <w:rPr>
                <w:sz w:val="18"/>
                <w:szCs w:val="18"/>
              </w:rPr>
            </w:pPr>
            <w:r>
              <w:rPr>
                <w:sz w:val="18"/>
                <w:szCs w:val="18"/>
              </w:rPr>
              <w:t>82,571</w:t>
            </w:r>
            <w:r>
              <w:rPr>
                <w:sz w:val="18"/>
                <w:szCs w:val="18"/>
                <w:vertAlign w:val="superscript"/>
              </w:rPr>
              <w:t>b</w:t>
            </w:r>
          </w:p>
        </w:tc>
        <w:tc>
          <w:tcPr>
            <w:tcW w:w="749" w:type="pct"/>
            <w:tcBorders>
              <w:left w:val="nil"/>
              <w:bottom w:val="nil"/>
              <w:right w:val="nil"/>
            </w:tcBorders>
            <w:shd w:val="clear" w:color="auto" w:fill="auto"/>
            <w:noWrap/>
            <w:tcMar>
              <w:top w:w="15" w:type="dxa"/>
              <w:left w:w="15" w:type="dxa"/>
              <w:bottom w:w="0" w:type="dxa"/>
              <w:right w:w="15" w:type="dxa"/>
            </w:tcMar>
            <w:vAlign w:val="bottom"/>
          </w:tcPr>
          <w:p w14:paraId="6C897B9E" w14:textId="77777777" w:rsidR="000A2119" w:rsidRDefault="002460B4" w:rsidP="00AE7D74">
            <w:pPr>
              <w:spacing w:after="0"/>
              <w:jc w:val="center"/>
              <w:rPr>
                <w:rFonts w:eastAsia="Arial Unicode MS"/>
                <w:b/>
                <w:sz w:val="18"/>
                <w:szCs w:val="18"/>
              </w:rPr>
            </w:pPr>
            <w:r>
              <w:rPr>
                <w:rFonts w:eastAsia="Arial Unicode MS"/>
                <w:b/>
                <w:sz w:val="18"/>
                <w:szCs w:val="18"/>
              </w:rPr>
              <w:t>Revised dataset</w:t>
            </w:r>
          </w:p>
          <w:p w14:paraId="26206D1D" w14:textId="685E14B3" w:rsidR="002460B4" w:rsidRPr="00A87811" w:rsidRDefault="002460B4" w:rsidP="00AE7D74">
            <w:pPr>
              <w:spacing w:after="0"/>
              <w:jc w:val="center"/>
              <w:rPr>
                <w:rFonts w:eastAsia="Arial Unicode MS"/>
                <w:b/>
                <w:sz w:val="18"/>
                <w:szCs w:val="18"/>
              </w:rPr>
            </w:pPr>
            <w:r>
              <w:rPr>
                <w:rFonts w:eastAsia="Arial Unicode MS"/>
                <w:b/>
                <w:sz w:val="18"/>
                <w:szCs w:val="18"/>
              </w:rPr>
              <w:t>40,000–75,000</w:t>
            </w:r>
          </w:p>
        </w:tc>
      </w:tr>
      <w:tr w:rsidR="009B6ECF" w:rsidRPr="00A87811" w14:paraId="06A3E8E6"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2F7E8184" w14:textId="77777777" w:rsidR="009B6ECF" w:rsidRPr="00A87811" w:rsidRDefault="009B6ECF" w:rsidP="00AE7D74">
            <w:pPr>
              <w:spacing w:after="0"/>
              <w:rPr>
                <w:rFonts w:eastAsia="Arial Unicode MS"/>
                <w:sz w:val="18"/>
                <w:szCs w:val="18"/>
              </w:rPr>
            </w:pPr>
            <w:r w:rsidRPr="00A87811">
              <w:rPr>
                <w:sz w:val="18"/>
                <w:szCs w:val="18"/>
              </w:rPr>
              <w:t>Redoubt Lake</w:t>
            </w:r>
          </w:p>
        </w:tc>
        <w:tc>
          <w:tcPr>
            <w:tcW w:w="647" w:type="pct"/>
            <w:tcBorders>
              <w:top w:val="nil"/>
              <w:left w:val="nil"/>
              <w:bottom w:val="nil"/>
              <w:right w:val="nil"/>
            </w:tcBorders>
            <w:shd w:val="clear" w:color="auto" w:fill="auto"/>
            <w:vAlign w:val="bottom"/>
          </w:tcPr>
          <w:p w14:paraId="233B6F0F" w14:textId="77777777" w:rsidR="009B6ECF" w:rsidRPr="00A87811" w:rsidRDefault="009B6ECF" w:rsidP="00AE7D74">
            <w:pPr>
              <w:spacing w:after="0"/>
              <w:jc w:val="center"/>
              <w:rPr>
                <w:sz w:val="18"/>
                <w:szCs w:val="18"/>
              </w:rPr>
            </w:pPr>
            <w:r w:rsidRPr="00A87811">
              <w:rPr>
                <w:sz w:val="18"/>
                <w:szCs w:val="18"/>
              </w:rPr>
              <w:t>Weir</w:t>
            </w:r>
          </w:p>
        </w:tc>
        <w:tc>
          <w:tcPr>
            <w:tcW w:w="228" w:type="pct"/>
            <w:tcBorders>
              <w:top w:val="nil"/>
              <w:left w:val="nil"/>
              <w:bottom w:val="nil"/>
              <w:right w:val="nil"/>
            </w:tcBorders>
            <w:shd w:val="clear" w:color="auto" w:fill="auto"/>
            <w:vAlign w:val="bottom"/>
          </w:tcPr>
          <w:p w14:paraId="3A205E94" w14:textId="77777777" w:rsidR="009B6ECF" w:rsidRPr="00A87811" w:rsidRDefault="009B6ECF" w:rsidP="00AE7D74">
            <w:pPr>
              <w:spacing w:after="0"/>
              <w:jc w:val="center"/>
              <w:rPr>
                <w:sz w:val="18"/>
                <w:szCs w:val="18"/>
              </w:rPr>
            </w:pPr>
            <w:proofErr w:type="spellStart"/>
            <w:r w:rsidRPr="00A87811">
              <w:rPr>
                <w:sz w:val="18"/>
                <w:szCs w:val="18"/>
              </w:rPr>
              <w:t>OEG</w:t>
            </w:r>
            <w:r>
              <w:rPr>
                <w:sz w:val="18"/>
                <w:szCs w:val="18"/>
                <w:vertAlign w:val="superscript"/>
              </w:rPr>
              <w:t>d</w:t>
            </w:r>
            <w:proofErr w:type="spellEnd"/>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06D91C3A" w14:textId="77777777" w:rsidR="009B6ECF" w:rsidRPr="00A87811" w:rsidRDefault="009B6ECF" w:rsidP="00AE7D74">
            <w:pPr>
              <w:spacing w:after="0"/>
              <w:jc w:val="center"/>
              <w:rPr>
                <w:sz w:val="18"/>
                <w:szCs w:val="18"/>
              </w:rPr>
            </w:pPr>
            <w:r w:rsidRPr="00A87811">
              <w:rPr>
                <w:sz w:val="18"/>
                <w:szCs w:val="18"/>
              </w:rPr>
              <w:t>7,000–25,000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521C82FC" w14:textId="77777777" w:rsidR="009B6ECF" w:rsidRPr="00A87811" w:rsidRDefault="009B6ECF" w:rsidP="00AE7D74">
            <w:pPr>
              <w:spacing w:after="0"/>
              <w:jc w:val="center"/>
              <w:rPr>
                <w:sz w:val="18"/>
                <w:szCs w:val="18"/>
              </w:rPr>
            </w:pPr>
            <w:r w:rsidRPr="00A87811">
              <w:rPr>
                <w:rFonts w:eastAsia="Arial Unicode MS"/>
                <w:sz w:val="18"/>
                <w:szCs w:val="18"/>
              </w:rPr>
              <w:t>2003</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2AD9D3F1" w14:textId="77777777" w:rsidR="009B6ECF" w:rsidRPr="007B2F6B" w:rsidRDefault="009B6ECF" w:rsidP="00AE7D74">
            <w:pPr>
              <w:spacing w:after="0"/>
              <w:jc w:val="center"/>
              <w:rPr>
                <w:sz w:val="18"/>
                <w:szCs w:val="18"/>
              </w:rPr>
            </w:pPr>
            <w:r w:rsidRPr="007B2F6B">
              <w:rPr>
                <w:sz w:val="18"/>
                <w:szCs w:val="18"/>
              </w:rPr>
              <w:t>18,694</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01A48897" w14:textId="77777777" w:rsidR="009B6ECF" w:rsidRPr="007B2F6B" w:rsidRDefault="009B6ECF" w:rsidP="00AE7D74">
            <w:pPr>
              <w:spacing w:after="0"/>
              <w:jc w:val="center"/>
              <w:rPr>
                <w:sz w:val="18"/>
                <w:szCs w:val="18"/>
              </w:rPr>
            </w:pPr>
            <w:r w:rsidRPr="007B2F6B">
              <w:rPr>
                <w:sz w:val="18"/>
                <w:szCs w:val="18"/>
              </w:rPr>
              <w:t>12,540</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2018B9A3" w14:textId="77777777" w:rsidR="009B6ECF" w:rsidRPr="007B2F6B" w:rsidRDefault="009B6ECF" w:rsidP="00AE7D74">
            <w:pPr>
              <w:spacing w:after="0"/>
              <w:jc w:val="center"/>
              <w:rPr>
                <w:color w:val="000000"/>
                <w:sz w:val="18"/>
                <w:szCs w:val="18"/>
              </w:rPr>
            </w:pPr>
            <w:r w:rsidRPr="007B2F6B">
              <w:rPr>
                <w:sz w:val="18"/>
                <w:szCs w:val="18"/>
              </w:rPr>
              <w:t>22,553</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6F965F34" w14:textId="77777777" w:rsidR="009B6ECF" w:rsidRPr="007B2F6B" w:rsidRDefault="009B6ECF" w:rsidP="00AE7D74">
            <w:pPr>
              <w:spacing w:after="0"/>
              <w:jc w:val="center"/>
              <w:rPr>
                <w:color w:val="000000"/>
                <w:sz w:val="18"/>
                <w:szCs w:val="18"/>
              </w:rPr>
            </w:pPr>
            <w:r w:rsidRPr="007B2F6B">
              <w:rPr>
                <w:sz w:val="18"/>
                <w:szCs w:val="18"/>
              </w:rPr>
              <w:t>55,397</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76CF540C" w14:textId="77777777" w:rsidR="009B6ECF" w:rsidRPr="007B2F6B" w:rsidRDefault="009B6ECF" w:rsidP="00AE7D74">
            <w:pPr>
              <w:spacing w:after="0"/>
              <w:jc w:val="center"/>
              <w:rPr>
                <w:color w:val="000000"/>
                <w:sz w:val="18"/>
                <w:szCs w:val="18"/>
              </w:rPr>
            </w:pPr>
            <w:r w:rsidRPr="007B2F6B">
              <w:rPr>
                <w:sz w:val="18"/>
                <w:szCs w:val="18"/>
              </w:rPr>
              <w:t>72,409</w:t>
            </w:r>
          </w:p>
        </w:tc>
        <w:tc>
          <w:tcPr>
            <w:tcW w:w="305" w:type="pct"/>
            <w:tcBorders>
              <w:top w:val="nil"/>
              <w:left w:val="nil"/>
              <w:bottom w:val="nil"/>
              <w:right w:val="nil"/>
            </w:tcBorders>
            <w:shd w:val="clear" w:color="auto" w:fill="auto"/>
            <w:vAlign w:val="bottom"/>
          </w:tcPr>
          <w:p w14:paraId="0AD8463A" w14:textId="77777777" w:rsidR="009B6ECF" w:rsidRPr="007B2F6B" w:rsidRDefault="009B6ECF" w:rsidP="00AE7D74">
            <w:pPr>
              <w:spacing w:after="0"/>
              <w:jc w:val="center"/>
              <w:rPr>
                <w:color w:val="000000"/>
                <w:sz w:val="18"/>
                <w:szCs w:val="18"/>
              </w:rPr>
            </w:pPr>
            <w:r w:rsidRPr="007B2F6B">
              <w:rPr>
                <w:sz w:val="18"/>
                <w:szCs w:val="18"/>
              </w:rPr>
              <w:t>59,106</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260AC7E8"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089C2A46"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592A7C52" w14:textId="77777777" w:rsidR="009B6ECF" w:rsidRPr="00A87811" w:rsidRDefault="009B6ECF" w:rsidP="00AE7D74">
            <w:pPr>
              <w:spacing w:after="0"/>
              <w:rPr>
                <w:rFonts w:eastAsia="Arial Unicode MS"/>
                <w:sz w:val="18"/>
                <w:szCs w:val="18"/>
              </w:rPr>
            </w:pPr>
          </w:p>
        </w:tc>
        <w:tc>
          <w:tcPr>
            <w:tcW w:w="647" w:type="pct"/>
            <w:tcBorders>
              <w:top w:val="nil"/>
              <w:left w:val="nil"/>
              <w:bottom w:val="nil"/>
              <w:right w:val="nil"/>
            </w:tcBorders>
            <w:shd w:val="clear" w:color="auto" w:fill="auto"/>
            <w:vAlign w:val="bottom"/>
          </w:tcPr>
          <w:p w14:paraId="4DF03B8B" w14:textId="77777777" w:rsidR="009B6ECF" w:rsidRPr="00A87811" w:rsidRDefault="009B6ECF" w:rsidP="00AE7D74">
            <w:pPr>
              <w:spacing w:after="0"/>
              <w:jc w:val="center"/>
              <w:rPr>
                <w:sz w:val="18"/>
                <w:szCs w:val="18"/>
              </w:rPr>
            </w:pPr>
          </w:p>
        </w:tc>
        <w:tc>
          <w:tcPr>
            <w:tcW w:w="228" w:type="pct"/>
            <w:tcBorders>
              <w:top w:val="nil"/>
              <w:left w:val="nil"/>
              <w:bottom w:val="nil"/>
              <w:right w:val="nil"/>
            </w:tcBorders>
            <w:shd w:val="clear" w:color="auto" w:fill="auto"/>
            <w:vAlign w:val="bottom"/>
          </w:tcPr>
          <w:p w14:paraId="1429109A" w14:textId="77777777" w:rsidR="009B6ECF" w:rsidRPr="00A87811" w:rsidRDefault="009B6ECF" w:rsidP="00AE7D74">
            <w:pPr>
              <w:spacing w:after="0"/>
              <w:jc w:val="center"/>
              <w:rPr>
                <w:sz w:val="18"/>
                <w:szCs w:val="18"/>
              </w:rPr>
            </w:pPr>
            <w:r w:rsidRPr="00A87811">
              <w:rPr>
                <w:sz w:val="18"/>
                <w:szCs w:val="18"/>
              </w:rPr>
              <w:t>BEG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066E93E7" w14:textId="77777777" w:rsidR="009B6ECF" w:rsidRPr="00A87811" w:rsidRDefault="009B6ECF" w:rsidP="00AE7D74">
            <w:pPr>
              <w:spacing w:after="0"/>
              <w:jc w:val="center"/>
              <w:rPr>
                <w:rFonts w:eastAsia="Arial Unicode MS"/>
                <w:sz w:val="18"/>
                <w:szCs w:val="18"/>
              </w:rPr>
            </w:pPr>
            <w:r w:rsidRPr="00A87811">
              <w:rPr>
                <w:sz w:val="18"/>
                <w:szCs w:val="18"/>
              </w:rPr>
              <w:t>10,000–25,000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5B2CC1FC" w14:textId="77777777" w:rsidR="009B6ECF" w:rsidRPr="00A87811" w:rsidRDefault="009B6ECF" w:rsidP="00AE7D74">
            <w:pPr>
              <w:spacing w:after="0"/>
              <w:jc w:val="center"/>
              <w:rPr>
                <w:sz w:val="18"/>
                <w:szCs w:val="18"/>
              </w:rPr>
            </w:pPr>
            <w:r w:rsidRPr="00A87811">
              <w:rPr>
                <w:rFonts w:eastAsia="Arial Unicode MS"/>
                <w:sz w:val="18"/>
                <w:szCs w:val="18"/>
              </w:rPr>
              <w:t>2003</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5F1ABBCF" w14:textId="77777777" w:rsidR="009B6ECF" w:rsidRPr="007B2F6B" w:rsidRDefault="009B6ECF" w:rsidP="00AE7D74">
            <w:pPr>
              <w:spacing w:after="0"/>
              <w:jc w:val="center"/>
              <w:rPr>
                <w:sz w:val="18"/>
                <w:szCs w:val="18"/>
              </w:rPr>
            </w:pPr>
            <w:r w:rsidRPr="007B2F6B">
              <w:rPr>
                <w:sz w:val="18"/>
                <w:szCs w:val="18"/>
              </w:rPr>
              <w:t>18,694</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FA3D72F" w14:textId="77777777" w:rsidR="009B6ECF" w:rsidRPr="007B2F6B" w:rsidRDefault="009B6ECF" w:rsidP="00AE7D74">
            <w:pPr>
              <w:spacing w:after="0"/>
              <w:jc w:val="center"/>
              <w:rPr>
                <w:sz w:val="18"/>
                <w:szCs w:val="18"/>
              </w:rPr>
            </w:pPr>
            <w:r w:rsidRPr="007B2F6B">
              <w:rPr>
                <w:sz w:val="18"/>
                <w:szCs w:val="18"/>
              </w:rPr>
              <w:t>12,540</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6B82D786" w14:textId="77777777" w:rsidR="009B6ECF" w:rsidRPr="007B2F6B" w:rsidRDefault="009B6ECF" w:rsidP="00AE7D74">
            <w:pPr>
              <w:spacing w:after="0"/>
              <w:jc w:val="center"/>
              <w:rPr>
                <w:color w:val="000000"/>
                <w:sz w:val="18"/>
                <w:szCs w:val="18"/>
              </w:rPr>
            </w:pPr>
            <w:r w:rsidRPr="007B2F6B">
              <w:rPr>
                <w:sz w:val="18"/>
                <w:szCs w:val="18"/>
              </w:rPr>
              <w:t>22,553</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5932B64" w14:textId="77777777" w:rsidR="009B6ECF" w:rsidRPr="007B2F6B" w:rsidRDefault="009B6ECF" w:rsidP="00AE7D74">
            <w:pPr>
              <w:spacing w:after="0"/>
              <w:jc w:val="center"/>
              <w:rPr>
                <w:color w:val="000000"/>
                <w:sz w:val="18"/>
                <w:szCs w:val="18"/>
              </w:rPr>
            </w:pPr>
            <w:r w:rsidRPr="007B2F6B">
              <w:rPr>
                <w:sz w:val="18"/>
                <w:szCs w:val="18"/>
              </w:rPr>
              <w:t>55,397</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49F44A9C" w14:textId="77777777" w:rsidR="009B6ECF" w:rsidRPr="007B2F6B" w:rsidRDefault="009B6ECF" w:rsidP="00AE7D74">
            <w:pPr>
              <w:spacing w:after="0"/>
              <w:jc w:val="center"/>
              <w:rPr>
                <w:color w:val="000000"/>
                <w:sz w:val="18"/>
                <w:szCs w:val="18"/>
              </w:rPr>
            </w:pPr>
            <w:r w:rsidRPr="007B2F6B">
              <w:rPr>
                <w:sz w:val="18"/>
                <w:szCs w:val="18"/>
              </w:rPr>
              <w:t>72,409</w:t>
            </w:r>
          </w:p>
        </w:tc>
        <w:tc>
          <w:tcPr>
            <w:tcW w:w="305" w:type="pct"/>
            <w:tcBorders>
              <w:top w:val="nil"/>
              <w:left w:val="nil"/>
              <w:bottom w:val="nil"/>
              <w:right w:val="nil"/>
            </w:tcBorders>
            <w:shd w:val="clear" w:color="auto" w:fill="auto"/>
            <w:vAlign w:val="bottom"/>
          </w:tcPr>
          <w:p w14:paraId="3BDF0DC0" w14:textId="77777777" w:rsidR="009B6ECF" w:rsidRPr="007B2F6B" w:rsidRDefault="009B6ECF" w:rsidP="00AE7D74">
            <w:pPr>
              <w:spacing w:after="0"/>
              <w:jc w:val="center"/>
              <w:rPr>
                <w:color w:val="000000"/>
                <w:sz w:val="18"/>
                <w:szCs w:val="18"/>
              </w:rPr>
            </w:pPr>
            <w:r w:rsidRPr="007B2F6B">
              <w:rPr>
                <w:sz w:val="18"/>
                <w:szCs w:val="18"/>
              </w:rPr>
              <w:t>59,106</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771F58BC"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4EC435B3"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6A0E6A36" w14:textId="77777777" w:rsidR="009B6ECF" w:rsidRPr="00A87811" w:rsidRDefault="009B6ECF" w:rsidP="00AE7D74">
            <w:pPr>
              <w:spacing w:after="0"/>
              <w:rPr>
                <w:rFonts w:eastAsia="Arial Unicode MS"/>
                <w:sz w:val="18"/>
                <w:szCs w:val="18"/>
              </w:rPr>
            </w:pPr>
            <w:proofErr w:type="spellStart"/>
            <w:r w:rsidRPr="00A87811">
              <w:rPr>
                <w:sz w:val="18"/>
                <w:szCs w:val="18"/>
              </w:rPr>
              <w:t>Chilkat</w:t>
            </w:r>
            <w:proofErr w:type="spellEnd"/>
            <w:r w:rsidRPr="00A87811">
              <w:rPr>
                <w:sz w:val="18"/>
                <w:szCs w:val="18"/>
              </w:rPr>
              <w:t xml:space="preserve"> Lake</w:t>
            </w:r>
          </w:p>
        </w:tc>
        <w:tc>
          <w:tcPr>
            <w:tcW w:w="647" w:type="pct"/>
            <w:tcBorders>
              <w:top w:val="nil"/>
              <w:left w:val="nil"/>
              <w:bottom w:val="nil"/>
              <w:right w:val="nil"/>
            </w:tcBorders>
            <w:shd w:val="clear" w:color="auto" w:fill="auto"/>
            <w:vAlign w:val="bottom"/>
          </w:tcPr>
          <w:p w14:paraId="460D8EF4" w14:textId="77777777" w:rsidR="009B6ECF" w:rsidRPr="00A87811" w:rsidRDefault="009B6ECF" w:rsidP="00AE7D74">
            <w:pPr>
              <w:spacing w:after="0"/>
              <w:jc w:val="center"/>
              <w:rPr>
                <w:sz w:val="18"/>
                <w:szCs w:val="18"/>
              </w:rPr>
            </w:pPr>
            <w:r w:rsidRPr="00A87811">
              <w:rPr>
                <w:sz w:val="18"/>
                <w:szCs w:val="18"/>
              </w:rPr>
              <w:t>Sonar</w:t>
            </w:r>
          </w:p>
        </w:tc>
        <w:tc>
          <w:tcPr>
            <w:tcW w:w="228" w:type="pct"/>
            <w:tcBorders>
              <w:top w:val="nil"/>
              <w:left w:val="nil"/>
              <w:bottom w:val="nil"/>
              <w:right w:val="nil"/>
            </w:tcBorders>
            <w:shd w:val="clear" w:color="auto" w:fill="auto"/>
            <w:vAlign w:val="bottom"/>
          </w:tcPr>
          <w:p w14:paraId="113211B7" w14:textId="77777777" w:rsidR="009B6ECF" w:rsidRPr="00A87811" w:rsidRDefault="009B6ECF" w:rsidP="00AE7D74">
            <w:pPr>
              <w:spacing w:after="0"/>
              <w:jc w:val="center"/>
              <w:rPr>
                <w:sz w:val="18"/>
                <w:szCs w:val="18"/>
              </w:rPr>
            </w:pPr>
            <w:r w:rsidRPr="00A87811">
              <w:rPr>
                <w:sz w:val="18"/>
                <w:szCs w:val="18"/>
              </w:rPr>
              <w:t>BEG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48DE629C" w14:textId="77777777" w:rsidR="009B6ECF" w:rsidRPr="00A87811" w:rsidRDefault="009B6ECF" w:rsidP="00AE7D74">
            <w:pPr>
              <w:spacing w:after="0"/>
              <w:jc w:val="center"/>
              <w:rPr>
                <w:rFonts w:eastAsia="Arial Unicode MS"/>
                <w:sz w:val="18"/>
                <w:szCs w:val="18"/>
              </w:rPr>
            </w:pPr>
            <w:r w:rsidRPr="00A87811">
              <w:rPr>
                <w:sz w:val="18"/>
                <w:szCs w:val="18"/>
              </w:rPr>
              <w:t>70,000–150,000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1679DF4E" w14:textId="77777777" w:rsidR="009B6ECF" w:rsidRPr="00A87811" w:rsidRDefault="009B6ECF" w:rsidP="00AE7D74">
            <w:pPr>
              <w:spacing w:after="0"/>
              <w:jc w:val="center"/>
              <w:rPr>
                <w:rFonts w:eastAsia="Arial Unicode MS"/>
                <w:sz w:val="18"/>
                <w:szCs w:val="18"/>
              </w:rPr>
            </w:pPr>
            <w:r w:rsidRPr="00A87811">
              <w:rPr>
                <w:sz w:val="18"/>
                <w:szCs w:val="18"/>
              </w:rPr>
              <w:t>2009</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5C7864A3" w14:textId="77777777" w:rsidR="009B6ECF" w:rsidRPr="007B2F6B" w:rsidRDefault="009B6ECF" w:rsidP="00AE7D74">
            <w:pPr>
              <w:spacing w:after="0"/>
              <w:jc w:val="center"/>
              <w:rPr>
                <w:sz w:val="18"/>
                <w:szCs w:val="18"/>
              </w:rPr>
            </w:pPr>
            <w:r w:rsidRPr="007B2F6B">
              <w:rPr>
                <w:sz w:val="18"/>
                <w:szCs w:val="18"/>
              </w:rPr>
              <w:t>70,470</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1B9AEFD" w14:textId="77777777" w:rsidR="009B6ECF" w:rsidRPr="007B2F6B" w:rsidRDefault="009B6ECF" w:rsidP="00AE7D74">
            <w:pPr>
              <w:spacing w:after="0"/>
              <w:jc w:val="center"/>
              <w:rPr>
                <w:sz w:val="18"/>
                <w:szCs w:val="18"/>
              </w:rPr>
            </w:pPr>
            <w:r w:rsidRPr="007B2F6B">
              <w:rPr>
                <w:sz w:val="18"/>
                <w:szCs w:val="18"/>
              </w:rPr>
              <w:t>175,874</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B7AD75C" w14:textId="77777777" w:rsidR="009B6ECF" w:rsidRPr="007B2F6B" w:rsidRDefault="009B6ECF" w:rsidP="00AE7D74">
            <w:pPr>
              <w:spacing w:after="0"/>
              <w:jc w:val="center"/>
              <w:rPr>
                <w:color w:val="000000"/>
                <w:sz w:val="18"/>
                <w:szCs w:val="18"/>
              </w:rPr>
            </w:pPr>
            <w:r w:rsidRPr="007B2F6B">
              <w:rPr>
                <w:sz w:val="18"/>
                <w:szCs w:val="18"/>
              </w:rPr>
              <w:t>88,513</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52A4A7C8" w14:textId="77777777" w:rsidR="009B6ECF" w:rsidRPr="007B2F6B" w:rsidRDefault="009B6ECF" w:rsidP="00AE7D74">
            <w:pPr>
              <w:spacing w:after="0"/>
              <w:jc w:val="center"/>
              <w:rPr>
                <w:color w:val="000000"/>
                <w:sz w:val="18"/>
                <w:szCs w:val="18"/>
              </w:rPr>
            </w:pPr>
            <w:r w:rsidRPr="007B2F6B">
              <w:rPr>
                <w:sz w:val="18"/>
                <w:szCs w:val="18"/>
              </w:rPr>
              <w:t>88,197</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11C588D0" w14:textId="77777777" w:rsidR="009B6ECF" w:rsidRPr="007B2F6B" w:rsidRDefault="009B6ECF" w:rsidP="00AE7D74">
            <w:pPr>
              <w:spacing w:after="0"/>
              <w:jc w:val="center"/>
              <w:rPr>
                <w:color w:val="000000"/>
                <w:sz w:val="18"/>
                <w:szCs w:val="18"/>
              </w:rPr>
            </w:pPr>
            <w:r w:rsidRPr="007B2F6B">
              <w:rPr>
                <w:sz w:val="18"/>
                <w:szCs w:val="18"/>
              </w:rPr>
              <w:t>108,092</w:t>
            </w:r>
          </w:p>
        </w:tc>
        <w:tc>
          <w:tcPr>
            <w:tcW w:w="305" w:type="pct"/>
            <w:tcBorders>
              <w:top w:val="nil"/>
              <w:left w:val="nil"/>
              <w:bottom w:val="nil"/>
              <w:right w:val="nil"/>
            </w:tcBorders>
            <w:shd w:val="clear" w:color="auto" w:fill="auto"/>
            <w:vAlign w:val="bottom"/>
          </w:tcPr>
          <w:p w14:paraId="621E4F47" w14:textId="77777777" w:rsidR="009B6ECF" w:rsidRPr="007B2F6B" w:rsidRDefault="009B6ECF" w:rsidP="00AE7D74">
            <w:pPr>
              <w:spacing w:after="0"/>
              <w:jc w:val="center"/>
              <w:rPr>
                <w:color w:val="000000"/>
                <w:sz w:val="18"/>
                <w:szCs w:val="18"/>
              </w:rPr>
            </w:pPr>
            <w:r w:rsidRPr="007B2F6B">
              <w:rPr>
                <w:sz w:val="18"/>
                <w:szCs w:val="18"/>
              </w:rPr>
              <w:t>134,958</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3FD44E14"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68C44F64" w14:textId="77777777" w:rsidTr="000A2119">
        <w:trPr>
          <w:trHeight w:val="360"/>
        </w:trPr>
        <w:tc>
          <w:tcPr>
            <w:tcW w:w="667" w:type="pct"/>
            <w:tcBorders>
              <w:top w:val="nil"/>
              <w:left w:val="nil"/>
              <w:bottom w:val="nil"/>
              <w:right w:val="nil"/>
            </w:tcBorders>
            <w:shd w:val="clear" w:color="auto" w:fill="auto"/>
            <w:noWrap/>
            <w:tcMar>
              <w:top w:w="15" w:type="dxa"/>
              <w:left w:w="15" w:type="dxa"/>
              <w:bottom w:w="0" w:type="dxa"/>
              <w:right w:w="15" w:type="dxa"/>
            </w:tcMar>
            <w:vAlign w:val="bottom"/>
          </w:tcPr>
          <w:p w14:paraId="584CE519" w14:textId="77777777" w:rsidR="009B6ECF" w:rsidRPr="00A87811" w:rsidRDefault="009B6ECF" w:rsidP="00AE7D74">
            <w:pPr>
              <w:spacing w:after="0"/>
              <w:rPr>
                <w:rFonts w:eastAsia="Arial Unicode MS"/>
                <w:sz w:val="18"/>
                <w:szCs w:val="18"/>
              </w:rPr>
            </w:pPr>
            <w:r w:rsidRPr="00A87811">
              <w:rPr>
                <w:sz w:val="18"/>
                <w:szCs w:val="18"/>
              </w:rPr>
              <w:t>Chilkoot Lake</w:t>
            </w:r>
          </w:p>
        </w:tc>
        <w:tc>
          <w:tcPr>
            <w:tcW w:w="647" w:type="pct"/>
            <w:tcBorders>
              <w:top w:val="nil"/>
              <w:left w:val="nil"/>
              <w:bottom w:val="nil"/>
              <w:right w:val="nil"/>
            </w:tcBorders>
            <w:shd w:val="clear" w:color="auto" w:fill="auto"/>
            <w:vAlign w:val="bottom"/>
          </w:tcPr>
          <w:p w14:paraId="18FDDE74" w14:textId="77777777" w:rsidR="009B6ECF" w:rsidRPr="00A87811" w:rsidRDefault="009B6ECF" w:rsidP="00AE7D74">
            <w:pPr>
              <w:spacing w:after="0"/>
              <w:jc w:val="center"/>
              <w:rPr>
                <w:sz w:val="18"/>
                <w:szCs w:val="18"/>
              </w:rPr>
            </w:pPr>
            <w:r w:rsidRPr="00A87811">
              <w:rPr>
                <w:sz w:val="18"/>
                <w:szCs w:val="18"/>
              </w:rPr>
              <w:t>Weir</w:t>
            </w:r>
          </w:p>
        </w:tc>
        <w:tc>
          <w:tcPr>
            <w:tcW w:w="228" w:type="pct"/>
            <w:tcBorders>
              <w:top w:val="nil"/>
              <w:left w:val="nil"/>
              <w:bottom w:val="nil"/>
              <w:right w:val="nil"/>
            </w:tcBorders>
            <w:shd w:val="clear" w:color="auto" w:fill="auto"/>
            <w:vAlign w:val="bottom"/>
          </w:tcPr>
          <w:p w14:paraId="5E4BD0F8" w14:textId="77777777" w:rsidR="009B6ECF" w:rsidRPr="00A87811" w:rsidRDefault="009B6ECF" w:rsidP="00AE7D74">
            <w:pPr>
              <w:spacing w:after="0"/>
              <w:jc w:val="center"/>
              <w:rPr>
                <w:sz w:val="18"/>
                <w:szCs w:val="18"/>
              </w:rPr>
            </w:pPr>
            <w:r w:rsidRPr="00A87811">
              <w:rPr>
                <w:sz w:val="18"/>
                <w:szCs w:val="18"/>
              </w:rPr>
              <w:t>SEG</w:t>
            </w:r>
          </w:p>
        </w:tc>
        <w:tc>
          <w:tcPr>
            <w:tcW w:w="492" w:type="pct"/>
            <w:tcBorders>
              <w:top w:val="nil"/>
              <w:left w:val="nil"/>
              <w:bottom w:val="nil"/>
              <w:right w:val="nil"/>
            </w:tcBorders>
            <w:shd w:val="clear" w:color="auto" w:fill="auto"/>
            <w:noWrap/>
            <w:tcMar>
              <w:top w:w="15" w:type="dxa"/>
              <w:left w:w="15" w:type="dxa"/>
              <w:bottom w:w="0" w:type="dxa"/>
              <w:right w:w="15" w:type="dxa"/>
            </w:tcMar>
            <w:vAlign w:val="bottom"/>
          </w:tcPr>
          <w:p w14:paraId="1D9CA937" w14:textId="77777777" w:rsidR="009B6ECF" w:rsidRPr="00A87811" w:rsidRDefault="009B6ECF" w:rsidP="00AE7D74">
            <w:pPr>
              <w:spacing w:after="0"/>
              <w:jc w:val="center"/>
              <w:rPr>
                <w:rFonts w:eastAsia="Arial Unicode MS"/>
                <w:sz w:val="18"/>
                <w:szCs w:val="18"/>
              </w:rPr>
            </w:pPr>
            <w:r w:rsidRPr="00A87811">
              <w:rPr>
                <w:sz w:val="18"/>
                <w:szCs w:val="18"/>
              </w:rPr>
              <w:t>38,000–86,000</w:t>
            </w:r>
          </w:p>
        </w:tc>
        <w:tc>
          <w:tcPr>
            <w:tcW w:w="387" w:type="pct"/>
            <w:tcBorders>
              <w:top w:val="nil"/>
              <w:left w:val="nil"/>
              <w:bottom w:val="nil"/>
            </w:tcBorders>
            <w:shd w:val="clear" w:color="auto" w:fill="auto"/>
            <w:noWrap/>
            <w:tcMar>
              <w:top w:w="15" w:type="dxa"/>
              <w:left w:w="15" w:type="dxa"/>
              <w:bottom w:w="0" w:type="dxa"/>
              <w:right w:w="15" w:type="dxa"/>
            </w:tcMar>
            <w:vAlign w:val="bottom"/>
          </w:tcPr>
          <w:p w14:paraId="1E1464C5" w14:textId="77777777" w:rsidR="009B6ECF" w:rsidRPr="00A87811" w:rsidRDefault="009B6ECF" w:rsidP="00AE7D74">
            <w:pPr>
              <w:spacing w:after="0"/>
              <w:jc w:val="center"/>
              <w:rPr>
                <w:sz w:val="18"/>
                <w:szCs w:val="18"/>
              </w:rPr>
            </w:pPr>
            <w:r w:rsidRPr="00A87811">
              <w:rPr>
                <w:rFonts w:eastAsia="Arial Unicode MS"/>
                <w:sz w:val="18"/>
                <w:szCs w:val="18"/>
              </w:rPr>
              <w:t>2009</w:t>
            </w:r>
          </w:p>
        </w:tc>
        <w:tc>
          <w:tcPr>
            <w:tcW w:w="305" w:type="pct"/>
            <w:tcBorders>
              <w:top w:val="nil"/>
              <w:bottom w:val="nil"/>
              <w:right w:val="nil"/>
            </w:tcBorders>
            <w:shd w:val="clear" w:color="auto" w:fill="auto"/>
            <w:noWrap/>
            <w:tcMar>
              <w:top w:w="15" w:type="dxa"/>
              <w:left w:w="15" w:type="dxa"/>
              <w:bottom w:w="0" w:type="dxa"/>
              <w:right w:w="15" w:type="dxa"/>
            </w:tcMar>
            <w:vAlign w:val="bottom"/>
          </w:tcPr>
          <w:p w14:paraId="0F6A9F7A" w14:textId="77777777" w:rsidR="009B6ECF" w:rsidRPr="007B2F6B" w:rsidRDefault="009B6ECF" w:rsidP="00AE7D74">
            <w:pPr>
              <w:spacing w:after="0"/>
              <w:jc w:val="center"/>
              <w:rPr>
                <w:sz w:val="18"/>
                <w:szCs w:val="18"/>
              </w:rPr>
            </w:pPr>
            <w:r w:rsidRPr="007B2F6B">
              <w:rPr>
                <w:sz w:val="18"/>
                <w:szCs w:val="18"/>
              </w:rPr>
              <w:t>105,713</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0874D0DC" w14:textId="77777777" w:rsidR="009B6ECF" w:rsidRPr="007B2F6B" w:rsidRDefault="009B6ECF" w:rsidP="00AE7D74">
            <w:pPr>
              <w:spacing w:after="0"/>
              <w:jc w:val="center"/>
              <w:rPr>
                <w:sz w:val="18"/>
                <w:szCs w:val="18"/>
              </w:rPr>
            </w:pPr>
            <w:r w:rsidRPr="007B2F6B">
              <w:rPr>
                <w:sz w:val="18"/>
                <w:szCs w:val="18"/>
              </w:rPr>
              <w:t>71,515</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047D2A9E" w14:textId="77777777" w:rsidR="009B6ECF" w:rsidRPr="007B2F6B" w:rsidRDefault="009B6ECF" w:rsidP="00AE7D74">
            <w:pPr>
              <w:spacing w:after="0"/>
              <w:jc w:val="center"/>
              <w:rPr>
                <w:color w:val="000000"/>
                <w:sz w:val="18"/>
                <w:szCs w:val="18"/>
              </w:rPr>
            </w:pPr>
            <w:r w:rsidRPr="007B2F6B">
              <w:rPr>
                <w:sz w:val="18"/>
                <w:szCs w:val="18"/>
              </w:rPr>
              <w:t>86,721</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50D8A6B2" w14:textId="77777777" w:rsidR="009B6ECF" w:rsidRPr="007B2F6B" w:rsidRDefault="009B6ECF" w:rsidP="00AE7D74">
            <w:pPr>
              <w:spacing w:after="0"/>
              <w:jc w:val="center"/>
              <w:rPr>
                <w:color w:val="000000"/>
                <w:sz w:val="18"/>
                <w:szCs w:val="18"/>
              </w:rPr>
            </w:pPr>
            <w:r w:rsidRPr="007B2F6B">
              <w:rPr>
                <w:sz w:val="18"/>
                <w:szCs w:val="18"/>
              </w:rPr>
              <w:t>43,098</w:t>
            </w:r>
          </w:p>
        </w:tc>
        <w:tc>
          <w:tcPr>
            <w:tcW w:w="305" w:type="pct"/>
            <w:tcBorders>
              <w:top w:val="nil"/>
              <w:left w:val="nil"/>
              <w:bottom w:val="nil"/>
              <w:right w:val="nil"/>
            </w:tcBorders>
            <w:shd w:val="clear" w:color="auto" w:fill="auto"/>
            <w:noWrap/>
            <w:tcMar>
              <w:top w:w="15" w:type="dxa"/>
              <w:left w:w="15" w:type="dxa"/>
              <w:bottom w:w="0" w:type="dxa"/>
              <w:right w:w="15" w:type="dxa"/>
            </w:tcMar>
            <w:vAlign w:val="bottom"/>
          </w:tcPr>
          <w:p w14:paraId="227FD674" w14:textId="77777777" w:rsidR="009B6ECF" w:rsidRPr="007B2F6B" w:rsidRDefault="009B6ECF" w:rsidP="00AE7D74">
            <w:pPr>
              <w:spacing w:after="0"/>
              <w:jc w:val="center"/>
              <w:rPr>
                <w:color w:val="000000"/>
                <w:sz w:val="18"/>
                <w:szCs w:val="18"/>
              </w:rPr>
            </w:pPr>
            <w:r w:rsidRPr="007B2F6B">
              <w:rPr>
                <w:sz w:val="18"/>
                <w:szCs w:val="18"/>
              </w:rPr>
              <w:t>85,453</w:t>
            </w:r>
          </w:p>
        </w:tc>
        <w:tc>
          <w:tcPr>
            <w:tcW w:w="305" w:type="pct"/>
            <w:tcBorders>
              <w:top w:val="nil"/>
              <w:left w:val="nil"/>
              <w:bottom w:val="nil"/>
              <w:right w:val="nil"/>
            </w:tcBorders>
            <w:shd w:val="clear" w:color="auto" w:fill="auto"/>
            <w:vAlign w:val="bottom"/>
          </w:tcPr>
          <w:p w14:paraId="1D52E72D" w14:textId="77777777" w:rsidR="009B6ECF" w:rsidRPr="007B2F6B" w:rsidRDefault="009B6ECF" w:rsidP="00AE7D74">
            <w:pPr>
              <w:spacing w:after="0"/>
              <w:jc w:val="center"/>
              <w:rPr>
                <w:color w:val="000000"/>
                <w:sz w:val="18"/>
                <w:szCs w:val="18"/>
              </w:rPr>
            </w:pPr>
            <w:r w:rsidRPr="007B2F6B">
              <w:rPr>
                <w:sz w:val="18"/>
                <w:szCs w:val="18"/>
              </w:rPr>
              <w:t>140,378</w:t>
            </w:r>
          </w:p>
        </w:tc>
        <w:tc>
          <w:tcPr>
            <w:tcW w:w="749" w:type="pct"/>
            <w:tcBorders>
              <w:top w:val="nil"/>
              <w:left w:val="nil"/>
              <w:bottom w:val="nil"/>
              <w:right w:val="nil"/>
            </w:tcBorders>
            <w:shd w:val="clear" w:color="auto" w:fill="auto"/>
            <w:noWrap/>
            <w:tcMar>
              <w:top w:w="15" w:type="dxa"/>
              <w:left w:w="15" w:type="dxa"/>
              <w:bottom w:w="0" w:type="dxa"/>
              <w:right w:w="15" w:type="dxa"/>
            </w:tcMar>
            <w:vAlign w:val="bottom"/>
          </w:tcPr>
          <w:p w14:paraId="107B6452"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705D7773" w14:textId="77777777" w:rsidTr="000A2119">
        <w:trPr>
          <w:trHeight w:val="360"/>
        </w:trPr>
        <w:tc>
          <w:tcPr>
            <w:tcW w:w="667" w:type="pct"/>
            <w:tcBorders>
              <w:top w:val="nil"/>
              <w:left w:val="nil"/>
              <w:right w:val="nil"/>
            </w:tcBorders>
            <w:shd w:val="clear" w:color="auto" w:fill="auto"/>
            <w:noWrap/>
            <w:tcMar>
              <w:top w:w="15" w:type="dxa"/>
              <w:left w:w="15" w:type="dxa"/>
              <w:bottom w:w="0" w:type="dxa"/>
              <w:right w:w="15" w:type="dxa"/>
            </w:tcMar>
            <w:vAlign w:val="bottom"/>
          </w:tcPr>
          <w:p w14:paraId="4E26929C" w14:textId="77777777" w:rsidR="009B6ECF" w:rsidRPr="00A87811" w:rsidRDefault="009B6ECF" w:rsidP="00AE7D74">
            <w:pPr>
              <w:spacing w:after="0"/>
              <w:rPr>
                <w:sz w:val="18"/>
                <w:szCs w:val="18"/>
              </w:rPr>
            </w:pPr>
            <w:r w:rsidRPr="00A87811">
              <w:rPr>
                <w:sz w:val="18"/>
                <w:szCs w:val="18"/>
              </w:rPr>
              <w:t>East Alsek River</w:t>
            </w:r>
          </w:p>
        </w:tc>
        <w:tc>
          <w:tcPr>
            <w:tcW w:w="647" w:type="pct"/>
            <w:tcBorders>
              <w:top w:val="nil"/>
              <w:left w:val="nil"/>
              <w:right w:val="nil"/>
            </w:tcBorders>
            <w:shd w:val="clear" w:color="auto" w:fill="auto"/>
            <w:vAlign w:val="bottom"/>
          </w:tcPr>
          <w:p w14:paraId="38D33800" w14:textId="77777777" w:rsidR="009B6ECF" w:rsidRPr="00A87811" w:rsidRDefault="009B6ECF" w:rsidP="00AE7D74">
            <w:pPr>
              <w:spacing w:after="0"/>
              <w:jc w:val="center"/>
              <w:rPr>
                <w:sz w:val="18"/>
                <w:szCs w:val="18"/>
              </w:rPr>
            </w:pPr>
            <w:r w:rsidRPr="00A87811">
              <w:rPr>
                <w:sz w:val="18"/>
                <w:szCs w:val="18"/>
              </w:rPr>
              <w:t>AS, IE</w:t>
            </w:r>
          </w:p>
        </w:tc>
        <w:tc>
          <w:tcPr>
            <w:tcW w:w="228" w:type="pct"/>
            <w:tcBorders>
              <w:top w:val="nil"/>
              <w:left w:val="nil"/>
              <w:right w:val="nil"/>
            </w:tcBorders>
            <w:shd w:val="clear" w:color="auto" w:fill="auto"/>
            <w:vAlign w:val="bottom"/>
          </w:tcPr>
          <w:p w14:paraId="1A181CDD" w14:textId="77777777" w:rsidR="009B6ECF" w:rsidRPr="00A87811" w:rsidRDefault="009B6ECF" w:rsidP="00AE7D74">
            <w:pPr>
              <w:spacing w:after="0"/>
              <w:jc w:val="center"/>
              <w:rPr>
                <w:sz w:val="18"/>
                <w:szCs w:val="18"/>
              </w:rPr>
            </w:pPr>
            <w:r>
              <w:rPr>
                <w:sz w:val="18"/>
                <w:szCs w:val="18"/>
              </w:rPr>
              <w:t>SEG</w:t>
            </w:r>
          </w:p>
        </w:tc>
        <w:tc>
          <w:tcPr>
            <w:tcW w:w="492" w:type="pct"/>
            <w:tcBorders>
              <w:top w:val="nil"/>
              <w:left w:val="nil"/>
              <w:right w:val="nil"/>
            </w:tcBorders>
            <w:shd w:val="clear" w:color="auto" w:fill="auto"/>
            <w:noWrap/>
            <w:tcMar>
              <w:top w:w="15" w:type="dxa"/>
              <w:left w:w="15" w:type="dxa"/>
              <w:bottom w:w="0" w:type="dxa"/>
              <w:right w:w="15" w:type="dxa"/>
            </w:tcMar>
            <w:vAlign w:val="bottom"/>
          </w:tcPr>
          <w:p w14:paraId="2A17FAFD" w14:textId="77777777" w:rsidR="009B6ECF" w:rsidRPr="00A87811" w:rsidRDefault="009B6ECF" w:rsidP="00AE7D74">
            <w:pPr>
              <w:spacing w:after="0"/>
              <w:jc w:val="center"/>
              <w:rPr>
                <w:sz w:val="18"/>
                <w:szCs w:val="18"/>
              </w:rPr>
            </w:pPr>
            <w:r>
              <w:rPr>
                <w:sz w:val="18"/>
                <w:szCs w:val="18"/>
              </w:rPr>
              <w:t>9,000–24,000</w:t>
            </w:r>
          </w:p>
        </w:tc>
        <w:tc>
          <w:tcPr>
            <w:tcW w:w="387" w:type="pct"/>
            <w:tcBorders>
              <w:top w:val="nil"/>
              <w:left w:val="nil"/>
            </w:tcBorders>
            <w:shd w:val="clear" w:color="auto" w:fill="auto"/>
            <w:noWrap/>
            <w:tcMar>
              <w:top w:w="15" w:type="dxa"/>
              <w:left w:w="15" w:type="dxa"/>
              <w:bottom w:w="0" w:type="dxa"/>
              <w:right w:w="15" w:type="dxa"/>
            </w:tcMar>
            <w:vAlign w:val="bottom"/>
          </w:tcPr>
          <w:p w14:paraId="7504984B" w14:textId="77777777" w:rsidR="009B6ECF" w:rsidRPr="00A87811" w:rsidRDefault="009B6ECF" w:rsidP="00AE7D74">
            <w:pPr>
              <w:spacing w:after="0"/>
              <w:jc w:val="center"/>
              <w:rPr>
                <w:sz w:val="18"/>
                <w:szCs w:val="18"/>
              </w:rPr>
            </w:pPr>
            <w:r>
              <w:rPr>
                <w:sz w:val="18"/>
                <w:szCs w:val="18"/>
              </w:rPr>
              <w:t>2018</w:t>
            </w:r>
          </w:p>
        </w:tc>
        <w:tc>
          <w:tcPr>
            <w:tcW w:w="305" w:type="pct"/>
            <w:tcBorders>
              <w:top w:val="nil"/>
              <w:right w:val="nil"/>
            </w:tcBorders>
            <w:shd w:val="clear" w:color="auto" w:fill="auto"/>
            <w:noWrap/>
            <w:tcMar>
              <w:top w:w="15" w:type="dxa"/>
              <w:left w:w="15" w:type="dxa"/>
              <w:bottom w:w="0" w:type="dxa"/>
              <w:right w:w="15" w:type="dxa"/>
            </w:tcMar>
            <w:vAlign w:val="bottom"/>
          </w:tcPr>
          <w:p w14:paraId="4C537406" w14:textId="77777777" w:rsidR="009B6ECF" w:rsidRPr="00341EBB" w:rsidRDefault="009B6ECF" w:rsidP="00AE7D74">
            <w:pPr>
              <w:spacing w:after="0"/>
              <w:jc w:val="center"/>
              <w:rPr>
                <w:sz w:val="18"/>
                <w:szCs w:val="18"/>
              </w:rPr>
            </w:pPr>
            <w:r w:rsidRPr="00341EBB">
              <w:rPr>
                <w:sz w:val="18"/>
                <w:szCs w:val="18"/>
              </w:rPr>
              <w:t>9,800</w:t>
            </w:r>
          </w:p>
        </w:tc>
        <w:tc>
          <w:tcPr>
            <w:tcW w:w="305" w:type="pct"/>
            <w:tcBorders>
              <w:top w:val="nil"/>
              <w:left w:val="nil"/>
              <w:right w:val="nil"/>
            </w:tcBorders>
            <w:shd w:val="clear" w:color="auto" w:fill="auto"/>
            <w:noWrap/>
            <w:tcMar>
              <w:top w:w="15" w:type="dxa"/>
              <w:left w:w="15" w:type="dxa"/>
              <w:bottom w:w="0" w:type="dxa"/>
              <w:right w:w="15" w:type="dxa"/>
            </w:tcMar>
            <w:vAlign w:val="bottom"/>
          </w:tcPr>
          <w:p w14:paraId="3896F0E8" w14:textId="77777777" w:rsidR="009B6ECF" w:rsidRPr="00341EBB" w:rsidRDefault="009B6ECF" w:rsidP="00AE7D74">
            <w:pPr>
              <w:spacing w:after="0"/>
              <w:jc w:val="center"/>
              <w:rPr>
                <w:sz w:val="18"/>
                <w:szCs w:val="18"/>
              </w:rPr>
            </w:pPr>
            <w:r w:rsidRPr="00341EBB">
              <w:rPr>
                <w:sz w:val="18"/>
                <w:szCs w:val="18"/>
              </w:rPr>
              <w:t>12,000</w:t>
            </w:r>
          </w:p>
        </w:tc>
        <w:tc>
          <w:tcPr>
            <w:tcW w:w="305" w:type="pct"/>
            <w:tcBorders>
              <w:top w:val="nil"/>
              <w:left w:val="nil"/>
              <w:right w:val="nil"/>
            </w:tcBorders>
            <w:shd w:val="clear" w:color="auto" w:fill="auto"/>
            <w:noWrap/>
            <w:tcMar>
              <w:top w:w="15" w:type="dxa"/>
              <w:left w:w="15" w:type="dxa"/>
              <w:bottom w:w="0" w:type="dxa"/>
              <w:right w:w="15" w:type="dxa"/>
            </w:tcMar>
            <w:vAlign w:val="bottom"/>
          </w:tcPr>
          <w:p w14:paraId="11A4CF3F" w14:textId="77777777" w:rsidR="009B6ECF" w:rsidRPr="00341EBB" w:rsidRDefault="009B6ECF" w:rsidP="00AE7D74">
            <w:pPr>
              <w:spacing w:after="0"/>
              <w:jc w:val="center"/>
              <w:rPr>
                <w:color w:val="000000"/>
                <w:sz w:val="18"/>
                <w:szCs w:val="18"/>
              </w:rPr>
            </w:pPr>
            <w:r w:rsidRPr="00341EBB">
              <w:rPr>
                <w:sz w:val="18"/>
                <w:szCs w:val="18"/>
              </w:rPr>
              <w:t>19,200</w:t>
            </w:r>
          </w:p>
        </w:tc>
        <w:tc>
          <w:tcPr>
            <w:tcW w:w="305" w:type="pct"/>
            <w:tcBorders>
              <w:top w:val="nil"/>
              <w:left w:val="nil"/>
              <w:right w:val="nil"/>
            </w:tcBorders>
            <w:shd w:val="clear" w:color="auto" w:fill="auto"/>
            <w:noWrap/>
            <w:tcMar>
              <w:top w:w="15" w:type="dxa"/>
              <w:left w:w="15" w:type="dxa"/>
              <w:bottom w:w="0" w:type="dxa"/>
              <w:right w:w="15" w:type="dxa"/>
            </w:tcMar>
            <w:vAlign w:val="bottom"/>
          </w:tcPr>
          <w:p w14:paraId="7AAF6AFE" w14:textId="77777777" w:rsidR="009B6ECF" w:rsidRPr="00341EBB" w:rsidRDefault="009B6ECF" w:rsidP="00AE7D74">
            <w:pPr>
              <w:spacing w:after="0"/>
              <w:jc w:val="center"/>
              <w:rPr>
                <w:color w:val="000000"/>
                <w:sz w:val="18"/>
                <w:szCs w:val="18"/>
              </w:rPr>
            </w:pPr>
            <w:r w:rsidRPr="00341EBB">
              <w:rPr>
                <w:sz w:val="18"/>
                <w:szCs w:val="18"/>
              </w:rPr>
              <w:t>20,500</w:t>
            </w:r>
          </w:p>
        </w:tc>
        <w:tc>
          <w:tcPr>
            <w:tcW w:w="305" w:type="pct"/>
            <w:tcBorders>
              <w:top w:val="nil"/>
              <w:left w:val="nil"/>
              <w:right w:val="nil"/>
            </w:tcBorders>
            <w:shd w:val="clear" w:color="auto" w:fill="auto"/>
            <w:noWrap/>
            <w:tcMar>
              <w:top w:w="15" w:type="dxa"/>
              <w:left w:w="15" w:type="dxa"/>
              <w:bottom w:w="0" w:type="dxa"/>
              <w:right w:w="15" w:type="dxa"/>
            </w:tcMar>
            <w:vAlign w:val="bottom"/>
          </w:tcPr>
          <w:p w14:paraId="36A87A93" w14:textId="77777777" w:rsidR="009B6ECF" w:rsidRPr="00341EBB" w:rsidRDefault="009B6ECF" w:rsidP="00AE7D74">
            <w:pPr>
              <w:spacing w:after="0"/>
              <w:jc w:val="center"/>
              <w:rPr>
                <w:color w:val="000000"/>
                <w:sz w:val="18"/>
                <w:szCs w:val="18"/>
              </w:rPr>
            </w:pPr>
            <w:r w:rsidRPr="00341EBB">
              <w:rPr>
                <w:sz w:val="18"/>
                <w:szCs w:val="18"/>
              </w:rPr>
              <w:t>10,500</w:t>
            </w:r>
          </w:p>
        </w:tc>
        <w:tc>
          <w:tcPr>
            <w:tcW w:w="305" w:type="pct"/>
            <w:tcBorders>
              <w:top w:val="nil"/>
              <w:left w:val="nil"/>
              <w:right w:val="nil"/>
            </w:tcBorders>
            <w:shd w:val="clear" w:color="auto" w:fill="auto"/>
            <w:vAlign w:val="bottom"/>
          </w:tcPr>
          <w:p w14:paraId="78732D3E" w14:textId="77777777" w:rsidR="009B6ECF" w:rsidRPr="00341EBB" w:rsidRDefault="009B6ECF" w:rsidP="00AE7D74">
            <w:pPr>
              <w:spacing w:after="0"/>
              <w:jc w:val="center"/>
              <w:rPr>
                <w:color w:val="000000"/>
                <w:sz w:val="18"/>
                <w:szCs w:val="18"/>
              </w:rPr>
            </w:pPr>
            <w:r w:rsidRPr="00341EBB">
              <w:rPr>
                <w:sz w:val="18"/>
                <w:szCs w:val="18"/>
              </w:rPr>
              <w:t>27,300</w:t>
            </w:r>
          </w:p>
        </w:tc>
        <w:tc>
          <w:tcPr>
            <w:tcW w:w="749" w:type="pct"/>
            <w:tcBorders>
              <w:top w:val="nil"/>
              <w:left w:val="nil"/>
              <w:right w:val="nil"/>
            </w:tcBorders>
            <w:shd w:val="clear" w:color="auto" w:fill="auto"/>
            <w:noWrap/>
            <w:tcMar>
              <w:top w:w="15" w:type="dxa"/>
              <w:left w:w="15" w:type="dxa"/>
              <w:bottom w:w="0" w:type="dxa"/>
              <w:right w:w="15" w:type="dxa"/>
            </w:tcMar>
            <w:vAlign w:val="bottom"/>
          </w:tcPr>
          <w:p w14:paraId="759BAD8A" w14:textId="77777777" w:rsidR="009B6ECF" w:rsidRPr="00341EBB" w:rsidRDefault="009B6ECF" w:rsidP="00AE7D74">
            <w:pPr>
              <w:spacing w:after="0"/>
              <w:jc w:val="center"/>
              <w:rPr>
                <w:rFonts w:eastAsia="Arial Unicode MS"/>
                <w:bCs/>
                <w:sz w:val="18"/>
                <w:szCs w:val="18"/>
                <w:lang w:val="de-DE"/>
              </w:rPr>
            </w:pPr>
            <w:r w:rsidRPr="00341EBB">
              <w:rPr>
                <w:rFonts w:eastAsia="Arial Unicode MS"/>
                <w:bCs/>
                <w:sz w:val="18"/>
                <w:szCs w:val="18"/>
                <w:lang w:val="de-DE"/>
              </w:rPr>
              <w:t>No change</w:t>
            </w:r>
          </w:p>
        </w:tc>
      </w:tr>
      <w:tr w:rsidR="009B6ECF" w:rsidRPr="00A87811" w14:paraId="7ADD53BB" w14:textId="77777777" w:rsidTr="000A2119">
        <w:trPr>
          <w:trHeight w:val="360"/>
        </w:trPr>
        <w:tc>
          <w:tcPr>
            <w:tcW w:w="667" w:type="pct"/>
            <w:tcBorders>
              <w:top w:val="nil"/>
              <w:left w:val="nil"/>
              <w:right w:val="nil"/>
            </w:tcBorders>
            <w:shd w:val="clear" w:color="auto" w:fill="auto"/>
            <w:noWrap/>
            <w:tcMar>
              <w:top w:w="15" w:type="dxa"/>
              <w:left w:w="15" w:type="dxa"/>
              <w:bottom w:w="0" w:type="dxa"/>
              <w:right w:w="15" w:type="dxa"/>
            </w:tcMar>
            <w:vAlign w:val="bottom"/>
          </w:tcPr>
          <w:p w14:paraId="4CBC5B68" w14:textId="77777777" w:rsidR="009B6ECF" w:rsidRPr="0099590B" w:rsidRDefault="009B6ECF" w:rsidP="00AE7D74">
            <w:pPr>
              <w:spacing w:after="0"/>
              <w:rPr>
                <w:rFonts w:eastAsia="Arial Unicode MS"/>
                <w:sz w:val="18"/>
                <w:szCs w:val="18"/>
              </w:rPr>
            </w:pPr>
            <w:proofErr w:type="spellStart"/>
            <w:r w:rsidRPr="00A87811">
              <w:rPr>
                <w:sz w:val="18"/>
                <w:szCs w:val="18"/>
              </w:rPr>
              <w:t>Klukshu</w:t>
            </w:r>
            <w:proofErr w:type="spellEnd"/>
            <w:r w:rsidRPr="00A87811">
              <w:rPr>
                <w:sz w:val="18"/>
                <w:szCs w:val="18"/>
              </w:rPr>
              <w:t xml:space="preserve"> (Alsek) River</w:t>
            </w:r>
          </w:p>
        </w:tc>
        <w:tc>
          <w:tcPr>
            <w:tcW w:w="647" w:type="pct"/>
            <w:tcBorders>
              <w:top w:val="nil"/>
              <w:left w:val="nil"/>
              <w:right w:val="nil"/>
            </w:tcBorders>
            <w:shd w:val="clear" w:color="auto" w:fill="auto"/>
            <w:vAlign w:val="bottom"/>
          </w:tcPr>
          <w:p w14:paraId="710B7C85" w14:textId="77777777" w:rsidR="009B6ECF" w:rsidRPr="00A87811" w:rsidRDefault="009B6ECF" w:rsidP="00AE7D74">
            <w:pPr>
              <w:spacing w:after="0"/>
              <w:jc w:val="center"/>
              <w:rPr>
                <w:sz w:val="18"/>
                <w:szCs w:val="18"/>
              </w:rPr>
            </w:pPr>
            <w:r w:rsidRPr="00A87811">
              <w:rPr>
                <w:sz w:val="18"/>
                <w:szCs w:val="18"/>
              </w:rPr>
              <w:t>Weir</w:t>
            </w:r>
          </w:p>
        </w:tc>
        <w:tc>
          <w:tcPr>
            <w:tcW w:w="228" w:type="pct"/>
            <w:tcBorders>
              <w:top w:val="nil"/>
              <w:left w:val="nil"/>
              <w:right w:val="nil"/>
            </w:tcBorders>
            <w:shd w:val="clear" w:color="auto" w:fill="auto"/>
            <w:vAlign w:val="bottom"/>
          </w:tcPr>
          <w:p w14:paraId="60B4EF0E" w14:textId="77777777" w:rsidR="009B6ECF" w:rsidRPr="00A87811" w:rsidRDefault="009B6ECF" w:rsidP="00AE7D74">
            <w:pPr>
              <w:spacing w:after="0"/>
              <w:jc w:val="center"/>
              <w:rPr>
                <w:sz w:val="18"/>
                <w:szCs w:val="18"/>
              </w:rPr>
            </w:pPr>
            <w:r w:rsidRPr="00A87811">
              <w:rPr>
                <w:sz w:val="18"/>
                <w:szCs w:val="18"/>
              </w:rPr>
              <w:t>BEG</w:t>
            </w:r>
          </w:p>
        </w:tc>
        <w:tc>
          <w:tcPr>
            <w:tcW w:w="492" w:type="pct"/>
            <w:tcBorders>
              <w:top w:val="nil"/>
              <w:left w:val="nil"/>
              <w:right w:val="nil"/>
            </w:tcBorders>
            <w:shd w:val="clear" w:color="auto" w:fill="auto"/>
            <w:noWrap/>
            <w:tcMar>
              <w:top w:w="15" w:type="dxa"/>
              <w:left w:w="15" w:type="dxa"/>
              <w:bottom w:w="0" w:type="dxa"/>
              <w:right w:w="15" w:type="dxa"/>
            </w:tcMar>
            <w:vAlign w:val="bottom"/>
          </w:tcPr>
          <w:p w14:paraId="1843C5ED"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7,500–11,000</w:t>
            </w:r>
          </w:p>
        </w:tc>
        <w:tc>
          <w:tcPr>
            <w:tcW w:w="387" w:type="pct"/>
            <w:tcBorders>
              <w:top w:val="nil"/>
              <w:left w:val="nil"/>
            </w:tcBorders>
            <w:shd w:val="clear" w:color="auto" w:fill="auto"/>
            <w:noWrap/>
            <w:tcMar>
              <w:top w:w="15" w:type="dxa"/>
              <w:left w:w="15" w:type="dxa"/>
              <w:bottom w:w="0" w:type="dxa"/>
              <w:right w:w="15" w:type="dxa"/>
            </w:tcMar>
            <w:vAlign w:val="bottom"/>
          </w:tcPr>
          <w:p w14:paraId="7B0CE6C4" w14:textId="77777777" w:rsidR="009B6ECF" w:rsidRPr="00A87811" w:rsidRDefault="009B6ECF" w:rsidP="00AE7D74">
            <w:pPr>
              <w:spacing w:after="0"/>
              <w:jc w:val="center"/>
              <w:rPr>
                <w:sz w:val="18"/>
                <w:szCs w:val="18"/>
              </w:rPr>
            </w:pPr>
            <w:r w:rsidRPr="00A87811">
              <w:rPr>
                <w:sz w:val="18"/>
                <w:szCs w:val="18"/>
              </w:rPr>
              <w:t>2013</w:t>
            </w:r>
          </w:p>
        </w:tc>
        <w:tc>
          <w:tcPr>
            <w:tcW w:w="305" w:type="pct"/>
            <w:tcBorders>
              <w:top w:val="nil"/>
              <w:right w:val="nil"/>
            </w:tcBorders>
            <w:shd w:val="clear" w:color="auto" w:fill="auto"/>
            <w:noWrap/>
            <w:tcMar>
              <w:top w:w="15" w:type="dxa"/>
              <w:left w:w="15" w:type="dxa"/>
              <w:bottom w:w="0" w:type="dxa"/>
              <w:right w:w="15" w:type="dxa"/>
            </w:tcMar>
            <w:vAlign w:val="bottom"/>
          </w:tcPr>
          <w:p w14:paraId="38FDECF5" w14:textId="77777777" w:rsidR="009B6ECF" w:rsidRPr="00341EBB" w:rsidRDefault="009B6ECF" w:rsidP="00AE7D74">
            <w:pPr>
              <w:spacing w:after="0"/>
              <w:jc w:val="center"/>
              <w:rPr>
                <w:sz w:val="18"/>
                <w:szCs w:val="18"/>
              </w:rPr>
            </w:pPr>
            <w:r w:rsidRPr="00341EBB">
              <w:rPr>
                <w:sz w:val="18"/>
                <w:szCs w:val="18"/>
              </w:rPr>
              <w:t>12,148</w:t>
            </w:r>
          </w:p>
        </w:tc>
        <w:tc>
          <w:tcPr>
            <w:tcW w:w="305" w:type="pct"/>
            <w:tcBorders>
              <w:top w:val="nil"/>
              <w:left w:val="nil"/>
              <w:right w:val="nil"/>
            </w:tcBorders>
            <w:shd w:val="clear" w:color="auto" w:fill="auto"/>
            <w:noWrap/>
            <w:tcMar>
              <w:top w:w="15" w:type="dxa"/>
              <w:left w:w="15" w:type="dxa"/>
              <w:bottom w:w="0" w:type="dxa"/>
              <w:right w:w="15" w:type="dxa"/>
            </w:tcMar>
            <w:vAlign w:val="bottom"/>
          </w:tcPr>
          <w:p w14:paraId="0078414F" w14:textId="77777777" w:rsidR="009B6ECF" w:rsidRPr="00341EBB" w:rsidRDefault="009B6ECF" w:rsidP="00AE7D74">
            <w:pPr>
              <w:spacing w:after="0"/>
              <w:jc w:val="center"/>
              <w:rPr>
                <w:sz w:val="18"/>
                <w:szCs w:val="18"/>
              </w:rPr>
            </w:pPr>
            <w:r w:rsidRPr="00341EBB">
              <w:rPr>
                <w:sz w:val="18"/>
                <w:szCs w:val="18"/>
              </w:rPr>
              <w:t>11,363</w:t>
            </w:r>
          </w:p>
        </w:tc>
        <w:tc>
          <w:tcPr>
            <w:tcW w:w="305"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206E200F" w14:textId="77777777" w:rsidR="009B6ECF" w:rsidRPr="00341EBB" w:rsidRDefault="009B6ECF" w:rsidP="00AE7D74">
            <w:pPr>
              <w:spacing w:after="0"/>
              <w:jc w:val="center"/>
              <w:rPr>
                <w:color w:val="000000"/>
                <w:sz w:val="18"/>
                <w:szCs w:val="18"/>
              </w:rPr>
            </w:pPr>
            <w:r w:rsidRPr="00341EBB">
              <w:rPr>
                <w:sz w:val="18"/>
                <w:szCs w:val="18"/>
              </w:rPr>
              <w:t>7,391</w:t>
            </w:r>
          </w:p>
        </w:tc>
        <w:tc>
          <w:tcPr>
            <w:tcW w:w="305"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3BD0A74F" w14:textId="77777777" w:rsidR="009B6ECF" w:rsidRPr="00341EBB" w:rsidRDefault="009B6ECF" w:rsidP="00AE7D74">
            <w:pPr>
              <w:spacing w:after="0"/>
              <w:jc w:val="center"/>
              <w:rPr>
                <w:color w:val="000000"/>
                <w:sz w:val="18"/>
                <w:szCs w:val="18"/>
              </w:rPr>
            </w:pPr>
            <w:r w:rsidRPr="00341EBB">
              <w:rPr>
                <w:sz w:val="18"/>
                <w:szCs w:val="18"/>
              </w:rPr>
              <w:t>3,711</w:t>
            </w:r>
          </w:p>
        </w:tc>
        <w:tc>
          <w:tcPr>
            <w:tcW w:w="305"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4EAF4818" w14:textId="77777777" w:rsidR="009B6ECF" w:rsidRPr="00341EBB" w:rsidRDefault="009B6ECF" w:rsidP="00AE7D74">
            <w:pPr>
              <w:spacing w:after="0"/>
              <w:jc w:val="center"/>
              <w:rPr>
                <w:color w:val="000000"/>
                <w:sz w:val="18"/>
                <w:szCs w:val="18"/>
              </w:rPr>
            </w:pPr>
            <w:r w:rsidRPr="00341EBB">
              <w:rPr>
                <w:sz w:val="18"/>
                <w:szCs w:val="18"/>
              </w:rPr>
              <w:t>7,143</w:t>
            </w:r>
          </w:p>
        </w:tc>
        <w:tc>
          <w:tcPr>
            <w:tcW w:w="305" w:type="pct"/>
            <w:tcBorders>
              <w:top w:val="nil"/>
              <w:left w:val="nil"/>
              <w:right w:val="nil"/>
            </w:tcBorders>
            <w:shd w:val="clear" w:color="auto" w:fill="auto"/>
            <w:vAlign w:val="bottom"/>
          </w:tcPr>
          <w:p w14:paraId="356DA054" w14:textId="77777777" w:rsidR="009B6ECF" w:rsidRPr="00341EBB" w:rsidRDefault="009B6ECF" w:rsidP="00AE7D74">
            <w:pPr>
              <w:spacing w:after="0"/>
              <w:jc w:val="center"/>
              <w:rPr>
                <w:color w:val="000000"/>
                <w:sz w:val="18"/>
                <w:szCs w:val="18"/>
              </w:rPr>
            </w:pPr>
            <w:r w:rsidRPr="00341EBB">
              <w:rPr>
                <w:sz w:val="18"/>
                <w:szCs w:val="18"/>
              </w:rPr>
              <w:t>18,749</w:t>
            </w:r>
          </w:p>
        </w:tc>
        <w:tc>
          <w:tcPr>
            <w:tcW w:w="749" w:type="pct"/>
            <w:tcBorders>
              <w:top w:val="nil"/>
              <w:left w:val="nil"/>
              <w:right w:val="nil"/>
            </w:tcBorders>
            <w:shd w:val="clear" w:color="auto" w:fill="auto"/>
            <w:noWrap/>
            <w:tcMar>
              <w:top w:w="15" w:type="dxa"/>
              <w:left w:w="15" w:type="dxa"/>
              <w:bottom w:w="0" w:type="dxa"/>
              <w:right w:w="15" w:type="dxa"/>
            </w:tcMar>
            <w:vAlign w:val="bottom"/>
          </w:tcPr>
          <w:p w14:paraId="49AC87AA"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04DC92AD" w14:textId="77777777" w:rsidTr="000A2119">
        <w:trPr>
          <w:trHeight w:val="360"/>
        </w:trPr>
        <w:tc>
          <w:tcPr>
            <w:tcW w:w="667" w:type="pct"/>
            <w:tcBorders>
              <w:left w:val="nil"/>
              <w:bottom w:val="single" w:sz="4" w:space="0" w:color="auto"/>
              <w:right w:val="nil"/>
            </w:tcBorders>
            <w:shd w:val="clear" w:color="auto" w:fill="auto"/>
            <w:noWrap/>
            <w:tcMar>
              <w:top w:w="15" w:type="dxa"/>
              <w:left w:w="15" w:type="dxa"/>
              <w:bottom w:w="0" w:type="dxa"/>
              <w:right w:w="15" w:type="dxa"/>
            </w:tcMar>
            <w:vAlign w:val="bottom"/>
          </w:tcPr>
          <w:p w14:paraId="17E21802" w14:textId="77777777" w:rsidR="009B6ECF" w:rsidRPr="00A87811" w:rsidRDefault="009B6ECF" w:rsidP="00AE7D74">
            <w:pPr>
              <w:spacing w:after="0"/>
              <w:rPr>
                <w:rFonts w:eastAsia="Arial Unicode MS"/>
                <w:sz w:val="18"/>
                <w:szCs w:val="18"/>
              </w:rPr>
            </w:pPr>
            <w:proofErr w:type="spellStart"/>
            <w:r w:rsidRPr="00A87811">
              <w:rPr>
                <w:sz w:val="18"/>
                <w:szCs w:val="18"/>
              </w:rPr>
              <w:t>Situk</w:t>
            </w:r>
            <w:proofErr w:type="spellEnd"/>
            <w:r w:rsidRPr="00A87811">
              <w:rPr>
                <w:sz w:val="18"/>
                <w:szCs w:val="18"/>
              </w:rPr>
              <w:t xml:space="preserve"> River</w:t>
            </w:r>
          </w:p>
        </w:tc>
        <w:tc>
          <w:tcPr>
            <w:tcW w:w="647" w:type="pct"/>
            <w:tcBorders>
              <w:left w:val="nil"/>
              <w:bottom w:val="single" w:sz="4" w:space="0" w:color="auto"/>
              <w:right w:val="nil"/>
            </w:tcBorders>
            <w:shd w:val="clear" w:color="auto" w:fill="auto"/>
            <w:vAlign w:val="bottom"/>
          </w:tcPr>
          <w:p w14:paraId="57BFCDEE" w14:textId="77777777" w:rsidR="009B6ECF" w:rsidRPr="00A87811" w:rsidRDefault="009B6ECF" w:rsidP="00AE7D74">
            <w:pPr>
              <w:spacing w:after="0"/>
              <w:jc w:val="center"/>
              <w:rPr>
                <w:sz w:val="18"/>
                <w:szCs w:val="18"/>
              </w:rPr>
            </w:pPr>
            <w:r w:rsidRPr="00A87811">
              <w:rPr>
                <w:sz w:val="18"/>
                <w:szCs w:val="18"/>
              </w:rPr>
              <w:t>Weir</w:t>
            </w:r>
          </w:p>
        </w:tc>
        <w:tc>
          <w:tcPr>
            <w:tcW w:w="228" w:type="pct"/>
            <w:tcBorders>
              <w:left w:val="nil"/>
              <w:bottom w:val="single" w:sz="4" w:space="0" w:color="auto"/>
              <w:right w:val="nil"/>
            </w:tcBorders>
            <w:shd w:val="clear" w:color="auto" w:fill="auto"/>
            <w:vAlign w:val="bottom"/>
          </w:tcPr>
          <w:p w14:paraId="744C0F0E" w14:textId="77777777" w:rsidR="009B6ECF" w:rsidRPr="00A87811" w:rsidRDefault="009B6ECF" w:rsidP="00AE7D74">
            <w:pPr>
              <w:spacing w:after="0"/>
              <w:jc w:val="center"/>
              <w:rPr>
                <w:sz w:val="18"/>
                <w:szCs w:val="18"/>
              </w:rPr>
            </w:pPr>
            <w:r w:rsidRPr="00A87811">
              <w:rPr>
                <w:sz w:val="18"/>
                <w:szCs w:val="18"/>
              </w:rPr>
              <w:t>BEG</w:t>
            </w:r>
          </w:p>
        </w:tc>
        <w:tc>
          <w:tcPr>
            <w:tcW w:w="492" w:type="pct"/>
            <w:tcBorders>
              <w:left w:val="nil"/>
              <w:bottom w:val="single" w:sz="4" w:space="0" w:color="auto"/>
              <w:right w:val="nil"/>
            </w:tcBorders>
            <w:shd w:val="clear" w:color="auto" w:fill="auto"/>
            <w:noWrap/>
            <w:tcMar>
              <w:top w:w="15" w:type="dxa"/>
              <w:left w:w="15" w:type="dxa"/>
              <w:bottom w:w="0" w:type="dxa"/>
              <w:right w:w="15" w:type="dxa"/>
            </w:tcMar>
            <w:vAlign w:val="bottom"/>
          </w:tcPr>
          <w:p w14:paraId="24EA85FF" w14:textId="77777777" w:rsidR="009B6ECF" w:rsidRPr="00A87811" w:rsidRDefault="009B6ECF" w:rsidP="00AE7D74">
            <w:pPr>
              <w:spacing w:after="0"/>
              <w:jc w:val="center"/>
              <w:rPr>
                <w:rFonts w:eastAsia="Arial Unicode MS"/>
                <w:sz w:val="18"/>
                <w:szCs w:val="18"/>
              </w:rPr>
            </w:pPr>
            <w:r w:rsidRPr="00A87811">
              <w:rPr>
                <w:sz w:val="18"/>
                <w:szCs w:val="18"/>
              </w:rPr>
              <w:t>30,000–70,000</w:t>
            </w:r>
          </w:p>
        </w:tc>
        <w:tc>
          <w:tcPr>
            <w:tcW w:w="387" w:type="pct"/>
            <w:tcBorders>
              <w:left w:val="nil"/>
              <w:bottom w:val="single" w:sz="4" w:space="0" w:color="auto"/>
            </w:tcBorders>
            <w:shd w:val="clear" w:color="auto" w:fill="auto"/>
            <w:noWrap/>
            <w:tcMar>
              <w:top w:w="15" w:type="dxa"/>
              <w:left w:w="15" w:type="dxa"/>
              <w:bottom w:w="0" w:type="dxa"/>
              <w:right w:w="15" w:type="dxa"/>
            </w:tcMar>
            <w:vAlign w:val="bottom"/>
          </w:tcPr>
          <w:p w14:paraId="54234F7E" w14:textId="77777777" w:rsidR="009B6ECF" w:rsidRPr="00A87811" w:rsidRDefault="009B6ECF" w:rsidP="00AE7D74">
            <w:pPr>
              <w:spacing w:after="0"/>
              <w:jc w:val="center"/>
              <w:rPr>
                <w:sz w:val="18"/>
                <w:szCs w:val="18"/>
              </w:rPr>
            </w:pPr>
            <w:r w:rsidRPr="00A87811">
              <w:rPr>
                <w:rFonts w:eastAsia="Arial Unicode MS"/>
                <w:sz w:val="18"/>
                <w:szCs w:val="18"/>
              </w:rPr>
              <w:t>2003</w:t>
            </w:r>
          </w:p>
        </w:tc>
        <w:tc>
          <w:tcPr>
            <w:tcW w:w="305" w:type="pct"/>
            <w:tcBorders>
              <w:bottom w:val="single" w:sz="4" w:space="0" w:color="auto"/>
              <w:right w:val="nil"/>
            </w:tcBorders>
            <w:shd w:val="clear" w:color="auto" w:fill="auto"/>
            <w:noWrap/>
            <w:tcMar>
              <w:top w:w="15" w:type="dxa"/>
              <w:left w:w="15" w:type="dxa"/>
              <w:bottom w:w="0" w:type="dxa"/>
              <w:right w:w="15" w:type="dxa"/>
            </w:tcMar>
            <w:vAlign w:val="bottom"/>
          </w:tcPr>
          <w:p w14:paraId="69AD7607" w14:textId="77777777" w:rsidR="009B6ECF" w:rsidRPr="00341EBB" w:rsidRDefault="009B6ECF" w:rsidP="00AE7D74">
            <w:pPr>
              <w:spacing w:after="0"/>
              <w:jc w:val="center"/>
              <w:rPr>
                <w:sz w:val="18"/>
                <w:szCs w:val="18"/>
              </w:rPr>
            </w:pPr>
            <w:r w:rsidRPr="00341EBB">
              <w:rPr>
                <w:sz w:val="18"/>
                <w:szCs w:val="18"/>
              </w:rPr>
              <w:t>102,318</w:t>
            </w:r>
          </w:p>
        </w:tc>
        <w:tc>
          <w:tcPr>
            <w:tcW w:w="305" w:type="pct"/>
            <w:tcBorders>
              <w:left w:val="nil"/>
              <w:bottom w:val="single" w:sz="4" w:space="0" w:color="auto"/>
              <w:right w:val="nil"/>
            </w:tcBorders>
            <w:shd w:val="clear" w:color="auto" w:fill="auto"/>
            <w:noWrap/>
            <w:tcMar>
              <w:top w:w="15" w:type="dxa"/>
              <w:left w:w="15" w:type="dxa"/>
              <w:bottom w:w="0" w:type="dxa"/>
              <w:right w:w="15" w:type="dxa"/>
            </w:tcMar>
            <w:vAlign w:val="bottom"/>
          </w:tcPr>
          <w:p w14:paraId="3E95E1E7" w14:textId="77777777" w:rsidR="009B6ECF" w:rsidRPr="00341EBB" w:rsidRDefault="009B6ECF" w:rsidP="00AE7D74">
            <w:pPr>
              <w:spacing w:after="0"/>
              <w:jc w:val="center"/>
              <w:rPr>
                <w:sz w:val="18"/>
                <w:szCs w:val="18"/>
              </w:rPr>
            </w:pPr>
            <w:r w:rsidRPr="00341EBB">
              <w:rPr>
                <w:sz w:val="18"/>
                <w:szCs w:val="18"/>
              </w:rPr>
              <w:t>95,093</w:t>
            </w:r>
          </w:p>
        </w:tc>
        <w:tc>
          <w:tcPr>
            <w:tcW w:w="305" w:type="pct"/>
            <w:tcBorders>
              <w:left w:val="nil"/>
              <w:bottom w:val="single" w:sz="4" w:space="0" w:color="auto"/>
              <w:right w:val="nil"/>
            </w:tcBorders>
            <w:shd w:val="clear" w:color="auto" w:fill="auto"/>
            <w:noWrap/>
            <w:tcMar>
              <w:top w:w="15" w:type="dxa"/>
              <w:left w:w="15" w:type="dxa"/>
              <w:bottom w:w="0" w:type="dxa"/>
              <w:right w:w="15" w:type="dxa"/>
            </w:tcMar>
            <w:vAlign w:val="bottom"/>
          </w:tcPr>
          <w:p w14:paraId="17084252" w14:textId="77777777" w:rsidR="009B6ECF" w:rsidRPr="00341EBB" w:rsidRDefault="009B6ECF" w:rsidP="00AE7D74">
            <w:pPr>
              <w:spacing w:after="0"/>
              <w:jc w:val="center"/>
              <w:rPr>
                <w:color w:val="000000"/>
                <w:sz w:val="18"/>
                <w:szCs w:val="18"/>
              </w:rPr>
            </w:pPr>
            <w:r w:rsidRPr="00341EBB">
              <w:rPr>
                <w:sz w:val="18"/>
                <w:szCs w:val="18"/>
              </w:rPr>
              <w:t>57,693</w:t>
            </w:r>
          </w:p>
        </w:tc>
        <w:tc>
          <w:tcPr>
            <w:tcW w:w="305" w:type="pct"/>
            <w:tcBorders>
              <w:left w:val="nil"/>
              <w:bottom w:val="single" w:sz="4" w:space="0" w:color="auto"/>
              <w:right w:val="nil"/>
            </w:tcBorders>
            <w:shd w:val="clear" w:color="auto" w:fill="auto"/>
            <w:noWrap/>
            <w:tcMar>
              <w:top w:w="15" w:type="dxa"/>
              <w:left w:w="15" w:type="dxa"/>
              <w:bottom w:w="0" w:type="dxa"/>
              <w:right w:w="15" w:type="dxa"/>
            </w:tcMar>
            <w:vAlign w:val="bottom"/>
          </w:tcPr>
          <w:p w14:paraId="32E510BE" w14:textId="77777777" w:rsidR="009B6ECF" w:rsidRPr="00341EBB" w:rsidRDefault="009B6ECF" w:rsidP="00AE7D74">
            <w:pPr>
              <w:spacing w:after="0"/>
              <w:jc w:val="center"/>
              <w:rPr>
                <w:color w:val="000000"/>
                <w:sz w:val="18"/>
                <w:szCs w:val="18"/>
              </w:rPr>
            </w:pPr>
            <w:r w:rsidRPr="00341EBB">
              <w:rPr>
                <w:sz w:val="18"/>
                <w:szCs w:val="18"/>
              </w:rPr>
              <w:t>92,168</w:t>
            </w:r>
          </w:p>
        </w:tc>
        <w:tc>
          <w:tcPr>
            <w:tcW w:w="305" w:type="pct"/>
            <w:tcBorders>
              <w:left w:val="nil"/>
              <w:bottom w:val="single" w:sz="4" w:space="0" w:color="auto"/>
              <w:right w:val="nil"/>
            </w:tcBorders>
            <w:shd w:val="clear" w:color="auto" w:fill="D9D9D9" w:themeFill="background1" w:themeFillShade="D9"/>
            <w:noWrap/>
            <w:tcMar>
              <w:top w:w="15" w:type="dxa"/>
              <w:left w:w="15" w:type="dxa"/>
              <w:bottom w:w="0" w:type="dxa"/>
              <w:right w:w="15" w:type="dxa"/>
            </w:tcMar>
            <w:vAlign w:val="bottom"/>
          </w:tcPr>
          <w:p w14:paraId="18C01168" w14:textId="77777777" w:rsidR="009B6ECF" w:rsidRPr="00341EBB" w:rsidRDefault="009B6ECF" w:rsidP="00AE7D74">
            <w:pPr>
              <w:spacing w:after="0"/>
              <w:jc w:val="center"/>
              <w:rPr>
                <w:color w:val="000000"/>
                <w:sz w:val="18"/>
                <w:szCs w:val="18"/>
              </w:rPr>
            </w:pPr>
            <w:r w:rsidRPr="00341EBB">
              <w:rPr>
                <w:sz w:val="18"/>
                <w:szCs w:val="18"/>
              </w:rPr>
              <w:t>26,704</w:t>
            </w:r>
          </w:p>
        </w:tc>
        <w:tc>
          <w:tcPr>
            <w:tcW w:w="305" w:type="pct"/>
            <w:tcBorders>
              <w:left w:val="nil"/>
              <w:bottom w:val="single" w:sz="4" w:space="0" w:color="auto"/>
              <w:right w:val="nil"/>
            </w:tcBorders>
            <w:shd w:val="clear" w:color="auto" w:fill="auto"/>
            <w:vAlign w:val="bottom"/>
          </w:tcPr>
          <w:p w14:paraId="1B688818" w14:textId="77777777" w:rsidR="009B6ECF" w:rsidRPr="00341EBB" w:rsidRDefault="009B6ECF" w:rsidP="00AE7D74">
            <w:pPr>
              <w:spacing w:after="0"/>
              <w:jc w:val="center"/>
              <w:rPr>
                <w:color w:val="000000"/>
                <w:sz w:val="18"/>
                <w:szCs w:val="18"/>
              </w:rPr>
            </w:pPr>
            <w:r w:rsidRPr="00341EBB">
              <w:rPr>
                <w:sz w:val="18"/>
                <w:szCs w:val="18"/>
              </w:rPr>
              <w:t>72,561</w:t>
            </w:r>
          </w:p>
        </w:tc>
        <w:tc>
          <w:tcPr>
            <w:tcW w:w="749" w:type="pct"/>
            <w:tcBorders>
              <w:left w:val="nil"/>
              <w:bottom w:val="single" w:sz="4" w:space="0" w:color="auto"/>
              <w:right w:val="nil"/>
            </w:tcBorders>
            <w:shd w:val="clear" w:color="auto" w:fill="auto"/>
            <w:noWrap/>
            <w:tcMar>
              <w:top w:w="15" w:type="dxa"/>
              <w:left w:w="15" w:type="dxa"/>
              <w:bottom w:w="0" w:type="dxa"/>
              <w:right w:w="15" w:type="dxa"/>
            </w:tcMar>
            <w:vAlign w:val="bottom"/>
          </w:tcPr>
          <w:p w14:paraId="1439B4DF"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bl>
    <w:p w14:paraId="45D1B2EA" w14:textId="4C3D1760" w:rsidR="00B65801" w:rsidRPr="005713FD" w:rsidRDefault="00B65801" w:rsidP="00B65801">
      <w:pPr>
        <w:spacing w:before="60" w:after="60"/>
        <w:ind w:left="432" w:hanging="432"/>
        <w:rPr>
          <w:sz w:val="18"/>
          <w:szCs w:val="18"/>
        </w:rPr>
      </w:pPr>
      <w:r w:rsidRPr="00E462B5">
        <w:rPr>
          <w:i/>
          <w:sz w:val="18"/>
          <w:szCs w:val="18"/>
        </w:rPr>
        <w:t>Note:</w:t>
      </w:r>
      <w:r w:rsidRPr="005713FD">
        <w:rPr>
          <w:sz w:val="18"/>
          <w:szCs w:val="18"/>
        </w:rPr>
        <w:t xml:space="preserve"> AS = aerial survey, FS = foot survey, IE = index escapement, MR = mark–recapture, </w:t>
      </w:r>
      <w:r>
        <w:rPr>
          <w:sz w:val="18"/>
          <w:szCs w:val="18"/>
        </w:rPr>
        <w:t>BEG = biological escapement goal, SEG = sustainable escapement goal, OEG = optimal escapement goal,</w:t>
      </w:r>
      <w:r w:rsidRPr="005713FD">
        <w:rPr>
          <w:sz w:val="18"/>
          <w:szCs w:val="18"/>
        </w:rPr>
        <w:t xml:space="preserve"> </w:t>
      </w:r>
      <w:r w:rsidRPr="005713FD">
        <w:rPr>
          <w:sz w:val="18"/>
          <w:szCs w:val="18"/>
          <w:shd w:val="clear" w:color="auto" w:fill="D9D9D9"/>
        </w:rPr>
        <w:t>gray cells</w:t>
      </w:r>
      <w:r w:rsidRPr="005713FD">
        <w:rPr>
          <w:sz w:val="18"/>
          <w:szCs w:val="18"/>
        </w:rPr>
        <w:t xml:space="preserve"> indicate lower bound of the escapement goal not met.</w:t>
      </w:r>
    </w:p>
    <w:p w14:paraId="18C98976" w14:textId="233EA139" w:rsidR="00B65801" w:rsidRPr="00E462B5" w:rsidRDefault="00B65801" w:rsidP="00E462B5">
      <w:pPr>
        <w:pStyle w:val="Table-Footnote"/>
        <w:rPr>
          <w:sz w:val="18"/>
        </w:rPr>
      </w:pPr>
      <w:r w:rsidRPr="00E462B5">
        <w:rPr>
          <w:sz w:val="18"/>
          <w:vertAlign w:val="superscript"/>
        </w:rPr>
        <w:t xml:space="preserve">a </w:t>
      </w:r>
      <w:r w:rsidRPr="00E462B5">
        <w:rPr>
          <w:sz w:val="18"/>
        </w:rPr>
        <w:t xml:space="preserve">Hugh Smith Lake sockeye salmon OEG was set by the Alaska Board of Fisheries (5 AAC 33.390); the OEG is the same as the BEG (8,000–18,000 fish) but includes wild </w:t>
      </w:r>
      <w:r w:rsidRPr="00E462B5">
        <w:rPr>
          <w:i/>
          <w:sz w:val="18"/>
        </w:rPr>
        <w:t>and</w:t>
      </w:r>
      <w:r w:rsidRPr="00E462B5">
        <w:rPr>
          <w:sz w:val="18"/>
        </w:rPr>
        <w:t xml:space="preserve"> hatchery-produced fish. No lake stocking has occurred since 2003.</w:t>
      </w:r>
    </w:p>
    <w:p w14:paraId="06AB2E2A" w14:textId="5C4D7998" w:rsidR="00B65801" w:rsidRPr="00E462B5" w:rsidRDefault="00B65801" w:rsidP="00E462B5">
      <w:pPr>
        <w:pStyle w:val="Table-Footnote"/>
        <w:rPr>
          <w:sz w:val="18"/>
        </w:rPr>
      </w:pPr>
      <w:r w:rsidRPr="00E462B5">
        <w:rPr>
          <w:sz w:val="18"/>
          <w:vertAlign w:val="superscript"/>
        </w:rPr>
        <w:t>b</w:t>
      </w:r>
      <w:r w:rsidRPr="00E462B5">
        <w:rPr>
          <w:sz w:val="18"/>
        </w:rPr>
        <w:t xml:space="preserve"> Preliminary estimate pending publication of final report.</w:t>
      </w:r>
    </w:p>
    <w:p w14:paraId="7016C0DF" w14:textId="38C42AF2" w:rsidR="00B65801" w:rsidRPr="00E462B5" w:rsidRDefault="00B65801" w:rsidP="00E462B5">
      <w:pPr>
        <w:pStyle w:val="Table-Footnote"/>
        <w:rPr>
          <w:sz w:val="18"/>
        </w:rPr>
      </w:pPr>
      <w:r w:rsidRPr="00E462B5">
        <w:rPr>
          <w:sz w:val="18"/>
          <w:vertAlign w:val="superscript"/>
        </w:rPr>
        <w:t>c</w:t>
      </w:r>
      <w:r w:rsidRPr="00E462B5">
        <w:rPr>
          <w:sz w:val="18"/>
        </w:rPr>
        <w:t xml:space="preserve"> </w:t>
      </w:r>
      <w:r w:rsidR="002F7B63" w:rsidRPr="002F7B63">
        <w:rPr>
          <w:sz w:val="18"/>
        </w:rPr>
        <w:t xml:space="preserve">In 2019, a revised “interim” </w:t>
      </w:r>
      <w:proofErr w:type="spellStart"/>
      <w:r w:rsidR="002F7B63" w:rsidRPr="002F7B63">
        <w:rPr>
          <w:sz w:val="18"/>
        </w:rPr>
        <w:t>Taku</w:t>
      </w:r>
      <w:proofErr w:type="spellEnd"/>
      <w:r w:rsidR="002F7B63" w:rsidRPr="002F7B63">
        <w:rPr>
          <w:sz w:val="18"/>
        </w:rPr>
        <w:t xml:space="preserve"> River escapement objective of 55,000–62,000 sockeye salmon was agreed to by the Pacific Salmon Commission Transboundary River Panel for the 2019 fishing season, based on a 22% adjustment of historical mark–recapture abundance estimates (TTC 2019). </w:t>
      </w:r>
      <w:r w:rsidR="00B9500B" w:rsidRPr="00B9500B">
        <w:rPr>
          <w:sz w:val="18"/>
        </w:rPr>
        <w:t xml:space="preserve">A new BEG of 40,000–75,000 sockeye salmon was adopted </w:t>
      </w:r>
      <w:r w:rsidR="002460B4">
        <w:rPr>
          <w:sz w:val="18"/>
        </w:rPr>
        <w:t xml:space="preserve">by the </w:t>
      </w:r>
      <w:r w:rsidR="005332EA">
        <w:rPr>
          <w:sz w:val="18"/>
        </w:rPr>
        <w:t>PSC</w:t>
      </w:r>
      <w:r w:rsidR="002460B4">
        <w:rPr>
          <w:sz w:val="18"/>
        </w:rPr>
        <w:t xml:space="preserve"> </w:t>
      </w:r>
      <w:r w:rsidR="00B9500B" w:rsidRPr="00B9500B">
        <w:rPr>
          <w:sz w:val="18"/>
        </w:rPr>
        <w:t>prior to the 2020 fishing season based on a reanalysis and updating of the mark-recapture data and spawner-recruit analysis (TTC 2020).</w:t>
      </w:r>
    </w:p>
    <w:p w14:paraId="4563F2D4" w14:textId="6F1F8E70" w:rsidR="002F7B63" w:rsidRPr="00E462B5" w:rsidRDefault="002F7B63" w:rsidP="002F7B63">
      <w:pPr>
        <w:pStyle w:val="Table-Footnote"/>
        <w:rPr>
          <w:sz w:val="18"/>
        </w:rPr>
      </w:pPr>
      <w:r>
        <w:rPr>
          <w:sz w:val="18"/>
          <w:vertAlign w:val="superscript"/>
        </w:rPr>
        <w:t>d</w:t>
      </w:r>
      <w:r w:rsidRPr="00E462B5">
        <w:rPr>
          <w:sz w:val="18"/>
        </w:rPr>
        <w:t xml:space="preserve"> Redoubt Lake sockeye salmon OEG was set by the Alaska Board of Fisheries (5 AAC 01.760).</w:t>
      </w:r>
    </w:p>
    <w:p w14:paraId="2454AFA0" w14:textId="77777777" w:rsidR="00B9500B" w:rsidRDefault="00B9500B">
      <w:pPr>
        <w:spacing w:after="0"/>
        <w:jc w:val="left"/>
        <w:rPr>
          <w:sz w:val="22"/>
          <w:szCs w:val="20"/>
        </w:rPr>
      </w:pPr>
      <w:bookmarkStart w:id="29" w:name="_Toc51147328"/>
      <w:bookmarkStart w:id="30" w:name="_Toc405557087"/>
      <w:r>
        <w:br w:type="page"/>
      </w:r>
    </w:p>
    <w:p w14:paraId="0CDDC9F7" w14:textId="439E2094" w:rsidR="00B65801" w:rsidRDefault="00B65801" w:rsidP="00B65801">
      <w:pPr>
        <w:pStyle w:val="Caption"/>
        <w:keepNext/>
      </w:pPr>
      <w:r>
        <w:lastRenderedPageBreak/>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3</w:t>
      </w:r>
      <w:r w:rsidR="00C0127A">
        <w:rPr>
          <w:noProof/>
        </w:rPr>
        <w:fldChar w:fldCharType="end"/>
      </w:r>
      <w:r w:rsidRPr="004E0C79">
        <w:t xml:space="preserve">.–Southeast Alaska coho salmon escapement goals, </w:t>
      </w:r>
      <w:r w:rsidR="004E0EA2" w:rsidRPr="004E0C79">
        <w:t>201</w:t>
      </w:r>
      <w:r w:rsidR="004E0EA2">
        <w:t>4</w:t>
      </w:r>
      <w:r w:rsidRPr="004E0C79">
        <w:t>–</w:t>
      </w:r>
      <w:r w:rsidR="004E0EA2" w:rsidRPr="004E0C79">
        <w:t>201</w:t>
      </w:r>
      <w:r w:rsidR="004E0EA2">
        <w:t>9</w:t>
      </w:r>
      <w:r w:rsidR="004E0EA2" w:rsidRPr="004E0C79">
        <w:t xml:space="preserve"> </w:t>
      </w:r>
      <w:r w:rsidR="0061517F" w:rsidRPr="005A75B9">
        <w:t>escapements,</w:t>
      </w:r>
      <w:r w:rsidRPr="004E0C79">
        <w:t xml:space="preserve"> and escapement goal recommendations.</w:t>
      </w:r>
      <w:bookmarkEnd w:id="29"/>
    </w:p>
    <w:tbl>
      <w:tblPr>
        <w:tblW w:w="5000" w:type="pct"/>
        <w:tblCellMar>
          <w:left w:w="0" w:type="dxa"/>
          <w:right w:w="0" w:type="dxa"/>
        </w:tblCellMar>
        <w:tblLook w:val="0000" w:firstRow="0" w:lastRow="0" w:firstColumn="0" w:lastColumn="0" w:noHBand="0" w:noVBand="0"/>
      </w:tblPr>
      <w:tblGrid>
        <w:gridCol w:w="886"/>
        <w:gridCol w:w="1039"/>
        <w:gridCol w:w="1782"/>
        <w:gridCol w:w="694"/>
        <w:gridCol w:w="1381"/>
        <w:gridCol w:w="1122"/>
        <w:gridCol w:w="772"/>
        <w:gridCol w:w="774"/>
        <w:gridCol w:w="775"/>
        <w:gridCol w:w="775"/>
        <w:gridCol w:w="775"/>
        <w:gridCol w:w="775"/>
        <w:gridCol w:w="1410"/>
      </w:tblGrid>
      <w:tr w:rsidR="009B6ECF" w:rsidRPr="00A87811" w14:paraId="418FC83B" w14:textId="77777777" w:rsidTr="00AE7D74">
        <w:trPr>
          <w:trHeight w:val="274"/>
        </w:trPr>
        <w:tc>
          <w:tcPr>
            <w:tcW w:w="719" w:type="pct"/>
            <w:gridSpan w:val="2"/>
            <w:vMerge w:val="restart"/>
            <w:tcBorders>
              <w:top w:val="single" w:sz="4" w:space="0" w:color="auto"/>
              <w:left w:val="nil"/>
              <w:right w:val="nil"/>
            </w:tcBorders>
            <w:noWrap/>
            <w:tcMar>
              <w:top w:w="15" w:type="dxa"/>
              <w:left w:w="15" w:type="dxa"/>
              <w:bottom w:w="0" w:type="dxa"/>
              <w:right w:w="15" w:type="dxa"/>
            </w:tcMar>
            <w:vAlign w:val="bottom"/>
          </w:tcPr>
          <w:bookmarkEnd w:id="30"/>
          <w:p w14:paraId="1A7A4A66" w14:textId="77777777" w:rsidR="009B6ECF" w:rsidRPr="00A87811" w:rsidRDefault="009B6ECF" w:rsidP="00AE7D74">
            <w:pPr>
              <w:spacing w:after="0"/>
              <w:rPr>
                <w:rFonts w:eastAsia="Arial Unicode MS"/>
                <w:b/>
                <w:sz w:val="18"/>
                <w:szCs w:val="18"/>
              </w:rPr>
            </w:pPr>
            <w:r w:rsidRPr="00A87811">
              <w:rPr>
                <w:b/>
                <w:sz w:val="18"/>
                <w:szCs w:val="18"/>
              </w:rPr>
              <w:t>System</w:t>
            </w:r>
          </w:p>
        </w:tc>
        <w:tc>
          <w:tcPr>
            <w:tcW w:w="690" w:type="pct"/>
            <w:vMerge w:val="restart"/>
            <w:tcBorders>
              <w:top w:val="single" w:sz="4" w:space="0" w:color="auto"/>
              <w:left w:val="nil"/>
              <w:right w:val="nil"/>
            </w:tcBorders>
            <w:vAlign w:val="bottom"/>
          </w:tcPr>
          <w:p w14:paraId="6084E8B8"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Assessment</w:t>
            </w:r>
          </w:p>
          <w:p w14:paraId="65E0C77D"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method</w:t>
            </w:r>
          </w:p>
        </w:tc>
        <w:tc>
          <w:tcPr>
            <w:tcW w:w="270" w:type="pct"/>
            <w:vMerge w:val="restart"/>
            <w:tcBorders>
              <w:top w:val="single" w:sz="4" w:space="0" w:color="auto"/>
              <w:left w:val="nil"/>
              <w:right w:val="nil"/>
            </w:tcBorders>
            <w:vAlign w:val="bottom"/>
          </w:tcPr>
          <w:p w14:paraId="7B51EEC8"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p w14:paraId="11426FD6"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type</w:t>
            </w:r>
          </w:p>
        </w:tc>
        <w:tc>
          <w:tcPr>
            <w:tcW w:w="535" w:type="pct"/>
            <w:vMerge w:val="restart"/>
            <w:tcBorders>
              <w:top w:val="single" w:sz="4" w:space="0" w:color="auto"/>
              <w:left w:val="nil"/>
              <w:right w:val="nil"/>
            </w:tcBorders>
            <w:noWrap/>
            <w:tcMar>
              <w:top w:w="15" w:type="dxa"/>
              <w:left w:w="15" w:type="dxa"/>
              <w:bottom w:w="0" w:type="dxa"/>
              <w:right w:w="15" w:type="dxa"/>
            </w:tcMar>
            <w:vAlign w:val="bottom"/>
          </w:tcPr>
          <w:p w14:paraId="3CC91DEA"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w:t>
            </w:r>
          </w:p>
          <w:p w14:paraId="0A8D6431"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tc>
        <w:tc>
          <w:tcPr>
            <w:tcW w:w="435" w:type="pct"/>
            <w:vMerge w:val="restart"/>
            <w:tcBorders>
              <w:top w:val="single" w:sz="4" w:space="0" w:color="auto"/>
              <w:left w:val="nil"/>
              <w:bottom w:val="single" w:sz="4" w:space="0" w:color="auto"/>
              <w:right w:val="nil"/>
            </w:tcBorders>
            <w:vAlign w:val="bottom"/>
          </w:tcPr>
          <w:p w14:paraId="6D495888" w14:textId="77777777" w:rsidR="009B6ECF" w:rsidRPr="00A87811" w:rsidRDefault="009B6ECF" w:rsidP="00AE7D74">
            <w:pPr>
              <w:spacing w:after="0"/>
              <w:jc w:val="center"/>
              <w:rPr>
                <w:b/>
                <w:sz w:val="18"/>
                <w:szCs w:val="18"/>
              </w:rPr>
            </w:pPr>
            <w:r w:rsidRPr="00A87811">
              <w:rPr>
                <w:b/>
                <w:sz w:val="18"/>
                <w:szCs w:val="18"/>
              </w:rPr>
              <w:t>Year</w:t>
            </w:r>
          </w:p>
          <w:p w14:paraId="31D6441B" w14:textId="77777777" w:rsidR="009B6ECF" w:rsidRPr="00A87811" w:rsidRDefault="009B6ECF" w:rsidP="00AE7D74">
            <w:pPr>
              <w:spacing w:after="0"/>
              <w:jc w:val="center"/>
              <w:rPr>
                <w:b/>
                <w:sz w:val="18"/>
                <w:szCs w:val="18"/>
              </w:rPr>
            </w:pPr>
            <w:r w:rsidRPr="00A87811">
              <w:rPr>
                <w:b/>
                <w:sz w:val="18"/>
                <w:szCs w:val="18"/>
              </w:rPr>
              <w:t>established</w:t>
            </w:r>
          </w:p>
        </w:tc>
        <w:tc>
          <w:tcPr>
            <w:tcW w:w="1804" w:type="pct"/>
            <w:gridSpan w:val="6"/>
            <w:tcBorders>
              <w:top w:val="single" w:sz="4" w:space="0" w:color="auto"/>
              <w:left w:val="nil"/>
              <w:right w:val="nil"/>
            </w:tcBorders>
            <w:noWrap/>
            <w:tcMar>
              <w:top w:w="15" w:type="dxa"/>
              <w:left w:w="15" w:type="dxa"/>
              <w:bottom w:w="0" w:type="dxa"/>
              <w:right w:w="15" w:type="dxa"/>
            </w:tcMar>
            <w:vAlign w:val="bottom"/>
          </w:tcPr>
          <w:p w14:paraId="03FF8C77" w14:textId="77777777" w:rsidR="009B6ECF" w:rsidRPr="00A87811" w:rsidRDefault="009B6ECF" w:rsidP="00AE7D74">
            <w:pPr>
              <w:pBdr>
                <w:bottom w:val="single" w:sz="4" w:space="0" w:color="auto"/>
              </w:pBdr>
              <w:spacing w:after="0"/>
              <w:jc w:val="center"/>
              <w:rPr>
                <w:rFonts w:eastAsia="Arial Unicode MS"/>
                <w:b/>
                <w:sz w:val="18"/>
                <w:szCs w:val="18"/>
              </w:rPr>
            </w:pPr>
            <w:r w:rsidRPr="00A87811">
              <w:rPr>
                <w:b/>
                <w:sz w:val="18"/>
                <w:szCs w:val="18"/>
              </w:rPr>
              <w:t>Escapement</w:t>
            </w:r>
          </w:p>
        </w:tc>
        <w:tc>
          <w:tcPr>
            <w:tcW w:w="547" w:type="pct"/>
            <w:vMerge w:val="restart"/>
            <w:tcBorders>
              <w:top w:val="single" w:sz="4" w:space="0" w:color="auto"/>
              <w:left w:val="nil"/>
              <w:right w:val="nil"/>
            </w:tcBorders>
            <w:vAlign w:val="bottom"/>
          </w:tcPr>
          <w:p w14:paraId="7DBC5DBC"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 goal</w:t>
            </w:r>
          </w:p>
          <w:p w14:paraId="3E64F174" w14:textId="77777777" w:rsidR="009B6ECF" w:rsidRPr="00A87811" w:rsidRDefault="009B6ECF" w:rsidP="00AE7D74">
            <w:pPr>
              <w:spacing w:after="0"/>
              <w:jc w:val="center"/>
              <w:rPr>
                <w:b/>
                <w:sz w:val="18"/>
                <w:szCs w:val="18"/>
              </w:rPr>
            </w:pPr>
            <w:r w:rsidRPr="00A87811">
              <w:rPr>
                <w:rFonts w:eastAsia="Arial Unicode MS"/>
                <w:b/>
                <w:sz w:val="18"/>
                <w:szCs w:val="18"/>
              </w:rPr>
              <w:t>recommendation</w:t>
            </w:r>
          </w:p>
        </w:tc>
      </w:tr>
      <w:tr w:rsidR="009B6ECF" w:rsidRPr="00A87811" w14:paraId="58E78748" w14:textId="77777777" w:rsidTr="00AE7D74">
        <w:trPr>
          <w:trHeight w:val="274"/>
        </w:trPr>
        <w:tc>
          <w:tcPr>
            <w:tcW w:w="719" w:type="pct"/>
            <w:gridSpan w:val="2"/>
            <w:vMerge/>
            <w:tcBorders>
              <w:left w:val="nil"/>
              <w:bottom w:val="single" w:sz="4" w:space="0" w:color="auto"/>
              <w:right w:val="nil"/>
            </w:tcBorders>
            <w:noWrap/>
            <w:tcMar>
              <w:top w:w="15" w:type="dxa"/>
              <w:left w:w="15" w:type="dxa"/>
              <w:bottom w:w="0" w:type="dxa"/>
              <w:right w:w="15" w:type="dxa"/>
            </w:tcMar>
            <w:vAlign w:val="bottom"/>
          </w:tcPr>
          <w:p w14:paraId="44015826" w14:textId="77777777" w:rsidR="009B6ECF" w:rsidRPr="00A87811" w:rsidRDefault="009B6ECF" w:rsidP="00AE7D74">
            <w:pPr>
              <w:spacing w:after="0"/>
              <w:rPr>
                <w:rFonts w:eastAsia="Arial Unicode MS"/>
                <w:sz w:val="18"/>
                <w:szCs w:val="18"/>
              </w:rPr>
            </w:pPr>
          </w:p>
        </w:tc>
        <w:tc>
          <w:tcPr>
            <w:tcW w:w="690" w:type="pct"/>
            <w:vMerge/>
            <w:tcBorders>
              <w:left w:val="nil"/>
              <w:bottom w:val="single" w:sz="4" w:space="0" w:color="auto"/>
              <w:right w:val="nil"/>
            </w:tcBorders>
          </w:tcPr>
          <w:p w14:paraId="029F860C" w14:textId="77777777" w:rsidR="009B6ECF" w:rsidRPr="00A87811" w:rsidRDefault="009B6ECF" w:rsidP="00AE7D74">
            <w:pPr>
              <w:spacing w:after="0"/>
              <w:jc w:val="center"/>
              <w:rPr>
                <w:rFonts w:eastAsia="Arial Unicode MS"/>
                <w:sz w:val="18"/>
                <w:szCs w:val="18"/>
              </w:rPr>
            </w:pPr>
          </w:p>
        </w:tc>
        <w:tc>
          <w:tcPr>
            <w:tcW w:w="270" w:type="pct"/>
            <w:vMerge/>
            <w:tcBorders>
              <w:left w:val="nil"/>
              <w:bottom w:val="single" w:sz="4" w:space="0" w:color="auto"/>
              <w:right w:val="nil"/>
            </w:tcBorders>
          </w:tcPr>
          <w:p w14:paraId="3CE61E7A" w14:textId="77777777" w:rsidR="009B6ECF" w:rsidRPr="00A87811" w:rsidRDefault="009B6ECF" w:rsidP="00AE7D74">
            <w:pPr>
              <w:spacing w:after="0"/>
              <w:jc w:val="center"/>
              <w:rPr>
                <w:rFonts w:eastAsia="Arial Unicode MS"/>
                <w:sz w:val="18"/>
                <w:szCs w:val="18"/>
              </w:rPr>
            </w:pPr>
          </w:p>
        </w:tc>
        <w:tc>
          <w:tcPr>
            <w:tcW w:w="535" w:type="pct"/>
            <w:vMerge/>
            <w:tcBorders>
              <w:left w:val="nil"/>
              <w:bottom w:val="single" w:sz="4" w:space="0" w:color="auto"/>
              <w:right w:val="nil"/>
            </w:tcBorders>
            <w:noWrap/>
            <w:tcMar>
              <w:top w:w="15" w:type="dxa"/>
              <w:left w:w="15" w:type="dxa"/>
              <w:bottom w:w="0" w:type="dxa"/>
              <w:right w:w="15" w:type="dxa"/>
            </w:tcMar>
            <w:vAlign w:val="bottom"/>
          </w:tcPr>
          <w:p w14:paraId="632BF6ED" w14:textId="77777777" w:rsidR="009B6ECF" w:rsidRPr="00A87811" w:rsidRDefault="009B6ECF" w:rsidP="00AE7D74">
            <w:pPr>
              <w:spacing w:after="0"/>
              <w:jc w:val="center"/>
              <w:rPr>
                <w:rFonts w:eastAsia="Arial Unicode MS"/>
                <w:sz w:val="18"/>
                <w:szCs w:val="18"/>
              </w:rPr>
            </w:pPr>
          </w:p>
        </w:tc>
        <w:tc>
          <w:tcPr>
            <w:tcW w:w="435" w:type="pct"/>
            <w:vMerge/>
            <w:tcBorders>
              <w:bottom w:val="single" w:sz="4" w:space="0" w:color="auto"/>
            </w:tcBorders>
          </w:tcPr>
          <w:p w14:paraId="28ACD351" w14:textId="77777777" w:rsidR="009B6ECF" w:rsidRPr="00A87811" w:rsidRDefault="009B6ECF" w:rsidP="00AE7D74">
            <w:pPr>
              <w:spacing w:after="0"/>
              <w:jc w:val="center"/>
              <w:rPr>
                <w:sz w:val="18"/>
                <w:szCs w:val="18"/>
              </w:rPr>
            </w:pPr>
          </w:p>
        </w:tc>
        <w:tc>
          <w:tcPr>
            <w:tcW w:w="300" w:type="pct"/>
            <w:tcBorders>
              <w:bottom w:val="single" w:sz="4" w:space="0" w:color="auto"/>
              <w:right w:val="nil"/>
            </w:tcBorders>
            <w:noWrap/>
            <w:tcMar>
              <w:top w:w="15" w:type="dxa"/>
              <w:left w:w="15" w:type="dxa"/>
              <w:bottom w:w="0" w:type="dxa"/>
              <w:right w:w="15" w:type="dxa"/>
            </w:tcMar>
            <w:vAlign w:val="bottom"/>
          </w:tcPr>
          <w:p w14:paraId="09338F83"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4</w:t>
            </w:r>
          </w:p>
        </w:tc>
        <w:tc>
          <w:tcPr>
            <w:tcW w:w="301" w:type="pct"/>
            <w:tcBorders>
              <w:left w:val="nil"/>
              <w:bottom w:val="single" w:sz="4" w:space="0" w:color="auto"/>
              <w:right w:val="nil"/>
            </w:tcBorders>
            <w:noWrap/>
            <w:tcMar>
              <w:top w:w="15" w:type="dxa"/>
              <w:left w:w="15" w:type="dxa"/>
              <w:bottom w:w="0" w:type="dxa"/>
              <w:right w:w="15" w:type="dxa"/>
            </w:tcMar>
            <w:vAlign w:val="bottom"/>
          </w:tcPr>
          <w:p w14:paraId="1A155A33"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5</w:t>
            </w:r>
          </w:p>
        </w:tc>
        <w:tc>
          <w:tcPr>
            <w:tcW w:w="301" w:type="pct"/>
            <w:tcBorders>
              <w:left w:val="nil"/>
              <w:bottom w:val="single" w:sz="4" w:space="0" w:color="auto"/>
              <w:right w:val="nil"/>
            </w:tcBorders>
            <w:noWrap/>
            <w:tcMar>
              <w:top w:w="15" w:type="dxa"/>
              <w:left w:w="15" w:type="dxa"/>
              <w:bottom w:w="0" w:type="dxa"/>
              <w:right w:w="15" w:type="dxa"/>
            </w:tcMar>
            <w:vAlign w:val="bottom"/>
          </w:tcPr>
          <w:p w14:paraId="4032268D"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6</w:t>
            </w:r>
          </w:p>
        </w:tc>
        <w:tc>
          <w:tcPr>
            <w:tcW w:w="301" w:type="pct"/>
            <w:tcBorders>
              <w:left w:val="nil"/>
              <w:bottom w:val="single" w:sz="4" w:space="0" w:color="auto"/>
              <w:right w:val="nil"/>
            </w:tcBorders>
            <w:noWrap/>
            <w:tcMar>
              <w:top w:w="15" w:type="dxa"/>
              <w:left w:w="15" w:type="dxa"/>
              <w:bottom w:w="0" w:type="dxa"/>
              <w:right w:w="15" w:type="dxa"/>
            </w:tcMar>
            <w:vAlign w:val="bottom"/>
          </w:tcPr>
          <w:p w14:paraId="5EFDC8C3"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7</w:t>
            </w:r>
          </w:p>
        </w:tc>
        <w:tc>
          <w:tcPr>
            <w:tcW w:w="301" w:type="pct"/>
            <w:tcBorders>
              <w:left w:val="nil"/>
              <w:bottom w:val="single" w:sz="4" w:space="0" w:color="auto"/>
              <w:right w:val="nil"/>
            </w:tcBorders>
            <w:noWrap/>
            <w:tcMar>
              <w:top w:w="15" w:type="dxa"/>
              <w:left w:w="15" w:type="dxa"/>
              <w:bottom w:w="0" w:type="dxa"/>
              <w:right w:w="15" w:type="dxa"/>
            </w:tcMar>
            <w:vAlign w:val="bottom"/>
          </w:tcPr>
          <w:p w14:paraId="490BBD00"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8</w:t>
            </w:r>
          </w:p>
        </w:tc>
        <w:tc>
          <w:tcPr>
            <w:tcW w:w="301" w:type="pct"/>
            <w:tcBorders>
              <w:left w:val="nil"/>
              <w:bottom w:val="single" w:sz="4" w:space="0" w:color="auto"/>
              <w:right w:val="nil"/>
            </w:tcBorders>
            <w:vAlign w:val="bottom"/>
          </w:tcPr>
          <w:p w14:paraId="625E92DF"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9</w:t>
            </w:r>
          </w:p>
        </w:tc>
        <w:tc>
          <w:tcPr>
            <w:tcW w:w="547" w:type="pct"/>
            <w:vMerge/>
            <w:tcBorders>
              <w:left w:val="nil"/>
              <w:bottom w:val="single" w:sz="4" w:space="0" w:color="auto"/>
              <w:right w:val="nil"/>
            </w:tcBorders>
            <w:noWrap/>
            <w:tcMar>
              <w:top w:w="15" w:type="dxa"/>
              <w:left w:w="15" w:type="dxa"/>
              <w:bottom w:w="0" w:type="dxa"/>
              <w:right w:w="15" w:type="dxa"/>
            </w:tcMar>
            <w:vAlign w:val="bottom"/>
          </w:tcPr>
          <w:p w14:paraId="6135681A" w14:textId="77777777" w:rsidR="009B6ECF" w:rsidRPr="00A87811" w:rsidRDefault="009B6ECF" w:rsidP="00AE7D74">
            <w:pPr>
              <w:spacing w:after="0"/>
              <w:jc w:val="center"/>
              <w:rPr>
                <w:sz w:val="18"/>
                <w:szCs w:val="18"/>
              </w:rPr>
            </w:pPr>
          </w:p>
        </w:tc>
      </w:tr>
      <w:tr w:rsidR="009B6ECF" w:rsidRPr="00A87811" w14:paraId="4173D885"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453DCD31" w14:textId="77777777" w:rsidR="009B6ECF" w:rsidRPr="00A87811" w:rsidRDefault="009B6ECF" w:rsidP="00AE7D74">
            <w:pPr>
              <w:spacing w:after="0"/>
              <w:rPr>
                <w:rFonts w:eastAsia="Arial Unicode MS"/>
                <w:sz w:val="18"/>
                <w:szCs w:val="18"/>
              </w:rPr>
            </w:pPr>
            <w:r w:rsidRPr="00A87811">
              <w:rPr>
                <w:sz w:val="18"/>
                <w:szCs w:val="18"/>
              </w:rPr>
              <w:t>Hugh Smith Lake</w:t>
            </w:r>
          </w:p>
        </w:tc>
        <w:tc>
          <w:tcPr>
            <w:tcW w:w="690" w:type="pct"/>
            <w:tcBorders>
              <w:top w:val="nil"/>
              <w:left w:val="nil"/>
              <w:bottom w:val="nil"/>
              <w:right w:val="nil"/>
            </w:tcBorders>
            <w:shd w:val="clear" w:color="auto" w:fill="auto"/>
            <w:vAlign w:val="bottom"/>
          </w:tcPr>
          <w:p w14:paraId="6EF5AA30" w14:textId="77777777" w:rsidR="009B6ECF" w:rsidRPr="00A87811" w:rsidRDefault="009B6ECF" w:rsidP="00AE7D74">
            <w:pPr>
              <w:spacing w:after="0"/>
              <w:jc w:val="center"/>
              <w:rPr>
                <w:sz w:val="18"/>
                <w:szCs w:val="18"/>
              </w:rPr>
            </w:pPr>
            <w:r w:rsidRPr="00A87811">
              <w:rPr>
                <w:sz w:val="18"/>
                <w:szCs w:val="18"/>
              </w:rPr>
              <w:t>Weir</w:t>
            </w:r>
          </w:p>
        </w:tc>
        <w:tc>
          <w:tcPr>
            <w:tcW w:w="270" w:type="pct"/>
            <w:tcBorders>
              <w:top w:val="nil"/>
              <w:left w:val="nil"/>
              <w:bottom w:val="nil"/>
              <w:right w:val="nil"/>
            </w:tcBorders>
            <w:shd w:val="clear" w:color="auto" w:fill="auto"/>
            <w:vAlign w:val="bottom"/>
          </w:tcPr>
          <w:p w14:paraId="618EE806"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4268204C" w14:textId="77777777" w:rsidR="009B6ECF" w:rsidRPr="00A87811" w:rsidRDefault="009B6ECF" w:rsidP="00AE7D74">
            <w:pPr>
              <w:spacing w:after="0"/>
              <w:jc w:val="center"/>
              <w:rPr>
                <w:rFonts w:eastAsia="Arial Unicode MS"/>
                <w:sz w:val="18"/>
                <w:szCs w:val="18"/>
              </w:rPr>
            </w:pPr>
            <w:r w:rsidRPr="00A87811">
              <w:rPr>
                <w:sz w:val="18"/>
                <w:szCs w:val="18"/>
              </w:rPr>
              <w:t>500–1,600</w:t>
            </w:r>
          </w:p>
        </w:tc>
        <w:tc>
          <w:tcPr>
            <w:tcW w:w="435" w:type="pct"/>
            <w:tcBorders>
              <w:top w:val="single" w:sz="4" w:space="0" w:color="auto"/>
              <w:bottom w:val="nil"/>
            </w:tcBorders>
            <w:shd w:val="clear" w:color="auto" w:fill="auto"/>
            <w:vAlign w:val="bottom"/>
          </w:tcPr>
          <w:p w14:paraId="2FABCF97" w14:textId="77777777" w:rsidR="009B6ECF" w:rsidRPr="00A87811" w:rsidRDefault="009B6ECF" w:rsidP="00AE7D74">
            <w:pPr>
              <w:spacing w:after="0"/>
              <w:jc w:val="center"/>
              <w:rPr>
                <w:sz w:val="18"/>
                <w:szCs w:val="18"/>
              </w:rPr>
            </w:pPr>
            <w:r w:rsidRPr="00A87811">
              <w:rPr>
                <w:sz w:val="18"/>
                <w:szCs w:val="18"/>
              </w:rPr>
              <w:t>2009</w:t>
            </w:r>
          </w:p>
        </w:tc>
        <w:tc>
          <w:tcPr>
            <w:tcW w:w="300" w:type="pct"/>
            <w:tcBorders>
              <w:top w:val="single" w:sz="4" w:space="0" w:color="auto"/>
              <w:bottom w:val="nil"/>
              <w:right w:val="nil"/>
            </w:tcBorders>
            <w:shd w:val="clear" w:color="auto" w:fill="auto"/>
            <w:noWrap/>
            <w:tcMar>
              <w:top w:w="15" w:type="dxa"/>
              <w:left w:w="15" w:type="dxa"/>
              <w:bottom w:w="0" w:type="dxa"/>
              <w:right w:w="15" w:type="dxa"/>
            </w:tcMar>
            <w:vAlign w:val="bottom"/>
          </w:tcPr>
          <w:p w14:paraId="6D478E5F" w14:textId="77777777" w:rsidR="009B6ECF" w:rsidRPr="007C6A78" w:rsidRDefault="009B6ECF" w:rsidP="00AE7D74">
            <w:pPr>
              <w:spacing w:after="0"/>
              <w:jc w:val="center"/>
              <w:rPr>
                <w:color w:val="000000"/>
                <w:sz w:val="18"/>
                <w:szCs w:val="18"/>
              </w:rPr>
            </w:pPr>
            <w:r w:rsidRPr="007C6A78">
              <w:rPr>
                <w:sz w:val="18"/>
                <w:szCs w:val="18"/>
              </w:rPr>
              <w:t>4,110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D2DCD64" w14:textId="77777777" w:rsidR="009B6ECF" w:rsidRPr="007C6A78" w:rsidRDefault="009B6ECF" w:rsidP="00AE7D74">
            <w:pPr>
              <w:spacing w:after="0"/>
              <w:jc w:val="center"/>
              <w:rPr>
                <w:color w:val="000000" w:themeColor="text1"/>
                <w:sz w:val="18"/>
                <w:szCs w:val="18"/>
              </w:rPr>
            </w:pPr>
            <w:r w:rsidRPr="007C6A78">
              <w:rPr>
                <w:sz w:val="18"/>
                <w:szCs w:val="18"/>
              </w:rPr>
              <w:t>956</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112D7156" w14:textId="77777777" w:rsidR="009B6ECF" w:rsidRPr="007C6A78" w:rsidRDefault="009B6ECF" w:rsidP="00AE7D74">
            <w:pPr>
              <w:spacing w:after="0"/>
              <w:jc w:val="center"/>
              <w:rPr>
                <w:color w:val="000000"/>
                <w:sz w:val="18"/>
                <w:szCs w:val="18"/>
              </w:rPr>
            </w:pPr>
            <w:r w:rsidRPr="007C6A78">
              <w:rPr>
                <w:sz w:val="18"/>
                <w:szCs w:val="18"/>
              </w:rPr>
              <w:t>948</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1761BB66" w14:textId="77777777" w:rsidR="009B6ECF" w:rsidRPr="007C6A78" w:rsidRDefault="009B6ECF" w:rsidP="00AE7D74">
            <w:pPr>
              <w:spacing w:after="0"/>
              <w:jc w:val="center"/>
              <w:rPr>
                <w:color w:val="000000"/>
                <w:sz w:val="18"/>
                <w:szCs w:val="18"/>
              </w:rPr>
            </w:pPr>
            <w:r w:rsidRPr="007C6A78">
              <w:rPr>
                <w:sz w:val="18"/>
                <w:szCs w:val="18"/>
              </w:rPr>
              <w:t>1,266</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1B5EF2A7" w14:textId="77777777" w:rsidR="009B6ECF" w:rsidRPr="007C6A78" w:rsidRDefault="009B6ECF" w:rsidP="00AE7D74">
            <w:pPr>
              <w:spacing w:after="0"/>
              <w:jc w:val="center"/>
              <w:rPr>
                <w:color w:val="000000"/>
                <w:sz w:val="18"/>
                <w:szCs w:val="18"/>
              </w:rPr>
            </w:pPr>
            <w:r w:rsidRPr="007C6A78">
              <w:rPr>
                <w:sz w:val="18"/>
                <w:szCs w:val="18"/>
              </w:rPr>
              <w:t>619</w:t>
            </w:r>
          </w:p>
        </w:tc>
        <w:tc>
          <w:tcPr>
            <w:tcW w:w="301" w:type="pct"/>
            <w:tcBorders>
              <w:top w:val="nil"/>
              <w:left w:val="nil"/>
              <w:bottom w:val="nil"/>
              <w:right w:val="nil"/>
            </w:tcBorders>
            <w:shd w:val="clear" w:color="auto" w:fill="auto"/>
            <w:vAlign w:val="bottom"/>
          </w:tcPr>
          <w:p w14:paraId="248FA5CB" w14:textId="77777777" w:rsidR="009B6ECF" w:rsidRPr="007C6A78" w:rsidRDefault="009B6ECF" w:rsidP="00AE7D74">
            <w:pPr>
              <w:spacing w:after="0"/>
              <w:jc w:val="center"/>
              <w:rPr>
                <w:color w:val="000000"/>
                <w:sz w:val="18"/>
                <w:szCs w:val="18"/>
              </w:rPr>
            </w:pPr>
            <w:r w:rsidRPr="007C6A78">
              <w:rPr>
                <w:sz w:val="18"/>
                <w:szCs w:val="18"/>
              </w:rPr>
              <w:t>1,235</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35D82E45"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2EC616BC"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14463CC9" w14:textId="77777777" w:rsidR="009B6ECF" w:rsidRPr="00A87811" w:rsidRDefault="009B6ECF" w:rsidP="00AE7D74">
            <w:pPr>
              <w:spacing w:after="0"/>
              <w:rPr>
                <w:sz w:val="18"/>
                <w:szCs w:val="18"/>
              </w:rPr>
            </w:pPr>
            <w:r w:rsidRPr="00A87811">
              <w:rPr>
                <w:sz w:val="18"/>
                <w:szCs w:val="18"/>
              </w:rPr>
              <w:t>Klawock River</w:t>
            </w:r>
            <w:r w:rsidRPr="00A87811">
              <w:rPr>
                <w:sz w:val="18"/>
                <w:szCs w:val="18"/>
                <w:vertAlign w:val="superscript"/>
              </w:rPr>
              <w:t>a</w:t>
            </w:r>
          </w:p>
        </w:tc>
        <w:tc>
          <w:tcPr>
            <w:tcW w:w="690" w:type="pct"/>
            <w:tcBorders>
              <w:top w:val="nil"/>
              <w:left w:val="nil"/>
              <w:bottom w:val="nil"/>
              <w:right w:val="nil"/>
            </w:tcBorders>
            <w:shd w:val="clear" w:color="auto" w:fill="auto"/>
            <w:vAlign w:val="bottom"/>
          </w:tcPr>
          <w:p w14:paraId="6596B605" w14:textId="77777777" w:rsidR="009B6ECF" w:rsidRPr="00A87811" w:rsidRDefault="009B6ECF" w:rsidP="00AE7D74">
            <w:pPr>
              <w:spacing w:after="0"/>
              <w:jc w:val="center"/>
              <w:rPr>
                <w:sz w:val="18"/>
                <w:szCs w:val="18"/>
              </w:rPr>
            </w:pPr>
            <w:r w:rsidRPr="00A87811">
              <w:rPr>
                <w:sz w:val="18"/>
                <w:szCs w:val="18"/>
              </w:rPr>
              <w:t>Weir</w:t>
            </w:r>
          </w:p>
        </w:tc>
        <w:tc>
          <w:tcPr>
            <w:tcW w:w="270" w:type="pct"/>
            <w:tcBorders>
              <w:top w:val="nil"/>
              <w:left w:val="nil"/>
              <w:bottom w:val="nil"/>
              <w:right w:val="nil"/>
            </w:tcBorders>
            <w:shd w:val="clear" w:color="auto" w:fill="auto"/>
            <w:vAlign w:val="bottom"/>
          </w:tcPr>
          <w:p w14:paraId="61D1D733" w14:textId="77777777" w:rsidR="009B6ECF" w:rsidRPr="00A87811" w:rsidRDefault="009B6ECF" w:rsidP="00AE7D74">
            <w:pPr>
              <w:spacing w:after="0"/>
              <w:jc w:val="center"/>
              <w:rPr>
                <w:sz w:val="18"/>
                <w:szCs w:val="18"/>
              </w:rPr>
            </w:pPr>
            <w:r w:rsidRPr="00A87811">
              <w:rPr>
                <w:sz w:val="18"/>
                <w:szCs w:val="18"/>
              </w:rPr>
              <w:t>SEG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4A39A342" w14:textId="77777777" w:rsidR="009B6ECF" w:rsidRPr="00A87811" w:rsidRDefault="009B6ECF" w:rsidP="00AE7D74">
            <w:pPr>
              <w:spacing w:after="0"/>
              <w:jc w:val="center"/>
              <w:rPr>
                <w:sz w:val="18"/>
                <w:szCs w:val="18"/>
              </w:rPr>
            </w:pPr>
            <w:r w:rsidRPr="00A87811">
              <w:rPr>
                <w:sz w:val="18"/>
                <w:szCs w:val="18"/>
              </w:rPr>
              <w:t>4,000–9,000</w:t>
            </w:r>
          </w:p>
        </w:tc>
        <w:tc>
          <w:tcPr>
            <w:tcW w:w="435" w:type="pct"/>
            <w:tcBorders>
              <w:bottom w:val="nil"/>
            </w:tcBorders>
            <w:shd w:val="clear" w:color="auto" w:fill="auto"/>
            <w:vAlign w:val="bottom"/>
          </w:tcPr>
          <w:p w14:paraId="2038EBC0" w14:textId="77777777" w:rsidR="009B6ECF" w:rsidRPr="00A87811" w:rsidRDefault="009B6ECF" w:rsidP="00AE7D74">
            <w:pPr>
              <w:spacing w:after="0"/>
              <w:jc w:val="center"/>
              <w:rPr>
                <w:sz w:val="18"/>
                <w:szCs w:val="18"/>
                <w:highlight w:val="yellow"/>
              </w:rPr>
            </w:pPr>
            <w:r w:rsidRPr="00A87811">
              <w:rPr>
                <w:sz w:val="18"/>
                <w:szCs w:val="18"/>
              </w:rPr>
              <w:t>2013</w:t>
            </w:r>
          </w:p>
        </w:tc>
        <w:tc>
          <w:tcPr>
            <w:tcW w:w="300" w:type="pct"/>
            <w:tcBorders>
              <w:bottom w:val="nil"/>
              <w:right w:val="nil"/>
            </w:tcBorders>
            <w:shd w:val="clear" w:color="auto" w:fill="auto"/>
            <w:noWrap/>
            <w:tcMar>
              <w:top w:w="15" w:type="dxa"/>
              <w:left w:w="15" w:type="dxa"/>
              <w:bottom w:w="0" w:type="dxa"/>
              <w:right w:w="15" w:type="dxa"/>
            </w:tcMar>
            <w:vAlign w:val="bottom"/>
          </w:tcPr>
          <w:p w14:paraId="42B8F73F" w14:textId="77777777" w:rsidR="009B6ECF" w:rsidRPr="007C6A78" w:rsidRDefault="009B6ECF" w:rsidP="00AE7D74">
            <w:pPr>
              <w:spacing w:after="0"/>
              <w:jc w:val="center"/>
              <w:rPr>
                <w:sz w:val="18"/>
                <w:szCs w:val="18"/>
              </w:rPr>
            </w:pPr>
            <w:r w:rsidRPr="007C6A78">
              <w:rPr>
                <w:sz w:val="18"/>
                <w:szCs w:val="18"/>
              </w:rPr>
              <w:t>7,698</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4CF20533" w14:textId="77777777" w:rsidR="009B6ECF" w:rsidRPr="007C6A78" w:rsidRDefault="009B6ECF" w:rsidP="00AE7D74">
            <w:pPr>
              <w:spacing w:after="0"/>
              <w:jc w:val="center"/>
              <w:rPr>
                <w:sz w:val="18"/>
                <w:szCs w:val="18"/>
              </w:rPr>
            </w:pPr>
            <w:r w:rsidRPr="007C6A78">
              <w:rPr>
                <w:sz w:val="18"/>
                <w:szCs w:val="18"/>
              </w:rPr>
              <w:t>12,780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7BBE6325" w14:textId="77777777" w:rsidR="009B6ECF" w:rsidRPr="007C6A78" w:rsidRDefault="009B6ECF" w:rsidP="00AE7D74">
            <w:pPr>
              <w:spacing w:after="0"/>
              <w:jc w:val="center"/>
              <w:rPr>
                <w:sz w:val="18"/>
                <w:szCs w:val="18"/>
              </w:rPr>
            </w:pPr>
            <w:r w:rsidRPr="007C6A78">
              <w:rPr>
                <w:sz w:val="18"/>
                <w:szCs w:val="18"/>
              </w:rPr>
              <w:t>24,242</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51EE78AD" w14:textId="77777777" w:rsidR="009B6ECF" w:rsidRPr="007C6A78" w:rsidRDefault="009B6ECF" w:rsidP="00AE7D74">
            <w:pPr>
              <w:spacing w:after="0"/>
              <w:jc w:val="center"/>
              <w:rPr>
                <w:sz w:val="18"/>
                <w:szCs w:val="18"/>
              </w:rPr>
            </w:pPr>
            <w:r w:rsidRPr="007C6A78">
              <w:rPr>
                <w:sz w:val="18"/>
                <w:szCs w:val="18"/>
              </w:rPr>
              <w:t>7,412</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449876F7" w14:textId="77777777" w:rsidR="009B6ECF" w:rsidRPr="007C6A78" w:rsidRDefault="009B6ECF" w:rsidP="00AE7D74">
            <w:pPr>
              <w:spacing w:after="0"/>
              <w:jc w:val="center"/>
              <w:rPr>
                <w:sz w:val="18"/>
                <w:szCs w:val="18"/>
              </w:rPr>
            </w:pPr>
            <w:r w:rsidRPr="007C6A78">
              <w:rPr>
                <w:sz w:val="18"/>
                <w:szCs w:val="18"/>
              </w:rPr>
              <w:t>13,643</w:t>
            </w:r>
          </w:p>
        </w:tc>
        <w:tc>
          <w:tcPr>
            <w:tcW w:w="301" w:type="pct"/>
            <w:tcBorders>
              <w:top w:val="nil"/>
              <w:left w:val="nil"/>
              <w:bottom w:val="nil"/>
              <w:right w:val="nil"/>
            </w:tcBorders>
            <w:shd w:val="clear" w:color="auto" w:fill="auto"/>
            <w:vAlign w:val="bottom"/>
          </w:tcPr>
          <w:p w14:paraId="2818ADB6" w14:textId="77777777" w:rsidR="009B6ECF" w:rsidRPr="007C6A78" w:rsidRDefault="009B6ECF" w:rsidP="00AE7D74">
            <w:pPr>
              <w:spacing w:after="0"/>
              <w:jc w:val="center"/>
              <w:rPr>
                <w:color w:val="000000"/>
                <w:sz w:val="18"/>
                <w:szCs w:val="18"/>
              </w:rPr>
            </w:pPr>
            <w:r w:rsidRPr="007C6A78">
              <w:rPr>
                <w:sz w:val="18"/>
                <w:szCs w:val="18"/>
              </w:rPr>
              <w:t>5,287</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55CCD9A3"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2E0E29DF"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0062FFF2" w14:textId="77777777" w:rsidR="009B6ECF" w:rsidRPr="00A87811" w:rsidRDefault="009B6ECF" w:rsidP="00AE7D74">
            <w:pPr>
              <w:spacing w:after="0"/>
              <w:rPr>
                <w:rFonts w:eastAsia="Arial Unicode MS"/>
                <w:sz w:val="18"/>
                <w:szCs w:val="18"/>
                <w:vertAlign w:val="superscript"/>
              </w:rPr>
            </w:pPr>
            <w:proofErr w:type="spellStart"/>
            <w:r w:rsidRPr="00A87811">
              <w:rPr>
                <w:sz w:val="18"/>
                <w:szCs w:val="18"/>
              </w:rPr>
              <w:t>Taku</w:t>
            </w:r>
            <w:proofErr w:type="spellEnd"/>
            <w:r w:rsidRPr="00A87811">
              <w:rPr>
                <w:sz w:val="18"/>
                <w:szCs w:val="18"/>
              </w:rPr>
              <w:t xml:space="preserve"> River</w:t>
            </w:r>
          </w:p>
        </w:tc>
        <w:tc>
          <w:tcPr>
            <w:tcW w:w="690" w:type="pct"/>
            <w:tcBorders>
              <w:top w:val="nil"/>
              <w:left w:val="nil"/>
              <w:bottom w:val="nil"/>
              <w:right w:val="nil"/>
            </w:tcBorders>
            <w:shd w:val="clear" w:color="auto" w:fill="auto"/>
            <w:vAlign w:val="bottom"/>
          </w:tcPr>
          <w:p w14:paraId="71018BA0" w14:textId="77777777" w:rsidR="009B6ECF" w:rsidRPr="00A87811" w:rsidRDefault="009B6ECF" w:rsidP="00AE7D74">
            <w:pPr>
              <w:spacing w:after="0"/>
              <w:jc w:val="center"/>
              <w:rPr>
                <w:sz w:val="18"/>
                <w:szCs w:val="18"/>
              </w:rPr>
            </w:pPr>
            <w:r w:rsidRPr="00A87811">
              <w:rPr>
                <w:sz w:val="18"/>
                <w:szCs w:val="18"/>
              </w:rPr>
              <w:t>MR</w:t>
            </w:r>
          </w:p>
        </w:tc>
        <w:tc>
          <w:tcPr>
            <w:tcW w:w="270" w:type="pct"/>
            <w:tcBorders>
              <w:top w:val="nil"/>
              <w:left w:val="nil"/>
              <w:bottom w:val="nil"/>
              <w:right w:val="nil"/>
            </w:tcBorders>
            <w:shd w:val="clear" w:color="auto" w:fill="auto"/>
            <w:vAlign w:val="bottom"/>
          </w:tcPr>
          <w:p w14:paraId="6356797A"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077F2B65" w14:textId="77777777" w:rsidR="009B6ECF" w:rsidRPr="00A87811" w:rsidRDefault="009B6ECF" w:rsidP="00AE7D74">
            <w:pPr>
              <w:spacing w:after="0"/>
              <w:jc w:val="center"/>
              <w:rPr>
                <w:rFonts w:eastAsia="Arial Unicode MS"/>
                <w:sz w:val="18"/>
                <w:szCs w:val="18"/>
              </w:rPr>
            </w:pPr>
            <w:r w:rsidRPr="00A87811">
              <w:rPr>
                <w:sz w:val="18"/>
                <w:szCs w:val="18"/>
              </w:rPr>
              <w:t>50,000–90,000</w:t>
            </w:r>
          </w:p>
        </w:tc>
        <w:tc>
          <w:tcPr>
            <w:tcW w:w="435" w:type="pct"/>
            <w:tcBorders>
              <w:top w:val="nil"/>
              <w:bottom w:val="nil"/>
            </w:tcBorders>
            <w:shd w:val="clear" w:color="auto" w:fill="auto"/>
            <w:vAlign w:val="bottom"/>
          </w:tcPr>
          <w:p w14:paraId="34B06EA6" w14:textId="77777777" w:rsidR="009B6ECF" w:rsidRPr="00A87811" w:rsidRDefault="009B6ECF" w:rsidP="00AE7D74">
            <w:pPr>
              <w:spacing w:after="0"/>
              <w:jc w:val="center"/>
              <w:rPr>
                <w:sz w:val="18"/>
                <w:szCs w:val="18"/>
              </w:rPr>
            </w:pPr>
            <w:r w:rsidRPr="00A87811">
              <w:rPr>
                <w:sz w:val="18"/>
                <w:szCs w:val="18"/>
              </w:rPr>
              <w:t>2015</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6F91AF8B" w14:textId="77777777" w:rsidR="009B6ECF" w:rsidRPr="007C6A78" w:rsidRDefault="009B6ECF" w:rsidP="00AE7D74">
            <w:pPr>
              <w:spacing w:after="0"/>
              <w:jc w:val="center"/>
              <w:rPr>
                <w:sz w:val="18"/>
                <w:szCs w:val="18"/>
              </w:rPr>
            </w:pPr>
            <w:r w:rsidRPr="007C6A78">
              <w:rPr>
                <w:sz w:val="18"/>
                <w:szCs w:val="18"/>
              </w:rPr>
              <w:t>124,171</w:t>
            </w:r>
            <w:r w:rsidRPr="007C6A78">
              <w:rPr>
                <w:sz w:val="18"/>
                <w:szCs w:val="18"/>
                <w:vertAlign w:val="superscript"/>
              </w:rPr>
              <w:t>b</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43084E26" w14:textId="77777777" w:rsidR="009B6ECF" w:rsidRPr="007C6A78" w:rsidRDefault="009B6ECF" w:rsidP="00AE7D74">
            <w:pPr>
              <w:spacing w:after="0"/>
              <w:jc w:val="center"/>
              <w:rPr>
                <w:sz w:val="18"/>
                <w:szCs w:val="18"/>
              </w:rPr>
            </w:pPr>
            <w:r w:rsidRPr="007C6A78">
              <w:rPr>
                <w:sz w:val="18"/>
                <w:szCs w:val="18"/>
              </w:rPr>
              <w:t>60,178</w:t>
            </w:r>
            <w:r w:rsidRPr="007C6A78">
              <w:rPr>
                <w:sz w:val="18"/>
                <w:szCs w:val="18"/>
                <w:vertAlign w:val="superscript"/>
              </w:rPr>
              <w:t>b</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30AADBF3" w14:textId="77777777" w:rsidR="009B6ECF" w:rsidRPr="007C6A78" w:rsidRDefault="009B6ECF" w:rsidP="00AE7D74">
            <w:pPr>
              <w:spacing w:after="0"/>
              <w:jc w:val="center"/>
              <w:rPr>
                <w:sz w:val="18"/>
                <w:szCs w:val="18"/>
              </w:rPr>
            </w:pPr>
            <w:r w:rsidRPr="007C6A78">
              <w:rPr>
                <w:sz w:val="18"/>
                <w:szCs w:val="18"/>
              </w:rPr>
              <w:t>87,704</w:t>
            </w:r>
            <w:r w:rsidRPr="007C6A78">
              <w:rPr>
                <w:sz w:val="18"/>
                <w:szCs w:val="18"/>
                <w:vertAlign w:val="superscript"/>
              </w:rPr>
              <w:t>b</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25C4D272" w14:textId="77777777" w:rsidR="009B6ECF" w:rsidRPr="007C6A78" w:rsidRDefault="009B6ECF" w:rsidP="00AE7D74">
            <w:pPr>
              <w:spacing w:after="0"/>
              <w:jc w:val="center"/>
              <w:rPr>
                <w:sz w:val="18"/>
                <w:szCs w:val="18"/>
              </w:rPr>
            </w:pPr>
            <w:r w:rsidRPr="007C6A78">
              <w:rPr>
                <w:sz w:val="18"/>
                <w:szCs w:val="18"/>
              </w:rPr>
              <w:t>57,868</w:t>
            </w:r>
            <w:r w:rsidRPr="007C6A78">
              <w:rPr>
                <w:sz w:val="18"/>
                <w:szCs w:val="18"/>
                <w:vertAlign w:val="superscript"/>
              </w:rPr>
              <w:t>b</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0ACA18BD" w14:textId="77777777" w:rsidR="009B6ECF" w:rsidRPr="007C6A78" w:rsidRDefault="009B6ECF" w:rsidP="00AE7D74">
            <w:pPr>
              <w:spacing w:after="0"/>
              <w:jc w:val="center"/>
              <w:rPr>
                <w:sz w:val="18"/>
                <w:szCs w:val="18"/>
              </w:rPr>
            </w:pPr>
            <w:r w:rsidRPr="007C6A78">
              <w:rPr>
                <w:sz w:val="18"/>
                <w:szCs w:val="18"/>
              </w:rPr>
              <w:t>51,173</w:t>
            </w:r>
            <w:r w:rsidRPr="007C6A78">
              <w:rPr>
                <w:sz w:val="18"/>
                <w:szCs w:val="18"/>
                <w:vertAlign w:val="superscript"/>
              </w:rPr>
              <w:t>b</w:t>
            </w:r>
          </w:p>
        </w:tc>
        <w:tc>
          <w:tcPr>
            <w:tcW w:w="301" w:type="pct"/>
            <w:tcBorders>
              <w:top w:val="nil"/>
              <w:left w:val="nil"/>
              <w:bottom w:val="nil"/>
              <w:right w:val="nil"/>
            </w:tcBorders>
            <w:shd w:val="clear" w:color="auto" w:fill="auto"/>
            <w:vAlign w:val="bottom"/>
          </w:tcPr>
          <w:p w14:paraId="0623BC6B" w14:textId="77777777" w:rsidR="009B6ECF" w:rsidRPr="007C6A78" w:rsidRDefault="009B6ECF" w:rsidP="00AE7D74">
            <w:pPr>
              <w:spacing w:after="0"/>
              <w:jc w:val="center"/>
              <w:rPr>
                <w:color w:val="000000"/>
                <w:sz w:val="18"/>
                <w:szCs w:val="18"/>
              </w:rPr>
            </w:pPr>
            <w:r w:rsidRPr="007C6A78">
              <w:rPr>
                <w:sz w:val="18"/>
                <w:szCs w:val="18"/>
              </w:rPr>
              <w:t>82,759</w:t>
            </w:r>
            <w:r w:rsidRPr="007C6A78">
              <w:rPr>
                <w:sz w:val="18"/>
                <w:szCs w:val="18"/>
                <w:vertAlign w:val="superscript"/>
              </w:rPr>
              <w:t>b</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23FFF95D"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183F4DF9"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7069159E" w14:textId="77777777" w:rsidR="009B6ECF" w:rsidRPr="00A87811" w:rsidRDefault="009B6ECF" w:rsidP="00AE7D74">
            <w:pPr>
              <w:spacing w:after="0"/>
              <w:rPr>
                <w:rFonts w:eastAsia="Arial Unicode MS"/>
                <w:sz w:val="18"/>
                <w:szCs w:val="18"/>
              </w:rPr>
            </w:pPr>
            <w:r w:rsidRPr="00A87811">
              <w:rPr>
                <w:sz w:val="18"/>
                <w:szCs w:val="18"/>
              </w:rPr>
              <w:t>Auke Creek</w:t>
            </w:r>
          </w:p>
        </w:tc>
        <w:tc>
          <w:tcPr>
            <w:tcW w:w="690" w:type="pct"/>
            <w:tcBorders>
              <w:top w:val="nil"/>
              <w:left w:val="nil"/>
              <w:bottom w:val="nil"/>
              <w:right w:val="nil"/>
            </w:tcBorders>
            <w:shd w:val="clear" w:color="auto" w:fill="auto"/>
            <w:vAlign w:val="bottom"/>
          </w:tcPr>
          <w:p w14:paraId="0A6F44CA" w14:textId="77777777" w:rsidR="009B6ECF" w:rsidRPr="00A87811" w:rsidRDefault="009B6ECF" w:rsidP="00AE7D74">
            <w:pPr>
              <w:spacing w:after="0"/>
              <w:jc w:val="center"/>
              <w:rPr>
                <w:sz w:val="18"/>
                <w:szCs w:val="18"/>
              </w:rPr>
            </w:pPr>
            <w:r w:rsidRPr="00A87811">
              <w:rPr>
                <w:sz w:val="18"/>
                <w:szCs w:val="18"/>
              </w:rPr>
              <w:t>Weir</w:t>
            </w:r>
          </w:p>
        </w:tc>
        <w:tc>
          <w:tcPr>
            <w:tcW w:w="270" w:type="pct"/>
            <w:tcBorders>
              <w:top w:val="nil"/>
              <w:left w:val="nil"/>
              <w:bottom w:val="nil"/>
              <w:right w:val="nil"/>
            </w:tcBorders>
            <w:shd w:val="clear" w:color="auto" w:fill="auto"/>
            <w:vAlign w:val="bottom"/>
          </w:tcPr>
          <w:p w14:paraId="69AEAC8E"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6D1EC61C" w14:textId="77777777" w:rsidR="009B6ECF" w:rsidRPr="00A87811" w:rsidRDefault="009B6ECF" w:rsidP="00AE7D74">
            <w:pPr>
              <w:spacing w:after="0"/>
              <w:jc w:val="center"/>
              <w:rPr>
                <w:rFonts w:eastAsia="Arial Unicode MS"/>
                <w:sz w:val="18"/>
                <w:szCs w:val="18"/>
              </w:rPr>
            </w:pPr>
            <w:r w:rsidRPr="00A87811">
              <w:rPr>
                <w:sz w:val="18"/>
                <w:szCs w:val="18"/>
              </w:rPr>
              <w:t>200–500</w:t>
            </w:r>
          </w:p>
        </w:tc>
        <w:tc>
          <w:tcPr>
            <w:tcW w:w="435" w:type="pct"/>
            <w:tcBorders>
              <w:top w:val="nil"/>
              <w:bottom w:val="nil"/>
            </w:tcBorders>
            <w:shd w:val="clear" w:color="auto" w:fill="auto"/>
            <w:vAlign w:val="bottom"/>
          </w:tcPr>
          <w:p w14:paraId="50A30A0B" w14:textId="77777777" w:rsidR="009B6ECF" w:rsidRPr="00A87811" w:rsidRDefault="009B6ECF" w:rsidP="00AE7D74">
            <w:pPr>
              <w:spacing w:after="0"/>
              <w:jc w:val="center"/>
              <w:rPr>
                <w:sz w:val="18"/>
                <w:szCs w:val="18"/>
              </w:rPr>
            </w:pPr>
            <w:r w:rsidRPr="00A87811">
              <w:rPr>
                <w:sz w:val="18"/>
                <w:szCs w:val="18"/>
              </w:rPr>
              <w:t>1994</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19C53B2A" w14:textId="77777777" w:rsidR="009B6ECF" w:rsidRPr="007C6A78" w:rsidRDefault="009B6ECF" w:rsidP="00AE7D74">
            <w:pPr>
              <w:spacing w:after="0"/>
              <w:jc w:val="center"/>
              <w:rPr>
                <w:sz w:val="18"/>
                <w:szCs w:val="18"/>
              </w:rPr>
            </w:pPr>
            <w:r w:rsidRPr="007C6A78">
              <w:rPr>
                <w:sz w:val="18"/>
                <w:szCs w:val="18"/>
              </w:rPr>
              <w:t>1,533</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3E7B74B4" w14:textId="77777777" w:rsidR="009B6ECF" w:rsidRPr="007C6A78" w:rsidRDefault="009B6ECF" w:rsidP="00AE7D74">
            <w:pPr>
              <w:spacing w:after="0"/>
              <w:jc w:val="center"/>
              <w:rPr>
                <w:sz w:val="18"/>
                <w:szCs w:val="18"/>
              </w:rPr>
            </w:pPr>
            <w:r w:rsidRPr="007C6A78">
              <w:rPr>
                <w:sz w:val="18"/>
                <w:szCs w:val="18"/>
              </w:rPr>
              <w:t>517</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2138EAF2" w14:textId="77777777" w:rsidR="009B6ECF" w:rsidRPr="007C6A78" w:rsidRDefault="009B6ECF" w:rsidP="00AE7D74">
            <w:pPr>
              <w:spacing w:after="0"/>
              <w:jc w:val="center"/>
              <w:rPr>
                <w:sz w:val="18"/>
                <w:szCs w:val="18"/>
              </w:rPr>
            </w:pPr>
            <w:r w:rsidRPr="007C6A78">
              <w:rPr>
                <w:sz w:val="18"/>
                <w:szCs w:val="18"/>
              </w:rPr>
              <w:t>204</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1F99F951" w14:textId="77777777" w:rsidR="009B6ECF" w:rsidRPr="007C6A78" w:rsidRDefault="009B6ECF" w:rsidP="00AE7D74">
            <w:pPr>
              <w:spacing w:after="0"/>
              <w:jc w:val="center"/>
              <w:rPr>
                <w:sz w:val="18"/>
                <w:szCs w:val="18"/>
              </w:rPr>
            </w:pPr>
            <w:r w:rsidRPr="007C6A78">
              <w:rPr>
                <w:sz w:val="18"/>
                <w:szCs w:val="18"/>
              </w:rPr>
              <w:t>283</w:t>
            </w:r>
          </w:p>
        </w:tc>
        <w:tc>
          <w:tcPr>
            <w:tcW w:w="301"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70FE6320" w14:textId="77777777" w:rsidR="009B6ECF" w:rsidRPr="007C6A78" w:rsidRDefault="009B6ECF" w:rsidP="00AE7D74">
            <w:pPr>
              <w:spacing w:after="0"/>
              <w:jc w:val="center"/>
              <w:rPr>
                <w:sz w:val="18"/>
                <w:szCs w:val="18"/>
              </w:rPr>
            </w:pPr>
            <w:r w:rsidRPr="007C6A78">
              <w:rPr>
                <w:sz w:val="18"/>
                <w:szCs w:val="18"/>
              </w:rPr>
              <w:t>146</w:t>
            </w:r>
          </w:p>
        </w:tc>
        <w:tc>
          <w:tcPr>
            <w:tcW w:w="301" w:type="pct"/>
            <w:tcBorders>
              <w:top w:val="nil"/>
              <w:left w:val="nil"/>
              <w:bottom w:val="nil"/>
              <w:right w:val="nil"/>
            </w:tcBorders>
            <w:shd w:val="clear" w:color="auto" w:fill="auto"/>
            <w:vAlign w:val="bottom"/>
          </w:tcPr>
          <w:p w14:paraId="6A2DC67F" w14:textId="77777777" w:rsidR="009B6ECF" w:rsidRPr="007C6A78" w:rsidRDefault="009B6ECF" w:rsidP="00AE7D74">
            <w:pPr>
              <w:spacing w:after="0"/>
              <w:jc w:val="center"/>
              <w:rPr>
                <w:color w:val="000000"/>
                <w:sz w:val="18"/>
                <w:szCs w:val="18"/>
              </w:rPr>
            </w:pPr>
            <w:r w:rsidRPr="007C6A78">
              <w:rPr>
                <w:sz w:val="18"/>
                <w:szCs w:val="18"/>
              </w:rPr>
              <w:t>345</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7924EA59"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59DA7455" w14:textId="77777777" w:rsidTr="00AE7D74">
        <w:trPr>
          <w:trHeight w:val="378"/>
        </w:trPr>
        <w:tc>
          <w:tcPr>
            <w:tcW w:w="331" w:type="pct"/>
            <w:vMerge w:val="restart"/>
            <w:tcBorders>
              <w:top w:val="nil"/>
              <w:left w:val="nil"/>
              <w:right w:val="nil"/>
            </w:tcBorders>
            <w:shd w:val="clear" w:color="auto" w:fill="auto"/>
            <w:noWrap/>
            <w:tcMar>
              <w:top w:w="15" w:type="dxa"/>
              <w:left w:w="15" w:type="dxa"/>
              <w:bottom w:w="0" w:type="dxa"/>
              <w:right w:w="15" w:type="dxa"/>
            </w:tcMar>
            <w:vAlign w:val="bottom"/>
          </w:tcPr>
          <w:p w14:paraId="4F9F03D3" w14:textId="77777777" w:rsidR="009B6ECF" w:rsidRPr="00A87811" w:rsidRDefault="009B6ECF" w:rsidP="00AE7D74">
            <w:pPr>
              <w:spacing w:after="0"/>
              <w:rPr>
                <w:sz w:val="18"/>
                <w:szCs w:val="18"/>
              </w:rPr>
            </w:pPr>
            <w:r w:rsidRPr="00A87811">
              <w:rPr>
                <w:sz w:val="18"/>
                <w:szCs w:val="18"/>
              </w:rPr>
              <w:t>Juneau</w:t>
            </w:r>
          </w:p>
          <w:p w14:paraId="2262A29A" w14:textId="77777777" w:rsidR="009B6ECF" w:rsidRPr="00A87811" w:rsidRDefault="009B6ECF" w:rsidP="00AE7D74">
            <w:pPr>
              <w:spacing w:after="0"/>
              <w:rPr>
                <w:sz w:val="18"/>
                <w:szCs w:val="18"/>
              </w:rPr>
            </w:pPr>
            <w:r w:rsidRPr="00A87811">
              <w:rPr>
                <w:sz w:val="18"/>
                <w:szCs w:val="18"/>
              </w:rPr>
              <w:t>Roadside</w:t>
            </w:r>
          </w:p>
          <w:p w14:paraId="3D04A578" w14:textId="77777777" w:rsidR="009B6ECF" w:rsidRPr="00A87811" w:rsidRDefault="009B6ECF" w:rsidP="00AE7D74">
            <w:pPr>
              <w:spacing w:after="0"/>
              <w:rPr>
                <w:rFonts w:eastAsia="Arial Unicode MS"/>
                <w:sz w:val="18"/>
                <w:szCs w:val="18"/>
              </w:rPr>
            </w:pPr>
            <w:r w:rsidRPr="00A87811">
              <w:rPr>
                <w:sz w:val="18"/>
                <w:szCs w:val="18"/>
              </w:rPr>
              <w:t>Index</w:t>
            </w:r>
          </w:p>
        </w:tc>
        <w:tc>
          <w:tcPr>
            <w:tcW w:w="388" w:type="pct"/>
            <w:tcBorders>
              <w:top w:val="nil"/>
              <w:left w:val="nil"/>
              <w:bottom w:val="nil"/>
              <w:right w:val="nil"/>
            </w:tcBorders>
            <w:shd w:val="clear" w:color="auto" w:fill="auto"/>
            <w:vAlign w:val="bottom"/>
          </w:tcPr>
          <w:p w14:paraId="764CB6EB" w14:textId="77777777" w:rsidR="009B6ECF" w:rsidRPr="00A87811" w:rsidRDefault="009B6ECF" w:rsidP="00AE7D74">
            <w:pPr>
              <w:spacing w:after="0"/>
              <w:jc w:val="center"/>
              <w:rPr>
                <w:rFonts w:eastAsia="Arial Unicode MS"/>
                <w:sz w:val="18"/>
                <w:szCs w:val="18"/>
              </w:rPr>
            </w:pPr>
            <w:r w:rsidRPr="00A87811">
              <w:rPr>
                <w:sz w:val="18"/>
                <w:szCs w:val="18"/>
              </w:rPr>
              <w:t>Montana Creek</w:t>
            </w:r>
          </w:p>
        </w:tc>
        <w:tc>
          <w:tcPr>
            <w:tcW w:w="690" w:type="pct"/>
            <w:tcBorders>
              <w:top w:val="nil"/>
              <w:left w:val="nil"/>
              <w:bottom w:val="nil"/>
              <w:right w:val="nil"/>
            </w:tcBorders>
            <w:shd w:val="clear" w:color="auto" w:fill="auto"/>
            <w:vAlign w:val="bottom"/>
          </w:tcPr>
          <w:p w14:paraId="78125CC3" w14:textId="77777777" w:rsidR="009B6ECF" w:rsidRPr="00A87811" w:rsidRDefault="009B6ECF" w:rsidP="00AE7D74">
            <w:pPr>
              <w:spacing w:after="0"/>
              <w:jc w:val="center"/>
              <w:rPr>
                <w:sz w:val="18"/>
                <w:szCs w:val="18"/>
              </w:rPr>
            </w:pPr>
            <w:r w:rsidRPr="00A87811">
              <w:rPr>
                <w:sz w:val="18"/>
                <w:szCs w:val="18"/>
              </w:rPr>
              <w:t>FS, IE</w:t>
            </w:r>
          </w:p>
        </w:tc>
        <w:tc>
          <w:tcPr>
            <w:tcW w:w="270" w:type="pct"/>
            <w:tcBorders>
              <w:top w:val="nil"/>
              <w:left w:val="nil"/>
              <w:bottom w:val="nil"/>
              <w:right w:val="nil"/>
            </w:tcBorders>
            <w:shd w:val="clear" w:color="auto" w:fill="auto"/>
            <w:vAlign w:val="bottom"/>
          </w:tcPr>
          <w:p w14:paraId="737DADBB" w14:textId="77777777" w:rsidR="009B6ECF" w:rsidRPr="00A87811" w:rsidRDefault="009B6ECF" w:rsidP="00AE7D74">
            <w:pPr>
              <w:spacing w:after="0"/>
              <w:jc w:val="center"/>
              <w:rPr>
                <w:sz w:val="18"/>
                <w:szCs w:val="18"/>
              </w:rPr>
            </w:pPr>
            <w:r w:rsidRPr="00A87811">
              <w:rPr>
                <w:sz w:val="18"/>
                <w:szCs w:val="18"/>
              </w:rPr>
              <w:t>SEG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377ED9BE" w14:textId="77777777" w:rsidR="009B6ECF" w:rsidRPr="00A87811" w:rsidRDefault="009B6ECF" w:rsidP="00AE7D74">
            <w:pPr>
              <w:spacing w:after="0"/>
              <w:jc w:val="center"/>
              <w:rPr>
                <w:rFonts w:eastAsia="Arial Unicode MS"/>
                <w:sz w:val="18"/>
                <w:szCs w:val="18"/>
              </w:rPr>
            </w:pPr>
            <w:r w:rsidRPr="00A87811">
              <w:rPr>
                <w:sz w:val="18"/>
                <w:szCs w:val="18"/>
              </w:rPr>
              <w:t>400–1,200</w:t>
            </w:r>
          </w:p>
        </w:tc>
        <w:tc>
          <w:tcPr>
            <w:tcW w:w="435" w:type="pct"/>
            <w:tcBorders>
              <w:top w:val="nil"/>
              <w:bottom w:val="nil"/>
            </w:tcBorders>
            <w:shd w:val="clear" w:color="auto" w:fill="auto"/>
            <w:vAlign w:val="bottom"/>
          </w:tcPr>
          <w:p w14:paraId="18741CC7"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2006</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3980AE19" w14:textId="77777777" w:rsidR="009B6ECF" w:rsidRPr="007C6A78" w:rsidRDefault="009B6ECF" w:rsidP="00AE7D74">
            <w:pPr>
              <w:spacing w:after="0"/>
              <w:jc w:val="center"/>
              <w:rPr>
                <w:sz w:val="18"/>
                <w:szCs w:val="18"/>
              </w:rPr>
            </w:pPr>
            <w:r w:rsidRPr="007C6A78">
              <w:rPr>
                <w:sz w:val="18"/>
                <w:szCs w:val="18"/>
              </w:rPr>
              <w:t>911</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18A3CA94" w14:textId="77777777" w:rsidR="009B6ECF" w:rsidRPr="007C6A78" w:rsidRDefault="009B6ECF" w:rsidP="00AE7D74">
            <w:pPr>
              <w:spacing w:after="0"/>
              <w:jc w:val="center"/>
              <w:rPr>
                <w:sz w:val="18"/>
                <w:szCs w:val="18"/>
              </w:rPr>
            </w:pPr>
            <w:r w:rsidRPr="007C6A78">
              <w:rPr>
                <w:sz w:val="18"/>
                <w:szCs w:val="18"/>
              </w:rPr>
              <w:t>1,204</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5E9F4CE8" w14:textId="77777777" w:rsidR="009B6ECF" w:rsidRPr="007C6A78" w:rsidRDefault="009B6ECF" w:rsidP="00AE7D74">
            <w:pPr>
              <w:spacing w:after="0"/>
              <w:jc w:val="center"/>
              <w:rPr>
                <w:sz w:val="18"/>
                <w:szCs w:val="18"/>
              </w:rPr>
            </w:pPr>
            <w:r w:rsidRPr="007C6A78">
              <w:rPr>
                <w:sz w:val="18"/>
                <w:szCs w:val="18"/>
              </w:rPr>
              <w:t>717</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20564284" w14:textId="77777777" w:rsidR="009B6ECF" w:rsidRPr="007C6A78" w:rsidRDefault="009B6ECF" w:rsidP="00AE7D74">
            <w:pPr>
              <w:spacing w:after="0"/>
              <w:jc w:val="center"/>
              <w:rPr>
                <w:sz w:val="18"/>
                <w:szCs w:val="18"/>
              </w:rPr>
            </w:pPr>
            <w:r w:rsidRPr="007C6A78">
              <w:rPr>
                <w:sz w:val="18"/>
                <w:szCs w:val="18"/>
              </w:rPr>
              <w:t>634</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28427A73" w14:textId="77777777" w:rsidR="009B6ECF" w:rsidRPr="007C6A78" w:rsidRDefault="009B6ECF" w:rsidP="00AE7D74">
            <w:pPr>
              <w:spacing w:after="0"/>
              <w:jc w:val="center"/>
              <w:rPr>
                <w:sz w:val="18"/>
                <w:szCs w:val="18"/>
              </w:rPr>
            </w:pPr>
            <w:r w:rsidRPr="007C6A78">
              <w:rPr>
                <w:sz w:val="18"/>
                <w:szCs w:val="18"/>
              </w:rPr>
              <w:t>1,161</w:t>
            </w:r>
          </w:p>
        </w:tc>
        <w:tc>
          <w:tcPr>
            <w:tcW w:w="301" w:type="pct"/>
            <w:tcBorders>
              <w:top w:val="nil"/>
              <w:left w:val="nil"/>
              <w:bottom w:val="nil"/>
              <w:right w:val="nil"/>
            </w:tcBorders>
            <w:shd w:val="clear" w:color="auto" w:fill="D9D9D9" w:themeFill="background1" w:themeFillShade="D9"/>
            <w:vAlign w:val="bottom"/>
          </w:tcPr>
          <w:p w14:paraId="196065F8" w14:textId="77777777" w:rsidR="009B6ECF" w:rsidRPr="007C6A78" w:rsidRDefault="009B6ECF" w:rsidP="00AE7D74">
            <w:pPr>
              <w:spacing w:after="0"/>
              <w:jc w:val="center"/>
              <w:rPr>
                <w:color w:val="000000"/>
                <w:sz w:val="18"/>
                <w:szCs w:val="18"/>
              </w:rPr>
            </w:pPr>
            <w:r w:rsidRPr="007C6A78">
              <w:rPr>
                <w:sz w:val="18"/>
                <w:szCs w:val="18"/>
              </w:rPr>
              <w:t>203</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2234ACEB"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2926D5BA" w14:textId="77777777" w:rsidTr="00AE7D74">
        <w:trPr>
          <w:trHeight w:val="378"/>
        </w:trPr>
        <w:tc>
          <w:tcPr>
            <w:tcW w:w="331" w:type="pct"/>
            <w:vMerge/>
            <w:tcBorders>
              <w:left w:val="nil"/>
              <w:bottom w:val="nil"/>
              <w:right w:val="nil"/>
            </w:tcBorders>
            <w:shd w:val="clear" w:color="auto" w:fill="auto"/>
            <w:noWrap/>
            <w:tcMar>
              <w:top w:w="15" w:type="dxa"/>
              <w:left w:w="15" w:type="dxa"/>
              <w:bottom w:w="0" w:type="dxa"/>
              <w:right w:w="15" w:type="dxa"/>
            </w:tcMar>
            <w:vAlign w:val="bottom"/>
          </w:tcPr>
          <w:p w14:paraId="2CADCD3A" w14:textId="77777777" w:rsidR="009B6ECF" w:rsidRPr="00A87811" w:rsidRDefault="009B6ECF" w:rsidP="00AE7D74">
            <w:pPr>
              <w:spacing w:after="0"/>
              <w:jc w:val="center"/>
              <w:rPr>
                <w:rFonts w:eastAsia="Arial Unicode MS"/>
                <w:sz w:val="18"/>
                <w:szCs w:val="18"/>
              </w:rPr>
            </w:pPr>
          </w:p>
        </w:tc>
        <w:tc>
          <w:tcPr>
            <w:tcW w:w="388" w:type="pct"/>
            <w:tcBorders>
              <w:top w:val="nil"/>
              <w:left w:val="nil"/>
              <w:bottom w:val="nil"/>
              <w:right w:val="nil"/>
            </w:tcBorders>
            <w:shd w:val="clear" w:color="auto" w:fill="auto"/>
            <w:vAlign w:val="bottom"/>
          </w:tcPr>
          <w:p w14:paraId="22A6F693" w14:textId="77777777" w:rsidR="009B6ECF" w:rsidRPr="00A87811" w:rsidRDefault="009B6ECF" w:rsidP="00AE7D74">
            <w:pPr>
              <w:spacing w:after="0"/>
              <w:jc w:val="center"/>
              <w:rPr>
                <w:rFonts w:eastAsia="Arial Unicode MS"/>
                <w:sz w:val="18"/>
                <w:szCs w:val="18"/>
              </w:rPr>
            </w:pPr>
            <w:r w:rsidRPr="00A87811">
              <w:rPr>
                <w:sz w:val="18"/>
                <w:szCs w:val="18"/>
              </w:rPr>
              <w:t>Peterson Creek</w:t>
            </w:r>
          </w:p>
        </w:tc>
        <w:tc>
          <w:tcPr>
            <w:tcW w:w="690" w:type="pct"/>
            <w:tcBorders>
              <w:top w:val="nil"/>
              <w:left w:val="nil"/>
              <w:bottom w:val="nil"/>
              <w:right w:val="nil"/>
            </w:tcBorders>
            <w:shd w:val="clear" w:color="auto" w:fill="auto"/>
            <w:vAlign w:val="bottom"/>
          </w:tcPr>
          <w:p w14:paraId="7A4E2A55" w14:textId="77777777" w:rsidR="009B6ECF" w:rsidRPr="00A87811" w:rsidRDefault="009B6ECF" w:rsidP="00AE7D74">
            <w:pPr>
              <w:spacing w:after="0"/>
              <w:jc w:val="center"/>
              <w:rPr>
                <w:sz w:val="18"/>
                <w:szCs w:val="18"/>
              </w:rPr>
            </w:pPr>
            <w:r w:rsidRPr="00A87811">
              <w:rPr>
                <w:sz w:val="18"/>
                <w:szCs w:val="18"/>
              </w:rPr>
              <w:t>FS, IE</w:t>
            </w:r>
          </w:p>
        </w:tc>
        <w:tc>
          <w:tcPr>
            <w:tcW w:w="270" w:type="pct"/>
            <w:tcBorders>
              <w:top w:val="nil"/>
              <w:left w:val="nil"/>
              <w:bottom w:val="nil"/>
              <w:right w:val="nil"/>
            </w:tcBorders>
            <w:shd w:val="clear" w:color="auto" w:fill="auto"/>
            <w:vAlign w:val="bottom"/>
          </w:tcPr>
          <w:p w14:paraId="23BB0347" w14:textId="77777777" w:rsidR="009B6ECF" w:rsidRPr="00A87811" w:rsidRDefault="009B6ECF" w:rsidP="00AE7D74">
            <w:pPr>
              <w:spacing w:after="0"/>
              <w:jc w:val="center"/>
              <w:rPr>
                <w:sz w:val="18"/>
                <w:szCs w:val="18"/>
              </w:rPr>
            </w:pPr>
            <w:r w:rsidRPr="00A87811">
              <w:rPr>
                <w:sz w:val="18"/>
                <w:szCs w:val="18"/>
              </w:rPr>
              <w:t>SEG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58799322" w14:textId="77777777" w:rsidR="009B6ECF" w:rsidRPr="007C6A78" w:rsidRDefault="009B6ECF" w:rsidP="00AE7D74">
            <w:pPr>
              <w:spacing w:after="0"/>
              <w:jc w:val="center"/>
              <w:rPr>
                <w:rFonts w:eastAsia="Calibri"/>
                <w:sz w:val="18"/>
                <w:szCs w:val="18"/>
              </w:rPr>
            </w:pPr>
            <w:r w:rsidRPr="00A87811">
              <w:rPr>
                <w:sz w:val="18"/>
                <w:szCs w:val="18"/>
              </w:rPr>
              <w:t>100–250</w:t>
            </w:r>
          </w:p>
        </w:tc>
        <w:tc>
          <w:tcPr>
            <w:tcW w:w="435" w:type="pct"/>
            <w:tcBorders>
              <w:top w:val="nil"/>
              <w:bottom w:val="nil"/>
            </w:tcBorders>
            <w:shd w:val="clear" w:color="auto" w:fill="auto"/>
            <w:vAlign w:val="bottom"/>
          </w:tcPr>
          <w:p w14:paraId="4B0E5F1C"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2006</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01639443" w14:textId="77777777" w:rsidR="009B6ECF" w:rsidRPr="007C6A78" w:rsidRDefault="009B6ECF" w:rsidP="00AE7D74">
            <w:pPr>
              <w:spacing w:after="0"/>
              <w:jc w:val="center"/>
              <w:rPr>
                <w:sz w:val="18"/>
                <w:szCs w:val="18"/>
              </w:rPr>
            </w:pPr>
            <w:r w:rsidRPr="007C6A78">
              <w:rPr>
                <w:sz w:val="18"/>
                <w:szCs w:val="18"/>
              </w:rPr>
              <w:t>284</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43B6EB5" w14:textId="77777777" w:rsidR="009B6ECF" w:rsidRPr="007C6A78" w:rsidRDefault="009B6ECF" w:rsidP="00AE7D74">
            <w:pPr>
              <w:spacing w:after="0"/>
              <w:jc w:val="center"/>
              <w:rPr>
                <w:sz w:val="18"/>
                <w:szCs w:val="18"/>
              </w:rPr>
            </w:pPr>
            <w:r w:rsidRPr="007C6A78">
              <w:rPr>
                <w:sz w:val="18"/>
                <w:szCs w:val="18"/>
              </w:rPr>
              <w:t>202</w:t>
            </w:r>
          </w:p>
        </w:tc>
        <w:tc>
          <w:tcPr>
            <w:tcW w:w="301"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7130193" w14:textId="77777777" w:rsidR="009B6ECF" w:rsidRPr="007C6A78" w:rsidRDefault="009B6ECF" w:rsidP="00AE7D74">
            <w:pPr>
              <w:spacing w:after="0"/>
              <w:jc w:val="center"/>
              <w:rPr>
                <w:sz w:val="18"/>
                <w:szCs w:val="18"/>
              </w:rPr>
            </w:pPr>
            <w:r w:rsidRPr="007C6A78">
              <w:rPr>
                <w:sz w:val="18"/>
                <w:szCs w:val="18"/>
              </w:rPr>
              <w:t>52</w:t>
            </w:r>
          </w:p>
        </w:tc>
        <w:tc>
          <w:tcPr>
            <w:tcW w:w="301"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0F305852" w14:textId="77777777" w:rsidR="009B6ECF" w:rsidRPr="007C6A78" w:rsidRDefault="009B6ECF" w:rsidP="00AE7D74">
            <w:pPr>
              <w:spacing w:after="0"/>
              <w:jc w:val="center"/>
              <w:rPr>
                <w:sz w:val="18"/>
                <w:szCs w:val="18"/>
              </w:rPr>
            </w:pPr>
            <w:r w:rsidRPr="007C6A78">
              <w:rPr>
                <w:sz w:val="18"/>
                <w:szCs w:val="18"/>
              </w:rPr>
              <w:t>20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4CB8F530" w14:textId="77777777" w:rsidR="009B6ECF" w:rsidRPr="007C6A78" w:rsidRDefault="009B6ECF" w:rsidP="00AE7D74">
            <w:pPr>
              <w:spacing w:after="0"/>
              <w:jc w:val="center"/>
              <w:rPr>
                <w:sz w:val="18"/>
                <w:szCs w:val="18"/>
              </w:rPr>
            </w:pPr>
            <w:r w:rsidRPr="007C6A78">
              <w:rPr>
                <w:sz w:val="18"/>
                <w:szCs w:val="18"/>
              </w:rPr>
              <w:t>172</w:t>
            </w:r>
          </w:p>
        </w:tc>
        <w:tc>
          <w:tcPr>
            <w:tcW w:w="301" w:type="pct"/>
            <w:tcBorders>
              <w:top w:val="nil"/>
              <w:left w:val="nil"/>
              <w:bottom w:val="nil"/>
              <w:right w:val="nil"/>
            </w:tcBorders>
            <w:shd w:val="clear" w:color="auto" w:fill="auto"/>
            <w:vAlign w:val="bottom"/>
          </w:tcPr>
          <w:p w14:paraId="6EA32380" w14:textId="77777777" w:rsidR="009B6ECF" w:rsidRPr="00AD3E27" w:rsidRDefault="009B6ECF" w:rsidP="00AE7D74">
            <w:pPr>
              <w:spacing w:after="0"/>
              <w:jc w:val="center"/>
              <w:rPr>
                <w:sz w:val="18"/>
                <w:szCs w:val="18"/>
              </w:rPr>
            </w:pPr>
            <w:proofErr w:type="spellStart"/>
            <w:r w:rsidRPr="007C6A78">
              <w:rPr>
                <w:sz w:val="18"/>
                <w:szCs w:val="18"/>
              </w:rPr>
              <w:t>NC</w:t>
            </w:r>
            <w:r>
              <w:rPr>
                <w:sz w:val="18"/>
                <w:szCs w:val="18"/>
                <w:vertAlign w:val="superscript"/>
              </w:rPr>
              <w:t>c</w:t>
            </w:r>
            <w:proofErr w:type="spellEnd"/>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0395E961"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1953505B"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51E20FD8" w14:textId="77777777" w:rsidR="009B6ECF" w:rsidRPr="00A87811" w:rsidRDefault="009B6ECF" w:rsidP="00AE7D74">
            <w:pPr>
              <w:spacing w:after="0"/>
              <w:rPr>
                <w:rFonts w:eastAsia="Arial Unicode MS"/>
                <w:sz w:val="18"/>
                <w:szCs w:val="18"/>
              </w:rPr>
            </w:pPr>
            <w:r w:rsidRPr="00A87811">
              <w:rPr>
                <w:sz w:val="18"/>
                <w:szCs w:val="18"/>
              </w:rPr>
              <w:t>Ketchikan Survey Index</w:t>
            </w:r>
          </w:p>
        </w:tc>
        <w:tc>
          <w:tcPr>
            <w:tcW w:w="690" w:type="pct"/>
            <w:tcBorders>
              <w:top w:val="nil"/>
              <w:left w:val="nil"/>
              <w:bottom w:val="nil"/>
              <w:right w:val="nil"/>
            </w:tcBorders>
            <w:shd w:val="clear" w:color="auto" w:fill="auto"/>
            <w:vAlign w:val="bottom"/>
          </w:tcPr>
          <w:p w14:paraId="6886B20D" w14:textId="77777777" w:rsidR="009B6ECF" w:rsidRPr="00A87811" w:rsidRDefault="009B6ECF" w:rsidP="00AE7D74">
            <w:pPr>
              <w:spacing w:after="0"/>
              <w:jc w:val="center"/>
              <w:rPr>
                <w:sz w:val="18"/>
                <w:szCs w:val="18"/>
              </w:rPr>
            </w:pPr>
            <w:r w:rsidRPr="00A87811">
              <w:rPr>
                <w:sz w:val="18"/>
                <w:szCs w:val="18"/>
              </w:rPr>
              <w:t>HS, IE</w:t>
            </w:r>
          </w:p>
        </w:tc>
        <w:tc>
          <w:tcPr>
            <w:tcW w:w="270" w:type="pct"/>
            <w:tcBorders>
              <w:top w:val="nil"/>
              <w:left w:val="nil"/>
              <w:bottom w:val="nil"/>
              <w:right w:val="nil"/>
            </w:tcBorders>
            <w:shd w:val="clear" w:color="auto" w:fill="auto"/>
            <w:vAlign w:val="bottom"/>
          </w:tcPr>
          <w:p w14:paraId="12697BBC"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73BC9B0F" w14:textId="77777777" w:rsidR="009B6ECF" w:rsidRPr="00A87811" w:rsidRDefault="009B6ECF" w:rsidP="00AE7D74">
            <w:pPr>
              <w:spacing w:after="0"/>
              <w:jc w:val="center"/>
              <w:rPr>
                <w:rFonts w:eastAsia="Arial Unicode MS"/>
                <w:sz w:val="18"/>
                <w:szCs w:val="18"/>
              </w:rPr>
            </w:pPr>
            <w:r w:rsidRPr="00A87811">
              <w:rPr>
                <w:sz w:val="18"/>
                <w:szCs w:val="18"/>
              </w:rPr>
              <w:t>4,250–8,500</w:t>
            </w:r>
          </w:p>
        </w:tc>
        <w:tc>
          <w:tcPr>
            <w:tcW w:w="435" w:type="pct"/>
            <w:tcBorders>
              <w:top w:val="nil"/>
              <w:bottom w:val="nil"/>
            </w:tcBorders>
            <w:shd w:val="clear" w:color="auto" w:fill="auto"/>
            <w:vAlign w:val="bottom"/>
          </w:tcPr>
          <w:p w14:paraId="25957E65" w14:textId="77777777" w:rsidR="009B6ECF" w:rsidRPr="00A87811" w:rsidRDefault="009B6ECF" w:rsidP="00AE7D74">
            <w:pPr>
              <w:spacing w:after="0"/>
              <w:jc w:val="center"/>
              <w:rPr>
                <w:sz w:val="18"/>
                <w:szCs w:val="18"/>
              </w:rPr>
            </w:pPr>
            <w:r w:rsidRPr="00A87811">
              <w:rPr>
                <w:sz w:val="18"/>
                <w:szCs w:val="18"/>
              </w:rPr>
              <w:t>2006</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731EAA8D" w14:textId="77777777" w:rsidR="009B6ECF" w:rsidRPr="00AD3E27" w:rsidRDefault="009B6ECF" w:rsidP="00AE7D74">
            <w:pPr>
              <w:spacing w:after="0"/>
              <w:jc w:val="center"/>
              <w:rPr>
                <w:sz w:val="18"/>
                <w:szCs w:val="18"/>
              </w:rPr>
            </w:pPr>
            <w:r w:rsidRPr="00AD3E27">
              <w:rPr>
                <w:sz w:val="18"/>
                <w:szCs w:val="18"/>
              </w:rPr>
              <w:t>16,675</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7A81D676" w14:textId="77777777" w:rsidR="009B6ECF" w:rsidRPr="00AD3E27" w:rsidRDefault="009B6ECF" w:rsidP="00AE7D74">
            <w:pPr>
              <w:spacing w:after="0"/>
              <w:jc w:val="center"/>
              <w:rPr>
                <w:sz w:val="18"/>
                <w:szCs w:val="18"/>
              </w:rPr>
            </w:pPr>
            <w:r w:rsidRPr="00AD3E27">
              <w:rPr>
                <w:sz w:val="18"/>
                <w:szCs w:val="18"/>
              </w:rPr>
              <w:t>10,128</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20D54CA" w14:textId="77777777" w:rsidR="009B6ECF" w:rsidRPr="00AD3E27" w:rsidRDefault="009B6ECF" w:rsidP="00AE7D74">
            <w:pPr>
              <w:spacing w:after="0"/>
              <w:jc w:val="center"/>
              <w:rPr>
                <w:sz w:val="18"/>
                <w:szCs w:val="18"/>
              </w:rPr>
            </w:pPr>
            <w:r w:rsidRPr="00AD3E27">
              <w:rPr>
                <w:sz w:val="18"/>
                <w:szCs w:val="18"/>
              </w:rPr>
              <w:t>13,420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347AC730" w14:textId="77777777" w:rsidR="009B6ECF" w:rsidRPr="00AD3E27" w:rsidRDefault="009B6ECF" w:rsidP="00AE7D74">
            <w:pPr>
              <w:spacing w:after="0"/>
              <w:jc w:val="center"/>
              <w:rPr>
                <w:color w:val="000000" w:themeColor="text1"/>
                <w:sz w:val="18"/>
                <w:szCs w:val="18"/>
              </w:rPr>
            </w:pPr>
            <w:r w:rsidRPr="00AD3E27">
              <w:rPr>
                <w:sz w:val="18"/>
                <w:szCs w:val="18"/>
              </w:rPr>
              <w:t>11,557</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538554D" w14:textId="77777777" w:rsidR="009B6ECF" w:rsidRPr="00AD3E27" w:rsidRDefault="009B6ECF" w:rsidP="00AE7D74">
            <w:pPr>
              <w:spacing w:after="0"/>
              <w:jc w:val="center"/>
              <w:rPr>
                <w:sz w:val="18"/>
                <w:szCs w:val="18"/>
              </w:rPr>
            </w:pPr>
            <w:r w:rsidRPr="00AD3E27">
              <w:rPr>
                <w:sz w:val="18"/>
                <w:szCs w:val="18"/>
              </w:rPr>
              <w:t>13,764</w:t>
            </w:r>
          </w:p>
        </w:tc>
        <w:tc>
          <w:tcPr>
            <w:tcW w:w="301" w:type="pct"/>
            <w:tcBorders>
              <w:top w:val="nil"/>
              <w:left w:val="nil"/>
              <w:bottom w:val="nil"/>
              <w:right w:val="nil"/>
            </w:tcBorders>
            <w:shd w:val="clear" w:color="auto" w:fill="auto"/>
            <w:vAlign w:val="bottom"/>
          </w:tcPr>
          <w:p w14:paraId="3D2D5526" w14:textId="77777777" w:rsidR="009B6ECF" w:rsidRPr="00AD3E27" w:rsidRDefault="009B6ECF" w:rsidP="00AE7D74">
            <w:pPr>
              <w:spacing w:after="0"/>
              <w:jc w:val="center"/>
              <w:rPr>
                <w:color w:val="000000"/>
                <w:sz w:val="18"/>
                <w:szCs w:val="18"/>
              </w:rPr>
            </w:pPr>
            <w:r w:rsidRPr="00AD3E27">
              <w:rPr>
                <w:sz w:val="18"/>
                <w:szCs w:val="18"/>
              </w:rPr>
              <w:t>7,916</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0F28550B"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0D152AF5"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2C3E5FDE" w14:textId="77777777" w:rsidR="009B6ECF" w:rsidRPr="00A87811" w:rsidRDefault="009B6ECF" w:rsidP="00AE7D74">
            <w:pPr>
              <w:spacing w:after="0"/>
              <w:rPr>
                <w:rFonts w:eastAsia="Arial Unicode MS"/>
                <w:sz w:val="18"/>
                <w:szCs w:val="18"/>
              </w:rPr>
            </w:pPr>
            <w:r w:rsidRPr="00A87811">
              <w:rPr>
                <w:sz w:val="18"/>
                <w:szCs w:val="18"/>
              </w:rPr>
              <w:t>Sitka Survey Index</w:t>
            </w:r>
          </w:p>
        </w:tc>
        <w:tc>
          <w:tcPr>
            <w:tcW w:w="690" w:type="pct"/>
            <w:tcBorders>
              <w:top w:val="nil"/>
              <w:left w:val="nil"/>
              <w:bottom w:val="nil"/>
              <w:right w:val="nil"/>
            </w:tcBorders>
            <w:shd w:val="clear" w:color="auto" w:fill="auto"/>
            <w:vAlign w:val="bottom"/>
          </w:tcPr>
          <w:p w14:paraId="6FF092F3" w14:textId="77777777" w:rsidR="009B6ECF" w:rsidRPr="00A87811" w:rsidRDefault="009B6ECF" w:rsidP="00AE7D74">
            <w:pPr>
              <w:spacing w:after="0"/>
              <w:jc w:val="center"/>
              <w:rPr>
                <w:sz w:val="18"/>
                <w:szCs w:val="18"/>
              </w:rPr>
            </w:pPr>
            <w:r w:rsidRPr="00A87811">
              <w:rPr>
                <w:sz w:val="18"/>
                <w:szCs w:val="18"/>
              </w:rPr>
              <w:t>FS, IE</w:t>
            </w:r>
          </w:p>
        </w:tc>
        <w:tc>
          <w:tcPr>
            <w:tcW w:w="270" w:type="pct"/>
            <w:tcBorders>
              <w:top w:val="nil"/>
              <w:left w:val="nil"/>
              <w:bottom w:val="nil"/>
              <w:right w:val="nil"/>
            </w:tcBorders>
            <w:shd w:val="clear" w:color="auto" w:fill="auto"/>
            <w:vAlign w:val="bottom"/>
          </w:tcPr>
          <w:p w14:paraId="7B42632B"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3CE3623B" w14:textId="77777777" w:rsidR="009B6ECF" w:rsidRPr="00A87811" w:rsidRDefault="009B6ECF" w:rsidP="00AE7D74">
            <w:pPr>
              <w:spacing w:after="0"/>
              <w:jc w:val="center"/>
              <w:rPr>
                <w:rFonts w:eastAsia="Arial Unicode MS"/>
                <w:sz w:val="18"/>
                <w:szCs w:val="18"/>
              </w:rPr>
            </w:pPr>
            <w:r w:rsidRPr="00A87811">
              <w:rPr>
                <w:sz w:val="18"/>
                <w:szCs w:val="18"/>
              </w:rPr>
              <w:t>400–800</w:t>
            </w:r>
          </w:p>
        </w:tc>
        <w:tc>
          <w:tcPr>
            <w:tcW w:w="435" w:type="pct"/>
            <w:tcBorders>
              <w:top w:val="nil"/>
              <w:bottom w:val="nil"/>
            </w:tcBorders>
            <w:shd w:val="clear" w:color="auto" w:fill="auto"/>
            <w:vAlign w:val="bottom"/>
          </w:tcPr>
          <w:p w14:paraId="7A3C43C7" w14:textId="77777777" w:rsidR="009B6ECF" w:rsidRPr="00A87811" w:rsidRDefault="009B6ECF" w:rsidP="00AE7D74">
            <w:pPr>
              <w:spacing w:after="0"/>
              <w:jc w:val="center"/>
              <w:rPr>
                <w:sz w:val="18"/>
                <w:szCs w:val="18"/>
              </w:rPr>
            </w:pPr>
            <w:r w:rsidRPr="00A87811">
              <w:rPr>
                <w:sz w:val="18"/>
                <w:szCs w:val="18"/>
              </w:rPr>
              <w:t>2006</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75011B08" w14:textId="77777777" w:rsidR="009B6ECF" w:rsidRPr="00AD3E27" w:rsidRDefault="009B6ECF" w:rsidP="00AE7D74">
            <w:pPr>
              <w:spacing w:after="0"/>
              <w:jc w:val="center"/>
              <w:rPr>
                <w:sz w:val="18"/>
                <w:szCs w:val="18"/>
              </w:rPr>
            </w:pPr>
            <w:r w:rsidRPr="00AD3E27">
              <w:rPr>
                <w:sz w:val="18"/>
                <w:szCs w:val="18"/>
              </w:rPr>
              <w:t>2,161</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4676F7EB" w14:textId="77777777" w:rsidR="009B6ECF" w:rsidRPr="00AD3E27" w:rsidRDefault="009B6ECF" w:rsidP="00AE7D74">
            <w:pPr>
              <w:spacing w:after="0"/>
              <w:jc w:val="center"/>
              <w:rPr>
                <w:sz w:val="18"/>
                <w:szCs w:val="18"/>
              </w:rPr>
            </w:pPr>
            <w:r w:rsidRPr="00AD3E27">
              <w:rPr>
                <w:sz w:val="18"/>
                <w:szCs w:val="18"/>
              </w:rPr>
              <w:t>2,244</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5D11CF81" w14:textId="77777777" w:rsidR="009B6ECF" w:rsidRPr="00AD3E27" w:rsidRDefault="009B6ECF" w:rsidP="00AE7D74">
            <w:pPr>
              <w:spacing w:after="0"/>
              <w:jc w:val="center"/>
              <w:rPr>
                <w:sz w:val="18"/>
                <w:szCs w:val="18"/>
              </w:rPr>
            </w:pPr>
            <w:r w:rsidRPr="00AD3E27">
              <w:rPr>
                <w:sz w:val="18"/>
                <w:szCs w:val="18"/>
              </w:rPr>
              <w:t>2,943</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0F527F9A" w14:textId="77777777" w:rsidR="009B6ECF" w:rsidRPr="00AD3E27" w:rsidRDefault="009B6ECF" w:rsidP="00AE7D74">
            <w:pPr>
              <w:spacing w:after="0"/>
              <w:jc w:val="center"/>
              <w:rPr>
                <w:sz w:val="18"/>
                <w:szCs w:val="18"/>
              </w:rPr>
            </w:pPr>
            <w:r w:rsidRPr="00AD3E27">
              <w:rPr>
                <w:sz w:val="18"/>
                <w:szCs w:val="18"/>
              </w:rPr>
              <w:t>1,280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AF5F476" w14:textId="77777777" w:rsidR="009B6ECF" w:rsidRPr="00AD3E27" w:rsidRDefault="009B6ECF" w:rsidP="00AE7D74">
            <w:pPr>
              <w:spacing w:after="0"/>
              <w:jc w:val="center"/>
              <w:rPr>
                <w:sz w:val="18"/>
                <w:szCs w:val="18"/>
              </w:rPr>
            </w:pPr>
            <w:r w:rsidRPr="00AD3E27">
              <w:rPr>
                <w:sz w:val="18"/>
                <w:szCs w:val="18"/>
              </w:rPr>
              <w:t>1,502</w:t>
            </w:r>
          </w:p>
        </w:tc>
        <w:tc>
          <w:tcPr>
            <w:tcW w:w="301" w:type="pct"/>
            <w:tcBorders>
              <w:top w:val="nil"/>
              <w:left w:val="nil"/>
              <w:bottom w:val="nil"/>
              <w:right w:val="nil"/>
            </w:tcBorders>
            <w:shd w:val="clear" w:color="auto" w:fill="auto"/>
            <w:vAlign w:val="bottom"/>
          </w:tcPr>
          <w:p w14:paraId="78B03193" w14:textId="77777777" w:rsidR="009B6ECF" w:rsidRPr="00AD3E27" w:rsidRDefault="009B6ECF" w:rsidP="00AE7D74">
            <w:pPr>
              <w:spacing w:after="0"/>
              <w:jc w:val="center"/>
              <w:rPr>
                <w:color w:val="000000"/>
                <w:sz w:val="18"/>
                <w:szCs w:val="18"/>
              </w:rPr>
            </w:pPr>
            <w:r w:rsidRPr="00AD3E27">
              <w:rPr>
                <w:sz w:val="18"/>
                <w:szCs w:val="18"/>
              </w:rPr>
              <w:t>1,480</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1A6AC506"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6DE16184"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001DC031" w14:textId="77777777" w:rsidR="009B6ECF" w:rsidRPr="00A87811" w:rsidRDefault="009B6ECF" w:rsidP="00AE7D74">
            <w:pPr>
              <w:spacing w:after="0"/>
              <w:rPr>
                <w:rFonts w:eastAsia="Arial Unicode MS"/>
                <w:sz w:val="18"/>
                <w:szCs w:val="18"/>
              </w:rPr>
            </w:pPr>
            <w:r w:rsidRPr="00A87811">
              <w:rPr>
                <w:sz w:val="18"/>
                <w:szCs w:val="18"/>
              </w:rPr>
              <w:t>Berners River</w:t>
            </w:r>
          </w:p>
        </w:tc>
        <w:tc>
          <w:tcPr>
            <w:tcW w:w="690" w:type="pct"/>
            <w:tcBorders>
              <w:top w:val="nil"/>
              <w:left w:val="nil"/>
              <w:bottom w:val="nil"/>
              <w:right w:val="nil"/>
            </w:tcBorders>
            <w:shd w:val="clear" w:color="auto" w:fill="auto"/>
            <w:vAlign w:val="bottom"/>
          </w:tcPr>
          <w:p w14:paraId="1062BA59" w14:textId="77777777" w:rsidR="009B6ECF" w:rsidRPr="00A87811" w:rsidRDefault="009B6ECF" w:rsidP="00AE7D74">
            <w:pPr>
              <w:spacing w:after="0"/>
              <w:jc w:val="center"/>
              <w:rPr>
                <w:sz w:val="18"/>
                <w:szCs w:val="18"/>
              </w:rPr>
            </w:pPr>
            <w:r w:rsidRPr="00A87811">
              <w:rPr>
                <w:sz w:val="18"/>
                <w:szCs w:val="18"/>
              </w:rPr>
              <w:t>FS, HS, IE</w:t>
            </w:r>
          </w:p>
        </w:tc>
        <w:tc>
          <w:tcPr>
            <w:tcW w:w="270" w:type="pct"/>
            <w:tcBorders>
              <w:top w:val="nil"/>
              <w:left w:val="nil"/>
              <w:bottom w:val="nil"/>
              <w:right w:val="nil"/>
            </w:tcBorders>
            <w:shd w:val="clear" w:color="auto" w:fill="auto"/>
            <w:vAlign w:val="bottom"/>
          </w:tcPr>
          <w:p w14:paraId="369391B2"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564925B2" w14:textId="77777777" w:rsidR="009B6ECF" w:rsidRPr="00A87811" w:rsidRDefault="009B6ECF" w:rsidP="00AE7D74">
            <w:pPr>
              <w:spacing w:after="0"/>
              <w:jc w:val="center"/>
              <w:rPr>
                <w:rFonts w:eastAsia="Arial Unicode MS"/>
                <w:sz w:val="18"/>
                <w:szCs w:val="18"/>
              </w:rPr>
            </w:pPr>
            <w:r>
              <w:rPr>
                <w:sz w:val="18"/>
                <w:szCs w:val="18"/>
              </w:rPr>
              <w:t>3</w:t>
            </w:r>
            <w:r w:rsidRPr="00A87811">
              <w:rPr>
                <w:sz w:val="18"/>
                <w:szCs w:val="18"/>
              </w:rPr>
              <w:t>,</w:t>
            </w:r>
            <w:r>
              <w:rPr>
                <w:sz w:val="18"/>
                <w:szCs w:val="18"/>
              </w:rPr>
              <w:t>6</w:t>
            </w:r>
            <w:r w:rsidRPr="00A87811">
              <w:rPr>
                <w:sz w:val="18"/>
                <w:szCs w:val="18"/>
              </w:rPr>
              <w:t>00–</w:t>
            </w:r>
            <w:r>
              <w:rPr>
                <w:sz w:val="18"/>
                <w:szCs w:val="18"/>
              </w:rPr>
              <w:t>8</w:t>
            </w:r>
            <w:r w:rsidRPr="00A87811">
              <w:rPr>
                <w:sz w:val="18"/>
                <w:szCs w:val="18"/>
              </w:rPr>
              <w:t>,</w:t>
            </w:r>
            <w:r>
              <w:rPr>
                <w:sz w:val="18"/>
                <w:szCs w:val="18"/>
              </w:rPr>
              <w:t>1</w:t>
            </w:r>
            <w:r w:rsidRPr="00A87811">
              <w:rPr>
                <w:sz w:val="18"/>
                <w:szCs w:val="18"/>
              </w:rPr>
              <w:t>00</w:t>
            </w:r>
          </w:p>
        </w:tc>
        <w:tc>
          <w:tcPr>
            <w:tcW w:w="435" w:type="pct"/>
            <w:tcBorders>
              <w:top w:val="nil"/>
              <w:bottom w:val="nil"/>
            </w:tcBorders>
            <w:shd w:val="clear" w:color="auto" w:fill="auto"/>
            <w:vAlign w:val="bottom"/>
          </w:tcPr>
          <w:p w14:paraId="4F380D62" w14:textId="77777777" w:rsidR="009B6ECF" w:rsidRPr="00A87811" w:rsidRDefault="009B6ECF" w:rsidP="00AE7D74">
            <w:pPr>
              <w:spacing w:after="0"/>
              <w:jc w:val="center"/>
              <w:rPr>
                <w:sz w:val="18"/>
                <w:szCs w:val="18"/>
              </w:rPr>
            </w:pPr>
            <w:r>
              <w:rPr>
                <w:sz w:val="18"/>
                <w:szCs w:val="18"/>
              </w:rPr>
              <w:t>2018</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34663BC6" w14:textId="77777777" w:rsidR="009B6ECF" w:rsidRPr="00AD3E27" w:rsidRDefault="009B6ECF" w:rsidP="00AE7D74">
            <w:pPr>
              <w:spacing w:after="0"/>
              <w:jc w:val="center"/>
              <w:rPr>
                <w:sz w:val="18"/>
                <w:szCs w:val="18"/>
              </w:rPr>
            </w:pPr>
            <w:r w:rsidRPr="00AD3E27">
              <w:rPr>
                <w:sz w:val="18"/>
                <w:szCs w:val="18"/>
              </w:rPr>
              <w:t>15,480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510FE63B" w14:textId="77777777" w:rsidR="009B6ECF" w:rsidRPr="00AD3E27" w:rsidRDefault="009B6ECF" w:rsidP="00AE7D74">
            <w:pPr>
              <w:spacing w:after="0"/>
              <w:jc w:val="center"/>
              <w:rPr>
                <w:sz w:val="18"/>
                <w:szCs w:val="18"/>
              </w:rPr>
            </w:pPr>
            <w:r w:rsidRPr="00AD3E27">
              <w:rPr>
                <w:sz w:val="18"/>
                <w:szCs w:val="18"/>
              </w:rPr>
              <w:t>9,940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A005453" w14:textId="77777777" w:rsidR="009B6ECF" w:rsidRPr="00AD3E27" w:rsidRDefault="009B6ECF" w:rsidP="00AE7D74">
            <w:pPr>
              <w:spacing w:after="0"/>
              <w:jc w:val="center"/>
              <w:rPr>
                <w:sz w:val="18"/>
                <w:szCs w:val="18"/>
              </w:rPr>
            </w:pPr>
            <w:r w:rsidRPr="00AD3E27">
              <w:rPr>
                <w:sz w:val="18"/>
                <w:szCs w:val="18"/>
              </w:rPr>
              <w:t>6,733</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29AFEDC3" w14:textId="77777777" w:rsidR="009B6ECF" w:rsidRPr="00AD3E27" w:rsidRDefault="009B6ECF" w:rsidP="00AE7D74">
            <w:pPr>
              <w:spacing w:after="0"/>
              <w:jc w:val="center"/>
              <w:rPr>
                <w:sz w:val="18"/>
                <w:szCs w:val="18"/>
              </w:rPr>
            </w:pPr>
            <w:r w:rsidRPr="00AD3E27">
              <w:rPr>
                <w:sz w:val="18"/>
                <w:szCs w:val="18"/>
              </w:rPr>
              <w:t>7,040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5D41241C" w14:textId="77777777" w:rsidR="009B6ECF" w:rsidRPr="00AD3E27" w:rsidRDefault="009B6ECF" w:rsidP="00AE7D74">
            <w:pPr>
              <w:spacing w:after="0"/>
              <w:jc w:val="center"/>
              <w:rPr>
                <w:sz w:val="18"/>
                <w:szCs w:val="18"/>
              </w:rPr>
            </w:pPr>
            <w:r w:rsidRPr="00AD3E27">
              <w:rPr>
                <w:sz w:val="18"/>
                <w:szCs w:val="18"/>
              </w:rPr>
              <w:t>3,550</w:t>
            </w:r>
          </w:p>
        </w:tc>
        <w:tc>
          <w:tcPr>
            <w:tcW w:w="301" w:type="pct"/>
            <w:tcBorders>
              <w:top w:val="nil"/>
              <w:left w:val="nil"/>
              <w:bottom w:val="nil"/>
              <w:right w:val="nil"/>
            </w:tcBorders>
            <w:shd w:val="clear" w:color="auto" w:fill="auto"/>
            <w:vAlign w:val="bottom"/>
          </w:tcPr>
          <w:p w14:paraId="271330F2" w14:textId="77777777" w:rsidR="009B6ECF" w:rsidRPr="00AD3E27" w:rsidRDefault="009B6ECF" w:rsidP="00AE7D74">
            <w:pPr>
              <w:spacing w:after="0"/>
              <w:jc w:val="center"/>
              <w:rPr>
                <w:color w:val="000000"/>
                <w:sz w:val="18"/>
                <w:szCs w:val="18"/>
              </w:rPr>
            </w:pPr>
            <w:r w:rsidRPr="00AD3E27">
              <w:rPr>
                <w:sz w:val="18"/>
                <w:szCs w:val="18"/>
              </w:rPr>
              <w:t>9,405</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26498789" w14:textId="77777777" w:rsidR="009B6ECF" w:rsidRPr="00A87811" w:rsidRDefault="009B6ECF" w:rsidP="00AE7D74">
            <w:pPr>
              <w:spacing w:after="0"/>
              <w:jc w:val="center"/>
              <w:rPr>
                <w:rFonts w:eastAsia="Arial Unicode MS"/>
                <w:b/>
                <w:sz w:val="18"/>
                <w:szCs w:val="18"/>
              </w:rPr>
            </w:pPr>
            <w:r w:rsidRPr="00A87811">
              <w:rPr>
                <w:rFonts w:eastAsia="Arial Unicode MS"/>
                <w:sz w:val="18"/>
                <w:szCs w:val="18"/>
              </w:rPr>
              <w:t>No change</w:t>
            </w:r>
          </w:p>
        </w:tc>
      </w:tr>
      <w:tr w:rsidR="009B6ECF" w:rsidRPr="00A87811" w14:paraId="03FD8367" w14:textId="77777777" w:rsidTr="00AE7D74">
        <w:trPr>
          <w:trHeight w:val="374"/>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7A67017B" w14:textId="77777777" w:rsidR="009B6ECF" w:rsidRPr="00A87811" w:rsidRDefault="009B6ECF" w:rsidP="00AE7D74">
            <w:pPr>
              <w:spacing w:after="0"/>
              <w:rPr>
                <w:rFonts w:eastAsia="Arial Unicode MS"/>
                <w:sz w:val="18"/>
                <w:szCs w:val="18"/>
              </w:rPr>
            </w:pPr>
            <w:proofErr w:type="spellStart"/>
            <w:r w:rsidRPr="00A87811">
              <w:rPr>
                <w:sz w:val="18"/>
                <w:szCs w:val="18"/>
              </w:rPr>
              <w:t>Chilkat</w:t>
            </w:r>
            <w:proofErr w:type="spellEnd"/>
            <w:r w:rsidRPr="00A87811">
              <w:rPr>
                <w:sz w:val="18"/>
                <w:szCs w:val="18"/>
              </w:rPr>
              <w:t xml:space="preserve"> River </w:t>
            </w:r>
          </w:p>
        </w:tc>
        <w:tc>
          <w:tcPr>
            <w:tcW w:w="690" w:type="pct"/>
            <w:tcBorders>
              <w:top w:val="nil"/>
              <w:left w:val="nil"/>
              <w:bottom w:val="nil"/>
              <w:right w:val="nil"/>
            </w:tcBorders>
            <w:shd w:val="clear" w:color="auto" w:fill="auto"/>
            <w:vAlign w:val="bottom"/>
          </w:tcPr>
          <w:p w14:paraId="5CB0C7B0" w14:textId="77777777" w:rsidR="009B6ECF" w:rsidRPr="00A87811" w:rsidRDefault="009B6ECF" w:rsidP="00AE7D74">
            <w:pPr>
              <w:spacing w:after="0"/>
              <w:jc w:val="center"/>
              <w:rPr>
                <w:sz w:val="18"/>
                <w:szCs w:val="18"/>
              </w:rPr>
            </w:pPr>
            <w:r w:rsidRPr="00A87811">
              <w:rPr>
                <w:sz w:val="18"/>
                <w:szCs w:val="18"/>
              </w:rPr>
              <w:t>AS/FS, MR, IE</w:t>
            </w:r>
          </w:p>
        </w:tc>
        <w:tc>
          <w:tcPr>
            <w:tcW w:w="270" w:type="pct"/>
            <w:tcBorders>
              <w:top w:val="nil"/>
              <w:left w:val="nil"/>
              <w:bottom w:val="nil"/>
              <w:right w:val="nil"/>
            </w:tcBorders>
            <w:shd w:val="clear" w:color="auto" w:fill="auto"/>
            <w:vAlign w:val="bottom"/>
          </w:tcPr>
          <w:p w14:paraId="04E99C75"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1123EF1A" w14:textId="77777777" w:rsidR="009B6ECF" w:rsidRPr="00A87811" w:rsidRDefault="009B6ECF" w:rsidP="00AE7D74">
            <w:pPr>
              <w:spacing w:after="0"/>
              <w:jc w:val="center"/>
              <w:rPr>
                <w:rFonts w:eastAsia="Arial Unicode MS"/>
                <w:sz w:val="18"/>
                <w:szCs w:val="18"/>
              </w:rPr>
            </w:pPr>
            <w:r w:rsidRPr="00A87811">
              <w:rPr>
                <w:sz w:val="18"/>
                <w:szCs w:val="18"/>
              </w:rPr>
              <w:t>30,000–70,000</w:t>
            </w:r>
          </w:p>
        </w:tc>
        <w:tc>
          <w:tcPr>
            <w:tcW w:w="435" w:type="pct"/>
            <w:tcBorders>
              <w:top w:val="nil"/>
              <w:bottom w:val="nil"/>
            </w:tcBorders>
            <w:shd w:val="clear" w:color="auto" w:fill="auto"/>
            <w:vAlign w:val="bottom"/>
          </w:tcPr>
          <w:p w14:paraId="2A986D92" w14:textId="77777777" w:rsidR="009B6ECF" w:rsidRPr="00A87811" w:rsidRDefault="009B6ECF" w:rsidP="00AE7D74">
            <w:pPr>
              <w:spacing w:after="0"/>
              <w:jc w:val="center"/>
              <w:rPr>
                <w:sz w:val="18"/>
                <w:szCs w:val="18"/>
              </w:rPr>
            </w:pPr>
            <w:r w:rsidRPr="00A87811">
              <w:rPr>
                <w:sz w:val="18"/>
                <w:szCs w:val="18"/>
              </w:rPr>
              <w:t>2006</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34B04B90" w14:textId="77777777" w:rsidR="009B6ECF" w:rsidRPr="00AD3E27" w:rsidRDefault="009B6ECF" w:rsidP="00AE7D74">
            <w:pPr>
              <w:spacing w:after="0"/>
              <w:jc w:val="center"/>
              <w:rPr>
                <w:sz w:val="18"/>
                <w:szCs w:val="18"/>
              </w:rPr>
            </w:pPr>
            <w:r w:rsidRPr="00AD3E27">
              <w:rPr>
                <w:sz w:val="18"/>
                <w:szCs w:val="18"/>
              </w:rPr>
              <w:t>130,200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A4F9EC3" w14:textId="77777777" w:rsidR="009B6ECF" w:rsidRPr="00AD3E27" w:rsidRDefault="009B6ECF" w:rsidP="00AE7D74">
            <w:pPr>
              <w:spacing w:after="0"/>
              <w:jc w:val="center"/>
              <w:rPr>
                <w:sz w:val="18"/>
                <w:szCs w:val="18"/>
              </w:rPr>
            </w:pPr>
            <w:r w:rsidRPr="00AD3E27">
              <w:rPr>
                <w:sz w:val="18"/>
                <w:szCs w:val="18"/>
              </w:rPr>
              <w:t>47,930</w:t>
            </w:r>
          </w:p>
        </w:tc>
        <w:tc>
          <w:tcPr>
            <w:tcW w:w="301"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0B8A9BAD" w14:textId="77777777" w:rsidR="009B6ECF" w:rsidRPr="00AD3E27" w:rsidRDefault="009B6ECF" w:rsidP="00AE7D74">
            <w:pPr>
              <w:spacing w:after="0"/>
              <w:jc w:val="center"/>
              <w:rPr>
                <w:sz w:val="18"/>
                <w:szCs w:val="18"/>
              </w:rPr>
            </w:pPr>
            <w:r w:rsidRPr="00AD3E27">
              <w:rPr>
                <w:sz w:val="18"/>
                <w:szCs w:val="18"/>
              </w:rPr>
              <w:t>26,280</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5F82E07C" w14:textId="77777777" w:rsidR="009B6ECF" w:rsidRPr="00AD3E27" w:rsidRDefault="009B6ECF" w:rsidP="00AE7D74">
            <w:pPr>
              <w:spacing w:after="0"/>
              <w:jc w:val="center"/>
              <w:rPr>
                <w:color w:val="000000" w:themeColor="text1"/>
                <w:sz w:val="18"/>
                <w:szCs w:val="18"/>
              </w:rPr>
            </w:pPr>
            <w:r w:rsidRPr="00AD3E27">
              <w:rPr>
                <w:sz w:val="18"/>
                <w:szCs w:val="18"/>
              </w:rPr>
              <w:t>34,742</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3AEAEE6E" w14:textId="77777777" w:rsidR="009B6ECF" w:rsidRPr="00AD3E27" w:rsidRDefault="009B6ECF" w:rsidP="00AE7D74">
            <w:pPr>
              <w:spacing w:after="0"/>
              <w:jc w:val="center"/>
              <w:rPr>
                <w:sz w:val="18"/>
                <w:szCs w:val="18"/>
              </w:rPr>
            </w:pPr>
            <w:r w:rsidRPr="00AD3E27">
              <w:rPr>
                <w:sz w:val="18"/>
                <w:szCs w:val="18"/>
              </w:rPr>
              <w:t>66,085</w:t>
            </w:r>
          </w:p>
        </w:tc>
        <w:tc>
          <w:tcPr>
            <w:tcW w:w="301" w:type="pct"/>
            <w:tcBorders>
              <w:top w:val="nil"/>
              <w:left w:val="nil"/>
              <w:bottom w:val="nil"/>
              <w:right w:val="nil"/>
            </w:tcBorders>
            <w:shd w:val="clear" w:color="auto" w:fill="auto"/>
            <w:vAlign w:val="bottom"/>
          </w:tcPr>
          <w:p w14:paraId="61C9D5B0" w14:textId="77777777" w:rsidR="009B6ECF" w:rsidRPr="00AD3E27" w:rsidRDefault="009B6ECF" w:rsidP="00AE7D74">
            <w:pPr>
              <w:spacing w:after="0"/>
              <w:jc w:val="center"/>
              <w:rPr>
                <w:color w:val="000000"/>
                <w:sz w:val="18"/>
                <w:szCs w:val="18"/>
              </w:rPr>
            </w:pPr>
            <w:r w:rsidRPr="00AD3E27">
              <w:rPr>
                <w:sz w:val="18"/>
                <w:szCs w:val="18"/>
              </w:rPr>
              <w:t>34,779</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1717B814"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2EA4FEC0" w14:textId="77777777" w:rsidTr="00AE7D74">
        <w:trPr>
          <w:trHeight w:val="378"/>
        </w:trPr>
        <w:tc>
          <w:tcPr>
            <w:tcW w:w="719" w:type="pct"/>
            <w:gridSpan w:val="2"/>
            <w:tcBorders>
              <w:top w:val="nil"/>
              <w:left w:val="nil"/>
              <w:bottom w:val="nil"/>
              <w:right w:val="nil"/>
            </w:tcBorders>
            <w:shd w:val="clear" w:color="auto" w:fill="auto"/>
            <w:noWrap/>
            <w:tcMar>
              <w:top w:w="15" w:type="dxa"/>
              <w:left w:w="15" w:type="dxa"/>
              <w:bottom w:w="0" w:type="dxa"/>
              <w:right w:w="15" w:type="dxa"/>
            </w:tcMar>
            <w:vAlign w:val="bottom"/>
          </w:tcPr>
          <w:p w14:paraId="2FA6B95F" w14:textId="77777777" w:rsidR="009B6ECF" w:rsidRPr="00A87811" w:rsidRDefault="009B6ECF" w:rsidP="00AE7D74">
            <w:pPr>
              <w:spacing w:after="0"/>
              <w:rPr>
                <w:sz w:val="18"/>
                <w:szCs w:val="18"/>
              </w:rPr>
            </w:pPr>
            <w:proofErr w:type="spellStart"/>
            <w:r w:rsidRPr="00A87811">
              <w:rPr>
                <w:sz w:val="18"/>
                <w:szCs w:val="18"/>
              </w:rPr>
              <w:t>Tawah</w:t>
            </w:r>
            <w:proofErr w:type="spellEnd"/>
            <w:r w:rsidRPr="00A87811">
              <w:rPr>
                <w:sz w:val="18"/>
                <w:szCs w:val="18"/>
              </w:rPr>
              <w:t xml:space="preserve"> Creek (Lost River)</w:t>
            </w:r>
          </w:p>
        </w:tc>
        <w:tc>
          <w:tcPr>
            <w:tcW w:w="690" w:type="pct"/>
            <w:tcBorders>
              <w:top w:val="nil"/>
              <w:left w:val="nil"/>
              <w:bottom w:val="nil"/>
              <w:right w:val="nil"/>
            </w:tcBorders>
            <w:shd w:val="clear" w:color="auto" w:fill="auto"/>
            <w:vAlign w:val="bottom"/>
          </w:tcPr>
          <w:p w14:paraId="2A2238C5" w14:textId="77777777" w:rsidR="009B6ECF" w:rsidRPr="00A87811" w:rsidRDefault="009B6ECF" w:rsidP="00AE7D74">
            <w:pPr>
              <w:spacing w:after="0"/>
              <w:jc w:val="center"/>
              <w:rPr>
                <w:sz w:val="18"/>
                <w:szCs w:val="18"/>
              </w:rPr>
            </w:pPr>
            <w:r w:rsidRPr="00A87811">
              <w:rPr>
                <w:sz w:val="18"/>
                <w:szCs w:val="18"/>
              </w:rPr>
              <w:t>BS, IE</w:t>
            </w:r>
          </w:p>
        </w:tc>
        <w:tc>
          <w:tcPr>
            <w:tcW w:w="270" w:type="pct"/>
            <w:tcBorders>
              <w:top w:val="nil"/>
              <w:left w:val="nil"/>
              <w:bottom w:val="nil"/>
              <w:right w:val="nil"/>
            </w:tcBorders>
            <w:shd w:val="clear" w:color="auto" w:fill="auto"/>
            <w:vAlign w:val="bottom"/>
          </w:tcPr>
          <w:p w14:paraId="7DE8AD70" w14:textId="77777777" w:rsidR="009B6ECF" w:rsidRPr="00A87811" w:rsidRDefault="009B6ECF" w:rsidP="00AE7D74">
            <w:pPr>
              <w:spacing w:after="0"/>
              <w:jc w:val="center"/>
              <w:rPr>
                <w:sz w:val="18"/>
                <w:szCs w:val="18"/>
              </w:rPr>
            </w:pPr>
            <w:r w:rsidRPr="00A87811">
              <w:rPr>
                <w:sz w:val="18"/>
                <w:szCs w:val="18"/>
              </w:rPr>
              <w:t>SEG</w:t>
            </w:r>
          </w:p>
        </w:tc>
        <w:tc>
          <w:tcPr>
            <w:tcW w:w="535" w:type="pct"/>
            <w:tcBorders>
              <w:top w:val="nil"/>
              <w:left w:val="nil"/>
              <w:bottom w:val="nil"/>
              <w:right w:val="nil"/>
            </w:tcBorders>
            <w:shd w:val="clear" w:color="auto" w:fill="auto"/>
            <w:noWrap/>
            <w:tcMar>
              <w:top w:w="15" w:type="dxa"/>
              <w:left w:w="15" w:type="dxa"/>
              <w:bottom w:w="0" w:type="dxa"/>
              <w:right w:w="15" w:type="dxa"/>
            </w:tcMar>
            <w:vAlign w:val="bottom"/>
          </w:tcPr>
          <w:p w14:paraId="625293A7" w14:textId="77777777" w:rsidR="009B6ECF" w:rsidRPr="00A87811" w:rsidRDefault="009B6ECF" w:rsidP="00AE7D74">
            <w:pPr>
              <w:spacing w:after="0"/>
              <w:jc w:val="center"/>
              <w:rPr>
                <w:sz w:val="18"/>
                <w:szCs w:val="18"/>
              </w:rPr>
            </w:pPr>
            <w:r w:rsidRPr="00A87811">
              <w:rPr>
                <w:sz w:val="18"/>
                <w:szCs w:val="18"/>
              </w:rPr>
              <w:t>1,400–4,200</w:t>
            </w:r>
          </w:p>
        </w:tc>
        <w:tc>
          <w:tcPr>
            <w:tcW w:w="435" w:type="pct"/>
            <w:tcBorders>
              <w:top w:val="nil"/>
              <w:bottom w:val="nil"/>
            </w:tcBorders>
            <w:shd w:val="clear" w:color="auto" w:fill="auto"/>
            <w:vAlign w:val="bottom"/>
          </w:tcPr>
          <w:p w14:paraId="14F75226" w14:textId="77777777" w:rsidR="009B6ECF" w:rsidRPr="00A87811" w:rsidRDefault="009B6ECF" w:rsidP="00AE7D74">
            <w:pPr>
              <w:spacing w:after="0"/>
              <w:jc w:val="center"/>
              <w:rPr>
                <w:sz w:val="18"/>
                <w:szCs w:val="18"/>
              </w:rPr>
            </w:pPr>
            <w:r w:rsidRPr="00A87811">
              <w:rPr>
                <w:sz w:val="18"/>
                <w:szCs w:val="18"/>
              </w:rPr>
              <w:t>2015</w:t>
            </w:r>
          </w:p>
        </w:tc>
        <w:tc>
          <w:tcPr>
            <w:tcW w:w="300" w:type="pct"/>
            <w:tcBorders>
              <w:top w:val="nil"/>
              <w:bottom w:val="nil"/>
              <w:right w:val="nil"/>
            </w:tcBorders>
            <w:shd w:val="clear" w:color="auto" w:fill="auto"/>
            <w:noWrap/>
            <w:tcMar>
              <w:top w:w="15" w:type="dxa"/>
              <w:left w:w="15" w:type="dxa"/>
              <w:bottom w:w="0" w:type="dxa"/>
              <w:right w:w="15" w:type="dxa"/>
            </w:tcMar>
            <w:vAlign w:val="bottom"/>
          </w:tcPr>
          <w:p w14:paraId="6F174588" w14:textId="77777777" w:rsidR="009B6ECF" w:rsidRPr="00AD3E27" w:rsidRDefault="009B6ECF" w:rsidP="00AE7D74">
            <w:pPr>
              <w:spacing w:after="0"/>
              <w:jc w:val="center"/>
              <w:rPr>
                <w:sz w:val="18"/>
                <w:szCs w:val="18"/>
              </w:rPr>
            </w:pPr>
            <w:r w:rsidRPr="00AD3E27">
              <w:rPr>
                <w:sz w:val="18"/>
                <w:szCs w:val="18"/>
              </w:rPr>
              <w:t>3,555</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6AD3686B" w14:textId="77777777" w:rsidR="009B6ECF" w:rsidRPr="00AD3E27" w:rsidRDefault="009B6ECF" w:rsidP="00AE7D74">
            <w:pPr>
              <w:spacing w:after="0"/>
              <w:jc w:val="center"/>
              <w:rPr>
                <w:sz w:val="18"/>
                <w:szCs w:val="18"/>
              </w:rPr>
            </w:pPr>
            <w:r w:rsidRPr="00AD3E27">
              <w:rPr>
                <w:sz w:val="18"/>
                <w:szCs w:val="18"/>
              </w:rPr>
              <w:t>2,015</w:t>
            </w:r>
          </w:p>
        </w:tc>
        <w:tc>
          <w:tcPr>
            <w:tcW w:w="301"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4B59AE02" w14:textId="77777777" w:rsidR="009B6ECF" w:rsidRPr="00AD3E27" w:rsidRDefault="009B6ECF" w:rsidP="00AE7D74">
            <w:pPr>
              <w:spacing w:after="0"/>
              <w:jc w:val="center"/>
              <w:rPr>
                <w:sz w:val="18"/>
                <w:szCs w:val="18"/>
              </w:rPr>
            </w:pPr>
            <w:r w:rsidRPr="00AD3E27">
              <w:rPr>
                <w:sz w:val="18"/>
                <w:szCs w:val="18"/>
              </w:rPr>
              <w:t>746</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4A75542C" w14:textId="77777777" w:rsidR="009B6ECF" w:rsidRPr="00AD3E27" w:rsidRDefault="009B6ECF" w:rsidP="00AE7D74">
            <w:pPr>
              <w:spacing w:after="0"/>
              <w:jc w:val="center"/>
              <w:rPr>
                <w:sz w:val="18"/>
                <w:szCs w:val="18"/>
              </w:rPr>
            </w:pPr>
            <w:r w:rsidRPr="00AD3E27">
              <w:rPr>
                <w:sz w:val="18"/>
                <w:szCs w:val="18"/>
              </w:rPr>
              <w:t>1,455</w:t>
            </w:r>
          </w:p>
        </w:tc>
        <w:tc>
          <w:tcPr>
            <w:tcW w:w="301" w:type="pct"/>
            <w:tcBorders>
              <w:top w:val="nil"/>
              <w:left w:val="nil"/>
              <w:bottom w:val="nil"/>
              <w:right w:val="nil"/>
            </w:tcBorders>
            <w:shd w:val="clear" w:color="auto" w:fill="auto"/>
            <w:noWrap/>
            <w:tcMar>
              <w:top w:w="15" w:type="dxa"/>
              <w:left w:w="15" w:type="dxa"/>
              <w:bottom w:w="0" w:type="dxa"/>
              <w:right w:w="15" w:type="dxa"/>
            </w:tcMar>
            <w:vAlign w:val="bottom"/>
          </w:tcPr>
          <w:p w14:paraId="122B06D6" w14:textId="77777777" w:rsidR="009B6ECF" w:rsidRPr="00AD3E27" w:rsidRDefault="009B6ECF" w:rsidP="00AE7D74">
            <w:pPr>
              <w:spacing w:after="0"/>
              <w:jc w:val="center"/>
              <w:rPr>
                <w:sz w:val="18"/>
                <w:szCs w:val="18"/>
              </w:rPr>
            </w:pPr>
            <w:r w:rsidRPr="00AD3E27">
              <w:rPr>
                <w:sz w:val="18"/>
                <w:szCs w:val="18"/>
              </w:rPr>
              <w:t>2,211</w:t>
            </w:r>
          </w:p>
        </w:tc>
        <w:tc>
          <w:tcPr>
            <w:tcW w:w="301" w:type="pct"/>
            <w:tcBorders>
              <w:top w:val="nil"/>
              <w:left w:val="nil"/>
              <w:bottom w:val="nil"/>
              <w:right w:val="nil"/>
            </w:tcBorders>
            <w:shd w:val="clear" w:color="auto" w:fill="auto"/>
            <w:vAlign w:val="bottom"/>
          </w:tcPr>
          <w:p w14:paraId="17B1F3F8" w14:textId="77777777" w:rsidR="009B6ECF" w:rsidRPr="00AD3E27" w:rsidRDefault="009B6ECF" w:rsidP="00AE7D74">
            <w:pPr>
              <w:spacing w:after="0"/>
              <w:jc w:val="center"/>
              <w:rPr>
                <w:color w:val="000000"/>
                <w:sz w:val="18"/>
                <w:szCs w:val="18"/>
              </w:rPr>
            </w:pPr>
            <w:r w:rsidRPr="00AD3E27">
              <w:rPr>
                <w:sz w:val="18"/>
                <w:szCs w:val="18"/>
              </w:rPr>
              <w:t>1,866</w:t>
            </w:r>
          </w:p>
        </w:tc>
        <w:tc>
          <w:tcPr>
            <w:tcW w:w="547" w:type="pct"/>
            <w:tcBorders>
              <w:top w:val="nil"/>
              <w:left w:val="nil"/>
              <w:bottom w:val="nil"/>
              <w:right w:val="nil"/>
            </w:tcBorders>
            <w:shd w:val="clear" w:color="auto" w:fill="auto"/>
            <w:noWrap/>
            <w:tcMar>
              <w:top w:w="15" w:type="dxa"/>
              <w:left w:w="15" w:type="dxa"/>
              <w:bottom w:w="0" w:type="dxa"/>
              <w:right w:w="15" w:type="dxa"/>
            </w:tcMar>
            <w:vAlign w:val="bottom"/>
          </w:tcPr>
          <w:p w14:paraId="20E93BB9"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5BCAAA8C" w14:textId="77777777" w:rsidTr="00AE7D74">
        <w:trPr>
          <w:trHeight w:val="378"/>
        </w:trPr>
        <w:tc>
          <w:tcPr>
            <w:tcW w:w="719" w:type="pct"/>
            <w:gridSpan w:val="2"/>
            <w:tcBorders>
              <w:top w:val="nil"/>
              <w:left w:val="nil"/>
              <w:right w:val="nil"/>
            </w:tcBorders>
            <w:shd w:val="clear" w:color="auto" w:fill="auto"/>
            <w:noWrap/>
            <w:tcMar>
              <w:top w:w="15" w:type="dxa"/>
              <w:left w:w="15" w:type="dxa"/>
              <w:bottom w:w="0" w:type="dxa"/>
              <w:right w:w="15" w:type="dxa"/>
            </w:tcMar>
            <w:vAlign w:val="bottom"/>
          </w:tcPr>
          <w:p w14:paraId="0ACDDDBA" w14:textId="77777777" w:rsidR="009B6ECF" w:rsidRPr="00A87811" w:rsidRDefault="009B6ECF" w:rsidP="00AE7D74">
            <w:pPr>
              <w:spacing w:after="0"/>
              <w:rPr>
                <w:sz w:val="18"/>
                <w:szCs w:val="18"/>
              </w:rPr>
            </w:pPr>
            <w:bookmarkStart w:id="31" w:name="_Hlk30575096"/>
            <w:proofErr w:type="spellStart"/>
            <w:r w:rsidRPr="00A87811">
              <w:rPr>
                <w:sz w:val="18"/>
                <w:szCs w:val="18"/>
              </w:rPr>
              <w:t>Situk</w:t>
            </w:r>
            <w:proofErr w:type="spellEnd"/>
            <w:r w:rsidRPr="00A87811">
              <w:rPr>
                <w:sz w:val="18"/>
                <w:szCs w:val="18"/>
              </w:rPr>
              <w:t xml:space="preserve"> River</w:t>
            </w:r>
          </w:p>
        </w:tc>
        <w:tc>
          <w:tcPr>
            <w:tcW w:w="690" w:type="pct"/>
            <w:tcBorders>
              <w:top w:val="nil"/>
              <w:left w:val="nil"/>
              <w:right w:val="nil"/>
            </w:tcBorders>
            <w:shd w:val="clear" w:color="auto" w:fill="auto"/>
            <w:vAlign w:val="bottom"/>
          </w:tcPr>
          <w:p w14:paraId="16BFD11C" w14:textId="77777777" w:rsidR="009B6ECF" w:rsidRPr="00A87811" w:rsidRDefault="009B6ECF" w:rsidP="00AE7D74">
            <w:pPr>
              <w:spacing w:after="0"/>
              <w:jc w:val="center"/>
              <w:rPr>
                <w:sz w:val="18"/>
                <w:szCs w:val="18"/>
              </w:rPr>
            </w:pPr>
            <w:r w:rsidRPr="00A87811">
              <w:rPr>
                <w:sz w:val="18"/>
                <w:szCs w:val="18"/>
              </w:rPr>
              <w:t>BS, IE</w:t>
            </w:r>
          </w:p>
        </w:tc>
        <w:tc>
          <w:tcPr>
            <w:tcW w:w="270" w:type="pct"/>
            <w:tcBorders>
              <w:top w:val="nil"/>
              <w:left w:val="nil"/>
              <w:right w:val="nil"/>
            </w:tcBorders>
            <w:shd w:val="clear" w:color="auto" w:fill="auto"/>
            <w:vAlign w:val="bottom"/>
          </w:tcPr>
          <w:p w14:paraId="57C5DCE9" w14:textId="77777777" w:rsidR="009B6ECF" w:rsidRPr="00A87811" w:rsidRDefault="009B6ECF" w:rsidP="00AE7D74">
            <w:pPr>
              <w:spacing w:after="0"/>
              <w:jc w:val="center"/>
              <w:rPr>
                <w:sz w:val="18"/>
                <w:szCs w:val="18"/>
              </w:rPr>
            </w:pPr>
            <w:r w:rsidRPr="00A87811">
              <w:rPr>
                <w:sz w:val="18"/>
                <w:szCs w:val="18"/>
              </w:rPr>
              <w:t>BEG</w:t>
            </w:r>
          </w:p>
        </w:tc>
        <w:tc>
          <w:tcPr>
            <w:tcW w:w="535" w:type="pct"/>
            <w:tcBorders>
              <w:top w:val="nil"/>
              <w:left w:val="nil"/>
              <w:right w:val="nil"/>
            </w:tcBorders>
            <w:shd w:val="clear" w:color="auto" w:fill="auto"/>
            <w:noWrap/>
            <w:tcMar>
              <w:top w:w="15" w:type="dxa"/>
              <w:left w:w="15" w:type="dxa"/>
              <w:bottom w:w="0" w:type="dxa"/>
              <w:right w:w="15" w:type="dxa"/>
            </w:tcMar>
            <w:vAlign w:val="bottom"/>
          </w:tcPr>
          <w:p w14:paraId="5CB8CA42" w14:textId="77777777" w:rsidR="009B6ECF" w:rsidRPr="00A87811" w:rsidDel="00B94A76" w:rsidRDefault="009B6ECF" w:rsidP="00AE7D74">
            <w:pPr>
              <w:spacing w:after="0"/>
              <w:jc w:val="center"/>
              <w:rPr>
                <w:sz w:val="18"/>
                <w:szCs w:val="18"/>
              </w:rPr>
            </w:pPr>
            <w:r w:rsidRPr="00A87811">
              <w:rPr>
                <w:sz w:val="18"/>
                <w:szCs w:val="18"/>
              </w:rPr>
              <w:t>3,300–9,800</w:t>
            </w:r>
          </w:p>
        </w:tc>
        <w:tc>
          <w:tcPr>
            <w:tcW w:w="435" w:type="pct"/>
            <w:tcBorders>
              <w:top w:val="nil"/>
            </w:tcBorders>
            <w:shd w:val="clear" w:color="auto" w:fill="auto"/>
            <w:vAlign w:val="bottom"/>
          </w:tcPr>
          <w:p w14:paraId="38342A3B" w14:textId="77777777" w:rsidR="009B6ECF" w:rsidRPr="00A87811" w:rsidRDefault="009B6ECF" w:rsidP="00AE7D74">
            <w:pPr>
              <w:spacing w:after="0"/>
              <w:jc w:val="center"/>
              <w:rPr>
                <w:sz w:val="18"/>
                <w:szCs w:val="18"/>
              </w:rPr>
            </w:pPr>
            <w:r w:rsidRPr="00A87811">
              <w:rPr>
                <w:sz w:val="18"/>
                <w:szCs w:val="18"/>
              </w:rPr>
              <w:t>1994</w:t>
            </w:r>
          </w:p>
        </w:tc>
        <w:tc>
          <w:tcPr>
            <w:tcW w:w="300" w:type="pct"/>
            <w:tcBorders>
              <w:top w:val="nil"/>
              <w:right w:val="nil"/>
            </w:tcBorders>
            <w:shd w:val="clear" w:color="auto" w:fill="auto"/>
            <w:noWrap/>
            <w:tcMar>
              <w:top w:w="15" w:type="dxa"/>
              <w:left w:w="15" w:type="dxa"/>
              <w:bottom w:w="0" w:type="dxa"/>
              <w:right w:w="15" w:type="dxa"/>
            </w:tcMar>
            <w:vAlign w:val="bottom"/>
          </w:tcPr>
          <w:p w14:paraId="4444F49F" w14:textId="77777777" w:rsidR="009B6ECF" w:rsidRPr="00AD3E27" w:rsidRDefault="009B6ECF" w:rsidP="00AE7D74">
            <w:pPr>
              <w:spacing w:after="0"/>
              <w:jc w:val="center"/>
              <w:rPr>
                <w:sz w:val="18"/>
                <w:szCs w:val="18"/>
              </w:rPr>
            </w:pPr>
            <w:r w:rsidRPr="00AD3E27">
              <w:rPr>
                <w:sz w:val="18"/>
                <w:szCs w:val="18"/>
              </w:rPr>
              <w:t>8,226</w:t>
            </w:r>
          </w:p>
        </w:tc>
        <w:tc>
          <w:tcPr>
            <w:tcW w:w="301" w:type="pct"/>
            <w:tcBorders>
              <w:top w:val="nil"/>
              <w:left w:val="nil"/>
              <w:right w:val="nil"/>
            </w:tcBorders>
            <w:shd w:val="clear" w:color="auto" w:fill="auto"/>
            <w:noWrap/>
            <w:tcMar>
              <w:top w:w="15" w:type="dxa"/>
              <w:left w:w="15" w:type="dxa"/>
              <w:bottom w:w="0" w:type="dxa"/>
              <w:right w:w="15" w:type="dxa"/>
            </w:tcMar>
            <w:vAlign w:val="bottom"/>
          </w:tcPr>
          <w:p w14:paraId="246953C7" w14:textId="77777777" w:rsidR="009B6ECF" w:rsidRPr="00AD3E27" w:rsidRDefault="009B6ECF" w:rsidP="00AE7D74">
            <w:pPr>
              <w:spacing w:after="0"/>
              <w:jc w:val="center"/>
              <w:rPr>
                <w:sz w:val="18"/>
                <w:szCs w:val="18"/>
              </w:rPr>
            </w:pPr>
            <w:r w:rsidRPr="00AD3E27">
              <w:rPr>
                <w:sz w:val="18"/>
                <w:szCs w:val="18"/>
              </w:rPr>
              <w:t>7,062</w:t>
            </w:r>
          </w:p>
        </w:tc>
        <w:tc>
          <w:tcPr>
            <w:tcW w:w="301" w:type="pct"/>
            <w:tcBorders>
              <w:top w:val="nil"/>
              <w:left w:val="nil"/>
              <w:right w:val="nil"/>
            </w:tcBorders>
            <w:shd w:val="clear" w:color="auto" w:fill="auto"/>
            <w:noWrap/>
            <w:tcMar>
              <w:top w:w="15" w:type="dxa"/>
              <w:left w:w="15" w:type="dxa"/>
              <w:bottom w:w="0" w:type="dxa"/>
              <w:right w:w="15" w:type="dxa"/>
            </w:tcMar>
            <w:vAlign w:val="bottom"/>
          </w:tcPr>
          <w:p w14:paraId="77BFAEDD" w14:textId="77777777" w:rsidR="009B6ECF" w:rsidRPr="00AD3E27" w:rsidRDefault="009B6ECF" w:rsidP="00AE7D74">
            <w:pPr>
              <w:spacing w:after="0"/>
              <w:jc w:val="center"/>
              <w:rPr>
                <w:sz w:val="18"/>
                <w:szCs w:val="18"/>
              </w:rPr>
            </w:pPr>
            <w:r w:rsidRPr="00AD3E27">
              <w:rPr>
                <w:sz w:val="18"/>
                <w:szCs w:val="18"/>
              </w:rPr>
              <w:t>6,177</w:t>
            </w:r>
          </w:p>
        </w:tc>
        <w:tc>
          <w:tcPr>
            <w:tcW w:w="301" w:type="pct"/>
            <w:tcBorders>
              <w:top w:val="nil"/>
              <w:left w:val="nil"/>
              <w:right w:val="nil"/>
            </w:tcBorders>
            <w:shd w:val="clear" w:color="auto" w:fill="auto"/>
            <w:noWrap/>
            <w:tcMar>
              <w:top w:w="15" w:type="dxa"/>
              <w:left w:w="15" w:type="dxa"/>
              <w:bottom w:w="0" w:type="dxa"/>
              <w:right w:w="15" w:type="dxa"/>
            </w:tcMar>
            <w:vAlign w:val="bottom"/>
          </w:tcPr>
          <w:p w14:paraId="0FA44F9F" w14:textId="77777777" w:rsidR="009B6ECF" w:rsidRPr="00AD3E27" w:rsidRDefault="009B6ECF" w:rsidP="00AE7D74">
            <w:pPr>
              <w:spacing w:after="0"/>
              <w:jc w:val="center"/>
              <w:rPr>
                <w:sz w:val="18"/>
                <w:szCs w:val="18"/>
              </w:rPr>
            </w:pPr>
            <w:r w:rsidRPr="00AD3E27">
              <w:rPr>
                <w:sz w:val="18"/>
                <w:szCs w:val="18"/>
              </w:rPr>
              <w:t>4,122</w:t>
            </w:r>
          </w:p>
        </w:tc>
        <w:tc>
          <w:tcPr>
            <w:tcW w:w="301" w:type="pct"/>
            <w:tcBorders>
              <w:top w:val="nil"/>
              <w:left w:val="nil"/>
              <w:right w:val="nil"/>
            </w:tcBorders>
            <w:shd w:val="clear" w:color="auto" w:fill="auto"/>
            <w:noWrap/>
            <w:tcMar>
              <w:top w:w="15" w:type="dxa"/>
              <w:left w:w="15" w:type="dxa"/>
              <w:bottom w:w="0" w:type="dxa"/>
              <w:right w:w="15" w:type="dxa"/>
            </w:tcMar>
            <w:vAlign w:val="bottom"/>
          </w:tcPr>
          <w:p w14:paraId="2D8F39A4" w14:textId="77777777" w:rsidR="009B6ECF" w:rsidRPr="00AD3E27" w:rsidRDefault="009B6ECF" w:rsidP="00AE7D74">
            <w:pPr>
              <w:spacing w:after="0"/>
              <w:jc w:val="center"/>
              <w:rPr>
                <w:sz w:val="18"/>
                <w:szCs w:val="18"/>
              </w:rPr>
            </w:pPr>
            <w:r w:rsidRPr="00AD3E27">
              <w:rPr>
                <w:sz w:val="18"/>
                <w:szCs w:val="18"/>
              </w:rPr>
              <w:t>6,198</w:t>
            </w:r>
          </w:p>
        </w:tc>
        <w:tc>
          <w:tcPr>
            <w:tcW w:w="301" w:type="pct"/>
            <w:tcBorders>
              <w:top w:val="nil"/>
              <w:left w:val="nil"/>
              <w:right w:val="nil"/>
            </w:tcBorders>
            <w:shd w:val="clear" w:color="auto" w:fill="auto"/>
            <w:vAlign w:val="bottom"/>
          </w:tcPr>
          <w:p w14:paraId="6AA308DD" w14:textId="77777777" w:rsidR="009B6ECF" w:rsidRPr="00AD3E27" w:rsidRDefault="009B6ECF" w:rsidP="00AE7D74">
            <w:pPr>
              <w:spacing w:after="0"/>
              <w:jc w:val="center"/>
              <w:rPr>
                <w:color w:val="000000"/>
                <w:sz w:val="18"/>
                <w:szCs w:val="18"/>
              </w:rPr>
            </w:pPr>
            <w:r w:rsidRPr="00AD3E27">
              <w:rPr>
                <w:sz w:val="18"/>
                <w:szCs w:val="18"/>
              </w:rPr>
              <w:t>10,381</w:t>
            </w:r>
          </w:p>
        </w:tc>
        <w:tc>
          <w:tcPr>
            <w:tcW w:w="547" w:type="pct"/>
            <w:tcBorders>
              <w:top w:val="nil"/>
              <w:left w:val="nil"/>
              <w:right w:val="nil"/>
            </w:tcBorders>
            <w:shd w:val="clear" w:color="auto" w:fill="auto"/>
            <w:noWrap/>
            <w:tcMar>
              <w:top w:w="15" w:type="dxa"/>
              <w:left w:w="15" w:type="dxa"/>
              <w:bottom w:w="0" w:type="dxa"/>
              <w:right w:w="15" w:type="dxa"/>
            </w:tcMar>
            <w:vAlign w:val="bottom"/>
          </w:tcPr>
          <w:p w14:paraId="0B9800A6"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 xml:space="preserve">Change to </w:t>
            </w:r>
            <w:r>
              <w:rPr>
                <w:rFonts w:eastAsia="Arial Unicode MS"/>
                <w:b/>
                <w:sz w:val="18"/>
                <w:szCs w:val="18"/>
              </w:rPr>
              <w:t>S</w:t>
            </w:r>
            <w:r w:rsidRPr="00A87811">
              <w:rPr>
                <w:rFonts w:eastAsia="Arial Unicode MS"/>
                <w:b/>
                <w:sz w:val="18"/>
                <w:szCs w:val="18"/>
              </w:rPr>
              <w:t>EG</w:t>
            </w:r>
          </w:p>
          <w:p w14:paraId="615D852B" w14:textId="77777777" w:rsidR="009B6ECF" w:rsidRPr="00A87811" w:rsidRDefault="009B6ECF" w:rsidP="00AE7D74">
            <w:pPr>
              <w:spacing w:after="0"/>
              <w:jc w:val="center"/>
              <w:rPr>
                <w:rFonts w:eastAsia="Arial Unicode MS"/>
                <w:sz w:val="18"/>
                <w:szCs w:val="18"/>
                <w:vertAlign w:val="superscript"/>
                <w:lang w:val="de-DE"/>
              </w:rPr>
            </w:pPr>
            <w:r>
              <w:rPr>
                <w:rFonts w:eastAsia="Arial Unicode MS"/>
                <w:b/>
                <w:sz w:val="18"/>
                <w:szCs w:val="18"/>
              </w:rPr>
              <w:t>3,800</w:t>
            </w:r>
            <w:r w:rsidRPr="00A87811">
              <w:rPr>
                <w:rFonts w:eastAsia="Arial Unicode MS"/>
                <w:b/>
                <w:sz w:val="18"/>
                <w:szCs w:val="18"/>
              </w:rPr>
              <w:t>–</w:t>
            </w:r>
            <w:r>
              <w:rPr>
                <w:rFonts w:eastAsia="Arial Unicode MS"/>
                <w:b/>
                <w:sz w:val="18"/>
                <w:szCs w:val="18"/>
              </w:rPr>
              <w:t>9</w:t>
            </w:r>
            <w:r w:rsidRPr="00A87811">
              <w:rPr>
                <w:rFonts w:eastAsia="Arial Unicode MS"/>
                <w:b/>
                <w:sz w:val="18"/>
                <w:szCs w:val="18"/>
              </w:rPr>
              <w:t>,</w:t>
            </w:r>
            <w:r>
              <w:rPr>
                <w:rFonts w:eastAsia="Arial Unicode MS"/>
                <w:b/>
                <w:sz w:val="18"/>
                <w:szCs w:val="18"/>
              </w:rPr>
              <w:t>60</w:t>
            </w:r>
            <w:r w:rsidRPr="00A87811">
              <w:rPr>
                <w:rFonts w:eastAsia="Arial Unicode MS"/>
                <w:b/>
                <w:sz w:val="18"/>
                <w:szCs w:val="18"/>
              </w:rPr>
              <w:t>0</w:t>
            </w:r>
          </w:p>
        </w:tc>
      </w:tr>
      <w:bookmarkEnd w:id="31"/>
      <w:tr w:rsidR="009B6ECF" w:rsidRPr="00A87811" w14:paraId="28270B21" w14:textId="77777777" w:rsidTr="00AE7D74">
        <w:trPr>
          <w:trHeight w:val="378"/>
        </w:trPr>
        <w:tc>
          <w:tcPr>
            <w:tcW w:w="719" w:type="pct"/>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08FD943B" w14:textId="77777777" w:rsidR="009B6ECF" w:rsidRPr="00A87811" w:rsidRDefault="009B6ECF" w:rsidP="00AE7D74">
            <w:pPr>
              <w:spacing w:after="0"/>
              <w:rPr>
                <w:sz w:val="18"/>
                <w:szCs w:val="18"/>
              </w:rPr>
            </w:pPr>
            <w:proofErr w:type="spellStart"/>
            <w:r w:rsidRPr="00A87811">
              <w:rPr>
                <w:sz w:val="18"/>
                <w:szCs w:val="18"/>
              </w:rPr>
              <w:t>Tsiu-Tsivat</w:t>
            </w:r>
            <w:proofErr w:type="spellEnd"/>
            <w:r w:rsidRPr="00A87811">
              <w:rPr>
                <w:sz w:val="18"/>
                <w:szCs w:val="18"/>
              </w:rPr>
              <w:t xml:space="preserve"> rivers</w:t>
            </w:r>
          </w:p>
        </w:tc>
        <w:tc>
          <w:tcPr>
            <w:tcW w:w="690" w:type="pct"/>
            <w:tcBorders>
              <w:top w:val="nil"/>
              <w:left w:val="nil"/>
              <w:bottom w:val="single" w:sz="4" w:space="0" w:color="auto"/>
              <w:right w:val="nil"/>
            </w:tcBorders>
            <w:shd w:val="clear" w:color="auto" w:fill="auto"/>
            <w:vAlign w:val="bottom"/>
          </w:tcPr>
          <w:p w14:paraId="032C46F9" w14:textId="77777777" w:rsidR="009B6ECF" w:rsidRPr="00A87811" w:rsidRDefault="009B6ECF" w:rsidP="00AE7D74">
            <w:pPr>
              <w:spacing w:after="0"/>
              <w:jc w:val="center"/>
              <w:rPr>
                <w:sz w:val="18"/>
                <w:szCs w:val="18"/>
              </w:rPr>
            </w:pPr>
            <w:r w:rsidRPr="00A87811">
              <w:rPr>
                <w:sz w:val="18"/>
                <w:szCs w:val="18"/>
              </w:rPr>
              <w:t>AS, IE</w:t>
            </w:r>
          </w:p>
        </w:tc>
        <w:tc>
          <w:tcPr>
            <w:tcW w:w="270" w:type="pct"/>
            <w:tcBorders>
              <w:top w:val="nil"/>
              <w:left w:val="nil"/>
              <w:bottom w:val="single" w:sz="4" w:space="0" w:color="auto"/>
              <w:right w:val="nil"/>
            </w:tcBorders>
            <w:shd w:val="clear" w:color="auto" w:fill="auto"/>
            <w:vAlign w:val="bottom"/>
          </w:tcPr>
          <w:p w14:paraId="54AB6006" w14:textId="77777777" w:rsidR="009B6ECF" w:rsidRPr="00A87811" w:rsidRDefault="009B6ECF" w:rsidP="00AE7D74">
            <w:pPr>
              <w:spacing w:after="0"/>
              <w:jc w:val="center"/>
              <w:rPr>
                <w:sz w:val="18"/>
                <w:szCs w:val="18"/>
              </w:rPr>
            </w:pPr>
            <w:r>
              <w:rPr>
                <w:sz w:val="18"/>
                <w:szCs w:val="18"/>
              </w:rPr>
              <w:t>S</w:t>
            </w:r>
            <w:r w:rsidRPr="00A87811">
              <w:rPr>
                <w:sz w:val="18"/>
                <w:szCs w:val="18"/>
              </w:rPr>
              <w:t>EG</w:t>
            </w:r>
          </w:p>
        </w:tc>
        <w:tc>
          <w:tcPr>
            <w:tcW w:w="535"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4D8FAE68" w14:textId="77777777" w:rsidR="009B6ECF" w:rsidRPr="00A87811" w:rsidDel="00B94A76" w:rsidRDefault="009B6ECF" w:rsidP="00AE7D74">
            <w:pPr>
              <w:spacing w:after="0"/>
              <w:jc w:val="center"/>
              <w:rPr>
                <w:sz w:val="18"/>
                <w:szCs w:val="18"/>
              </w:rPr>
            </w:pPr>
            <w:r w:rsidRPr="00A87811">
              <w:rPr>
                <w:sz w:val="18"/>
                <w:szCs w:val="18"/>
              </w:rPr>
              <w:t>10,000–29,000</w:t>
            </w:r>
          </w:p>
        </w:tc>
        <w:tc>
          <w:tcPr>
            <w:tcW w:w="435" w:type="pct"/>
            <w:tcBorders>
              <w:top w:val="nil"/>
              <w:bottom w:val="single" w:sz="4" w:space="0" w:color="auto"/>
            </w:tcBorders>
            <w:shd w:val="clear" w:color="auto" w:fill="auto"/>
            <w:vAlign w:val="bottom"/>
          </w:tcPr>
          <w:p w14:paraId="1C22AFAA" w14:textId="77777777" w:rsidR="009B6ECF" w:rsidRPr="00A87811" w:rsidRDefault="009B6ECF" w:rsidP="00AE7D74">
            <w:pPr>
              <w:spacing w:after="0"/>
              <w:jc w:val="center"/>
              <w:rPr>
                <w:sz w:val="18"/>
                <w:szCs w:val="18"/>
              </w:rPr>
            </w:pPr>
            <w:r>
              <w:rPr>
                <w:sz w:val="18"/>
                <w:szCs w:val="18"/>
              </w:rPr>
              <w:t>2018</w:t>
            </w:r>
          </w:p>
        </w:tc>
        <w:tc>
          <w:tcPr>
            <w:tcW w:w="300" w:type="pct"/>
            <w:tcBorders>
              <w:top w:val="nil"/>
              <w:bottom w:val="single" w:sz="4" w:space="0" w:color="auto"/>
              <w:right w:val="nil"/>
            </w:tcBorders>
            <w:shd w:val="clear" w:color="auto" w:fill="auto"/>
            <w:noWrap/>
            <w:tcMar>
              <w:top w:w="15" w:type="dxa"/>
              <w:left w:w="15" w:type="dxa"/>
              <w:bottom w:w="0" w:type="dxa"/>
              <w:right w:w="15" w:type="dxa"/>
            </w:tcMar>
            <w:vAlign w:val="bottom"/>
          </w:tcPr>
          <w:p w14:paraId="79B9C51A" w14:textId="77777777" w:rsidR="009B6ECF" w:rsidRPr="00AD3E27" w:rsidRDefault="009B6ECF" w:rsidP="00AE7D74">
            <w:pPr>
              <w:spacing w:after="0"/>
              <w:jc w:val="center"/>
              <w:rPr>
                <w:color w:val="000000"/>
                <w:sz w:val="18"/>
                <w:szCs w:val="18"/>
              </w:rPr>
            </w:pPr>
            <w:r w:rsidRPr="00AD3E27">
              <w:rPr>
                <w:sz w:val="18"/>
                <w:szCs w:val="18"/>
              </w:rPr>
              <w:t>27,000</w:t>
            </w:r>
          </w:p>
        </w:tc>
        <w:tc>
          <w:tcPr>
            <w:tcW w:w="30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6CB670F" w14:textId="77777777" w:rsidR="009B6ECF" w:rsidRPr="00AD3E27" w:rsidRDefault="009B6ECF" w:rsidP="00AE7D74">
            <w:pPr>
              <w:spacing w:after="0"/>
              <w:jc w:val="center"/>
              <w:rPr>
                <w:color w:val="000000"/>
                <w:sz w:val="18"/>
                <w:szCs w:val="18"/>
              </w:rPr>
            </w:pPr>
            <w:r w:rsidRPr="00AD3E27">
              <w:rPr>
                <w:sz w:val="18"/>
                <w:szCs w:val="18"/>
              </w:rPr>
              <w:t>19,500</w:t>
            </w:r>
          </w:p>
        </w:tc>
        <w:tc>
          <w:tcPr>
            <w:tcW w:w="30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43DAAF4" w14:textId="77777777" w:rsidR="009B6ECF" w:rsidRPr="00AD3E27" w:rsidRDefault="009B6ECF" w:rsidP="00AE7D74">
            <w:pPr>
              <w:spacing w:after="0"/>
              <w:jc w:val="center"/>
              <w:rPr>
                <w:color w:val="000000"/>
                <w:sz w:val="18"/>
                <w:szCs w:val="18"/>
              </w:rPr>
            </w:pPr>
            <w:r w:rsidRPr="00AD3E27">
              <w:rPr>
                <w:sz w:val="18"/>
                <w:szCs w:val="18"/>
              </w:rPr>
              <w:t>31,000</w:t>
            </w:r>
          </w:p>
        </w:tc>
        <w:tc>
          <w:tcPr>
            <w:tcW w:w="30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CD419D2" w14:textId="77777777" w:rsidR="009B6ECF" w:rsidRPr="00AD3E27" w:rsidRDefault="009B6ECF" w:rsidP="00AE7D74">
            <w:pPr>
              <w:spacing w:after="0"/>
              <w:jc w:val="center"/>
              <w:rPr>
                <w:color w:val="000000"/>
                <w:sz w:val="18"/>
                <w:szCs w:val="18"/>
              </w:rPr>
            </w:pPr>
            <w:r w:rsidRPr="00AD3E27">
              <w:rPr>
                <w:sz w:val="18"/>
                <w:szCs w:val="18"/>
              </w:rPr>
              <w:t>38,000</w:t>
            </w:r>
          </w:p>
        </w:tc>
        <w:tc>
          <w:tcPr>
            <w:tcW w:w="30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1FEF7C8F" w14:textId="77777777" w:rsidR="009B6ECF" w:rsidRPr="00AD3E27" w:rsidRDefault="009B6ECF" w:rsidP="00AE7D74">
            <w:pPr>
              <w:spacing w:after="0"/>
              <w:jc w:val="center"/>
              <w:rPr>
                <w:color w:val="000000"/>
                <w:sz w:val="18"/>
                <w:szCs w:val="18"/>
              </w:rPr>
            </w:pPr>
            <w:r w:rsidRPr="00AD3E27">
              <w:rPr>
                <w:sz w:val="18"/>
                <w:szCs w:val="18"/>
              </w:rPr>
              <w:t>48,600</w:t>
            </w:r>
          </w:p>
        </w:tc>
        <w:tc>
          <w:tcPr>
            <w:tcW w:w="301" w:type="pct"/>
            <w:tcBorders>
              <w:top w:val="nil"/>
              <w:left w:val="nil"/>
              <w:bottom w:val="single" w:sz="4" w:space="0" w:color="auto"/>
              <w:right w:val="nil"/>
            </w:tcBorders>
            <w:shd w:val="clear" w:color="auto" w:fill="auto"/>
            <w:vAlign w:val="bottom"/>
          </w:tcPr>
          <w:p w14:paraId="418A49C0" w14:textId="77777777" w:rsidR="009B6ECF" w:rsidRPr="00AD3E27" w:rsidRDefault="009B6ECF" w:rsidP="00AE7D74">
            <w:pPr>
              <w:spacing w:after="0"/>
              <w:jc w:val="center"/>
              <w:rPr>
                <w:color w:val="000000"/>
                <w:sz w:val="18"/>
                <w:szCs w:val="18"/>
              </w:rPr>
            </w:pPr>
            <w:proofErr w:type="spellStart"/>
            <w:r w:rsidRPr="00AD3E27">
              <w:rPr>
                <w:sz w:val="18"/>
                <w:szCs w:val="18"/>
              </w:rPr>
              <w:t>NS</w:t>
            </w:r>
            <w:r>
              <w:rPr>
                <w:sz w:val="18"/>
                <w:szCs w:val="18"/>
                <w:vertAlign w:val="superscript"/>
              </w:rPr>
              <w:t>d</w:t>
            </w:r>
            <w:proofErr w:type="spellEnd"/>
          </w:p>
        </w:tc>
        <w:tc>
          <w:tcPr>
            <w:tcW w:w="547"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713C0F62" w14:textId="77777777" w:rsidR="009B6ECF" w:rsidRPr="00A87811" w:rsidRDefault="009B6ECF" w:rsidP="00AE7D74">
            <w:pPr>
              <w:spacing w:after="0"/>
              <w:jc w:val="center"/>
              <w:rPr>
                <w:rFonts w:eastAsia="Arial Unicode MS"/>
                <w:b/>
                <w:sz w:val="18"/>
                <w:szCs w:val="18"/>
                <w:vertAlign w:val="superscript"/>
                <w:lang w:val="de-DE"/>
              </w:rPr>
            </w:pPr>
            <w:r w:rsidRPr="00A87811">
              <w:rPr>
                <w:rFonts w:eastAsia="Arial Unicode MS"/>
                <w:sz w:val="18"/>
                <w:szCs w:val="18"/>
              </w:rPr>
              <w:t>No change</w:t>
            </w:r>
          </w:p>
        </w:tc>
      </w:tr>
    </w:tbl>
    <w:p w14:paraId="0D68EC85" w14:textId="2EB0D974" w:rsidR="00B65801" w:rsidRDefault="00B65801" w:rsidP="00B65801">
      <w:pPr>
        <w:spacing w:before="60" w:after="60"/>
        <w:ind w:left="432" w:hanging="432"/>
        <w:rPr>
          <w:sz w:val="18"/>
          <w:szCs w:val="18"/>
        </w:rPr>
      </w:pPr>
      <w:r w:rsidRPr="002C10ED">
        <w:rPr>
          <w:i/>
          <w:sz w:val="18"/>
          <w:szCs w:val="18"/>
        </w:rPr>
        <w:t>Note:</w:t>
      </w:r>
      <w:r w:rsidRPr="005713FD">
        <w:rPr>
          <w:sz w:val="18"/>
          <w:szCs w:val="18"/>
        </w:rPr>
        <w:t xml:space="preserve"> AS = aerial survey, FS = foot survey, BS = boat survey, HS = helicopter survey, IE = index escapement, MR = mark–recapture, </w:t>
      </w:r>
      <w:r>
        <w:rPr>
          <w:sz w:val="18"/>
          <w:szCs w:val="18"/>
        </w:rPr>
        <w:t xml:space="preserve">BEG = biological escapement goal, </w:t>
      </w:r>
    </w:p>
    <w:p w14:paraId="0D466630" w14:textId="5C89E1E7" w:rsidR="00B65801" w:rsidRPr="005713FD" w:rsidRDefault="00B65801" w:rsidP="00B65801">
      <w:pPr>
        <w:spacing w:before="60" w:after="60"/>
        <w:ind w:left="432"/>
        <w:rPr>
          <w:sz w:val="18"/>
          <w:szCs w:val="18"/>
        </w:rPr>
      </w:pPr>
      <w:r>
        <w:rPr>
          <w:sz w:val="18"/>
          <w:szCs w:val="18"/>
        </w:rPr>
        <w:t xml:space="preserve">SEG = sustainable escapement goal, </w:t>
      </w:r>
      <w:r w:rsidR="000A5E9C" w:rsidRPr="000A5E9C">
        <w:rPr>
          <w:sz w:val="18"/>
          <w:szCs w:val="18"/>
        </w:rPr>
        <w:t>NC = no count; NS = no survey</w:t>
      </w:r>
      <w:r w:rsidRPr="005713FD">
        <w:rPr>
          <w:sz w:val="18"/>
          <w:szCs w:val="18"/>
        </w:rPr>
        <w:t xml:space="preserve">; </w:t>
      </w:r>
      <w:r w:rsidRPr="005713FD">
        <w:rPr>
          <w:sz w:val="18"/>
          <w:szCs w:val="18"/>
          <w:shd w:val="clear" w:color="auto" w:fill="D9D9D9"/>
        </w:rPr>
        <w:t>gray cells</w:t>
      </w:r>
      <w:r w:rsidRPr="005713FD">
        <w:rPr>
          <w:sz w:val="18"/>
          <w:szCs w:val="18"/>
        </w:rPr>
        <w:t xml:space="preserve"> indicate lower bound of the escapement goal not met.</w:t>
      </w:r>
    </w:p>
    <w:p w14:paraId="60CAF7EF" w14:textId="4ADBD8F8" w:rsidR="00B65801" w:rsidRPr="002C10ED" w:rsidRDefault="00B65801" w:rsidP="002C10ED">
      <w:pPr>
        <w:pStyle w:val="Table-Footnote"/>
        <w:rPr>
          <w:sz w:val="18"/>
        </w:rPr>
      </w:pPr>
      <w:r w:rsidRPr="002C10ED">
        <w:rPr>
          <w:sz w:val="18"/>
          <w:vertAlign w:val="superscript"/>
        </w:rPr>
        <w:t>a</w:t>
      </w:r>
      <w:r w:rsidRPr="002C10ED">
        <w:rPr>
          <w:sz w:val="18"/>
        </w:rPr>
        <w:t xml:space="preserve"> Klawock coho salmon escapement goal was officially adopted in 2013, but escapement was managed for this goal beginning in 2007.</w:t>
      </w:r>
    </w:p>
    <w:p w14:paraId="65966403" w14:textId="48ADB3E9" w:rsidR="00B65801" w:rsidRDefault="00B65801" w:rsidP="002C10ED">
      <w:pPr>
        <w:pStyle w:val="Table-Footnote"/>
        <w:rPr>
          <w:sz w:val="18"/>
        </w:rPr>
      </w:pPr>
      <w:r w:rsidRPr="002C10ED">
        <w:rPr>
          <w:sz w:val="18"/>
          <w:vertAlign w:val="superscript"/>
        </w:rPr>
        <w:t>b</w:t>
      </w:r>
      <w:r w:rsidRPr="002C10ED">
        <w:rPr>
          <w:sz w:val="18"/>
        </w:rPr>
        <w:t xml:space="preserve"> Preliminary estimate pending publication of final report.</w:t>
      </w:r>
    </w:p>
    <w:p w14:paraId="46118806" w14:textId="77777777" w:rsidR="0017548F" w:rsidRPr="0017548F" w:rsidRDefault="0017548F" w:rsidP="0017548F">
      <w:pPr>
        <w:tabs>
          <w:tab w:val="left" w:pos="2734"/>
          <w:tab w:val="left" w:pos="5054"/>
          <w:tab w:val="left" w:pos="6414"/>
          <w:tab w:val="left" w:pos="7382"/>
          <w:tab w:val="left" w:pos="8334"/>
          <w:tab w:val="left" w:pos="9558"/>
          <w:tab w:val="left" w:pos="10908"/>
          <w:tab w:val="left" w:pos="12348"/>
        </w:tabs>
        <w:spacing w:after="0" w:line="276" w:lineRule="auto"/>
        <w:ind w:left="432" w:hanging="432"/>
        <w:jc w:val="left"/>
        <w:rPr>
          <w:rFonts w:eastAsiaTheme="minorHAnsi" w:cstheme="minorBidi"/>
          <w:sz w:val="18"/>
          <w:szCs w:val="18"/>
        </w:rPr>
      </w:pPr>
      <w:r w:rsidRPr="0017548F">
        <w:rPr>
          <w:rFonts w:eastAsiaTheme="minorHAnsi" w:cstheme="minorBidi"/>
          <w:sz w:val="18"/>
          <w:szCs w:val="18"/>
          <w:vertAlign w:val="superscript"/>
        </w:rPr>
        <w:t>c</w:t>
      </w:r>
      <w:r w:rsidRPr="0017548F">
        <w:rPr>
          <w:rFonts w:eastAsiaTheme="minorHAnsi" w:cstheme="minorBidi"/>
          <w:sz w:val="18"/>
          <w:szCs w:val="18"/>
        </w:rPr>
        <w:t xml:space="preserve"> In 2019, a coho salmon survey was conducted at Peterson Creek; however, river conditions precluded a valid count (index of escapement) from being obtained.</w:t>
      </w:r>
    </w:p>
    <w:p w14:paraId="3A48A574" w14:textId="299C3907" w:rsidR="0017548F" w:rsidRPr="0017548F" w:rsidRDefault="0017548F" w:rsidP="0017548F">
      <w:r w:rsidRPr="0017548F">
        <w:rPr>
          <w:rFonts w:eastAsiaTheme="minorHAnsi" w:cstheme="minorBidi"/>
          <w:sz w:val="18"/>
          <w:szCs w:val="18"/>
          <w:vertAlign w:val="superscript"/>
        </w:rPr>
        <w:t>d</w:t>
      </w:r>
      <w:r w:rsidRPr="0017548F">
        <w:rPr>
          <w:rFonts w:eastAsiaTheme="minorHAnsi" w:cstheme="minorBidi"/>
          <w:sz w:val="18"/>
          <w:szCs w:val="18"/>
        </w:rPr>
        <w:t xml:space="preserve"> In 2019, no peak index survey available for </w:t>
      </w:r>
      <w:proofErr w:type="spellStart"/>
      <w:r w:rsidRPr="0017548F">
        <w:rPr>
          <w:rFonts w:eastAsiaTheme="minorHAnsi" w:cstheme="minorBidi"/>
          <w:sz w:val="18"/>
          <w:szCs w:val="18"/>
        </w:rPr>
        <w:t>Tsiu</w:t>
      </w:r>
      <w:proofErr w:type="spellEnd"/>
      <w:r w:rsidRPr="0017548F">
        <w:rPr>
          <w:rFonts w:eastAsiaTheme="minorHAnsi" w:cstheme="minorBidi"/>
          <w:sz w:val="18"/>
          <w:szCs w:val="18"/>
        </w:rPr>
        <w:t>/</w:t>
      </w:r>
      <w:proofErr w:type="spellStart"/>
      <w:r w:rsidRPr="0017548F">
        <w:rPr>
          <w:rFonts w:eastAsiaTheme="minorHAnsi" w:cstheme="minorBidi"/>
          <w:sz w:val="18"/>
          <w:szCs w:val="18"/>
        </w:rPr>
        <w:t>Tsivat</w:t>
      </w:r>
      <w:proofErr w:type="spellEnd"/>
      <w:r w:rsidRPr="0017548F">
        <w:rPr>
          <w:rFonts w:eastAsiaTheme="minorHAnsi" w:cstheme="minorBidi"/>
          <w:sz w:val="18"/>
          <w:szCs w:val="18"/>
        </w:rPr>
        <w:t xml:space="preserve"> river </w:t>
      </w:r>
      <w:proofErr w:type="spellStart"/>
      <w:r w:rsidRPr="0017548F">
        <w:rPr>
          <w:rFonts w:eastAsiaTheme="minorHAnsi" w:cstheme="minorBidi"/>
          <w:sz w:val="18"/>
          <w:szCs w:val="18"/>
        </w:rPr>
        <w:t>coho</w:t>
      </w:r>
      <w:proofErr w:type="spellEnd"/>
      <w:r w:rsidRPr="0017548F">
        <w:rPr>
          <w:rFonts w:eastAsiaTheme="minorHAnsi" w:cstheme="minorBidi"/>
          <w:sz w:val="18"/>
          <w:szCs w:val="18"/>
        </w:rPr>
        <w:t xml:space="preserve"> salmon due to lack of available aircraft.</w:t>
      </w:r>
    </w:p>
    <w:p w14:paraId="5587BF46" w14:textId="77777777" w:rsidR="00B65801" w:rsidRPr="005713FD" w:rsidRDefault="00B65801" w:rsidP="00B65801">
      <w:pPr>
        <w:rPr>
          <w:sz w:val="18"/>
          <w:szCs w:val="18"/>
        </w:rPr>
      </w:pPr>
      <w:r w:rsidRPr="005713FD">
        <w:rPr>
          <w:sz w:val="18"/>
          <w:szCs w:val="18"/>
        </w:rPr>
        <w:br w:type="page"/>
      </w:r>
    </w:p>
    <w:p w14:paraId="53C1C7C1" w14:textId="562C5E2F" w:rsidR="00695B1B" w:rsidRDefault="00695B1B" w:rsidP="00695B1B">
      <w:pPr>
        <w:pStyle w:val="Caption"/>
        <w:keepNext/>
      </w:pPr>
      <w:bookmarkStart w:id="32" w:name="_Toc51147329"/>
      <w:r>
        <w:lastRenderedPageBreak/>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4</w:t>
      </w:r>
      <w:r w:rsidR="00C0127A">
        <w:rPr>
          <w:noProof/>
        </w:rPr>
        <w:fldChar w:fldCharType="end"/>
      </w:r>
      <w:r w:rsidRPr="00692C0B">
        <w:t xml:space="preserve">.–Southeast Alaska pink salmon escapement goals, </w:t>
      </w:r>
      <w:r w:rsidR="004E0EA2" w:rsidRPr="00692C0B">
        <w:t>201</w:t>
      </w:r>
      <w:r w:rsidR="004E0EA2">
        <w:t>4</w:t>
      </w:r>
      <w:r w:rsidRPr="00692C0B">
        <w:t>–</w:t>
      </w:r>
      <w:r w:rsidR="004E0EA2" w:rsidRPr="00692C0B">
        <w:t>201</w:t>
      </w:r>
      <w:r w:rsidR="004E0EA2">
        <w:t>9</w:t>
      </w:r>
      <w:r w:rsidR="004E0EA2" w:rsidRPr="00692C0B">
        <w:t xml:space="preserve"> </w:t>
      </w:r>
      <w:r w:rsidR="0061517F" w:rsidRPr="005A75B9">
        <w:t>escapements,</w:t>
      </w:r>
      <w:r w:rsidRPr="00692C0B">
        <w:t xml:space="preserve"> and escapement goal recommendations.</w:t>
      </w:r>
      <w:bookmarkEnd w:id="32"/>
    </w:p>
    <w:tbl>
      <w:tblPr>
        <w:tblW w:w="5000" w:type="pct"/>
        <w:tblCellMar>
          <w:left w:w="0" w:type="dxa"/>
          <w:right w:w="0" w:type="dxa"/>
        </w:tblCellMar>
        <w:tblLook w:val="0000" w:firstRow="0" w:lastRow="0" w:firstColumn="0" w:lastColumn="0" w:noHBand="0" w:noVBand="0"/>
      </w:tblPr>
      <w:tblGrid>
        <w:gridCol w:w="2030"/>
        <w:gridCol w:w="1695"/>
        <w:gridCol w:w="630"/>
        <w:gridCol w:w="1316"/>
        <w:gridCol w:w="1057"/>
        <w:gridCol w:w="822"/>
        <w:gridCol w:w="822"/>
        <w:gridCol w:w="822"/>
        <w:gridCol w:w="822"/>
        <w:gridCol w:w="822"/>
        <w:gridCol w:w="822"/>
        <w:gridCol w:w="1300"/>
      </w:tblGrid>
      <w:tr w:rsidR="009B6ECF" w:rsidRPr="00A87811" w14:paraId="54042C12" w14:textId="77777777" w:rsidTr="00AE7D74">
        <w:trPr>
          <w:trHeight w:val="274"/>
        </w:trPr>
        <w:tc>
          <w:tcPr>
            <w:tcW w:w="705" w:type="pct"/>
            <w:vMerge w:val="restart"/>
            <w:tcBorders>
              <w:top w:val="single" w:sz="4" w:space="0" w:color="auto"/>
              <w:left w:val="nil"/>
              <w:right w:val="nil"/>
            </w:tcBorders>
            <w:noWrap/>
            <w:tcMar>
              <w:top w:w="15" w:type="dxa"/>
              <w:left w:w="15" w:type="dxa"/>
              <w:bottom w:w="0" w:type="dxa"/>
              <w:right w:w="15" w:type="dxa"/>
            </w:tcMar>
            <w:vAlign w:val="bottom"/>
          </w:tcPr>
          <w:p w14:paraId="3F2078B3" w14:textId="77777777" w:rsidR="009B6ECF" w:rsidRPr="00A87811" w:rsidRDefault="009B6ECF" w:rsidP="00AE7D74">
            <w:pPr>
              <w:spacing w:after="0"/>
              <w:rPr>
                <w:rFonts w:eastAsia="Arial Unicode MS"/>
                <w:b/>
                <w:sz w:val="18"/>
                <w:szCs w:val="18"/>
              </w:rPr>
            </w:pPr>
            <w:r w:rsidRPr="00A87811">
              <w:rPr>
                <w:b/>
                <w:sz w:val="18"/>
                <w:szCs w:val="18"/>
              </w:rPr>
              <w:t>System</w:t>
            </w:r>
          </w:p>
        </w:tc>
        <w:tc>
          <w:tcPr>
            <w:tcW w:w="667" w:type="pct"/>
            <w:vMerge w:val="restart"/>
            <w:tcBorders>
              <w:top w:val="single" w:sz="4" w:space="0" w:color="auto"/>
              <w:left w:val="nil"/>
              <w:right w:val="nil"/>
            </w:tcBorders>
            <w:vAlign w:val="bottom"/>
          </w:tcPr>
          <w:p w14:paraId="5BC32E3D"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Assessment</w:t>
            </w:r>
          </w:p>
          <w:p w14:paraId="69D1B160"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method</w:t>
            </w:r>
          </w:p>
        </w:tc>
        <w:tc>
          <w:tcPr>
            <w:tcW w:w="256" w:type="pct"/>
            <w:vMerge w:val="restart"/>
            <w:tcBorders>
              <w:top w:val="single" w:sz="4" w:space="0" w:color="auto"/>
              <w:left w:val="nil"/>
              <w:right w:val="nil"/>
            </w:tcBorders>
            <w:vAlign w:val="bottom"/>
          </w:tcPr>
          <w:p w14:paraId="2C8E9A33"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p w14:paraId="75BE66B3"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type</w:t>
            </w:r>
          </w:p>
        </w:tc>
        <w:tc>
          <w:tcPr>
            <w:tcW w:w="521" w:type="pct"/>
            <w:vMerge w:val="restart"/>
            <w:tcBorders>
              <w:top w:val="single" w:sz="4" w:space="0" w:color="auto"/>
              <w:left w:val="nil"/>
              <w:right w:val="nil"/>
            </w:tcBorders>
            <w:noWrap/>
            <w:tcMar>
              <w:top w:w="15" w:type="dxa"/>
              <w:left w:w="15" w:type="dxa"/>
              <w:bottom w:w="0" w:type="dxa"/>
              <w:right w:w="15" w:type="dxa"/>
            </w:tcMar>
            <w:vAlign w:val="bottom"/>
          </w:tcPr>
          <w:p w14:paraId="2476C881"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w:t>
            </w:r>
          </w:p>
          <w:p w14:paraId="7BF6D0DB"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tc>
        <w:tc>
          <w:tcPr>
            <w:tcW w:w="421" w:type="pct"/>
            <w:vMerge w:val="restart"/>
            <w:tcBorders>
              <w:top w:val="single" w:sz="4" w:space="0" w:color="auto"/>
              <w:left w:val="nil"/>
              <w:right w:val="nil"/>
            </w:tcBorders>
            <w:vAlign w:val="bottom"/>
          </w:tcPr>
          <w:p w14:paraId="46B75326" w14:textId="77777777" w:rsidR="009B6ECF" w:rsidRPr="00A87811" w:rsidRDefault="009B6ECF" w:rsidP="00AE7D74">
            <w:pPr>
              <w:spacing w:after="0"/>
              <w:jc w:val="center"/>
              <w:rPr>
                <w:b/>
                <w:sz w:val="18"/>
                <w:szCs w:val="18"/>
              </w:rPr>
            </w:pPr>
            <w:r w:rsidRPr="00A87811">
              <w:rPr>
                <w:b/>
                <w:sz w:val="18"/>
                <w:szCs w:val="18"/>
              </w:rPr>
              <w:t>Year</w:t>
            </w:r>
          </w:p>
          <w:p w14:paraId="01FDC0BC" w14:textId="77777777" w:rsidR="009B6ECF" w:rsidRPr="00A87811" w:rsidRDefault="009B6ECF" w:rsidP="00AE7D74">
            <w:pPr>
              <w:spacing w:after="0"/>
              <w:jc w:val="center"/>
              <w:rPr>
                <w:b/>
                <w:sz w:val="18"/>
                <w:szCs w:val="18"/>
              </w:rPr>
            </w:pPr>
            <w:r w:rsidRPr="00A87811">
              <w:rPr>
                <w:b/>
                <w:sz w:val="18"/>
                <w:szCs w:val="18"/>
              </w:rPr>
              <w:t>established</w:t>
            </w:r>
          </w:p>
        </w:tc>
        <w:tc>
          <w:tcPr>
            <w:tcW w:w="1980" w:type="pct"/>
            <w:gridSpan w:val="6"/>
            <w:tcBorders>
              <w:top w:val="single" w:sz="4" w:space="0" w:color="auto"/>
              <w:left w:val="nil"/>
              <w:right w:val="nil"/>
            </w:tcBorders>
            <w:noWrap/>
            <w:tcMar>
              <w:top w:w="15" w:type="dxa"/>
              <w:left w:w="15" w:type="dxa"/>
              <w:bottom w:w="0" w:type="dxa"/>
              <w:right w:w="15" w:type="dxa"/>
            </w:tcMar>
            <w:vAlign w:val="bottom"/>
          </w:tcPr>
          <w:p w14:paraId="7ED79D4C" w14:textId="77777777" w:rsidR="009B6ECF" w:rsidRPr="00A87811" w:rsidRDefault="009B6ECF" w:rsidP="00AE7D74">
            <w:pPr>
              <w:pBdr>
                <w:bottom w:val="single" w:sz="4" w:space="0" w:color="auto"/>
              </w:pBdr>
              <w:spacing w:after="0"/>
              <w:jc w:val="center"/>
              <w:rPr>
                <w:rFonts w:eastAsia="Arial Unicode MS"/>
                <w:b/>
                <w:sz w:val="18"/>
                <w:szCs w:val="18"/>
              </w:rPr>
            </w:pPr>
            <w:r w:rsidRPr="00A87811">
              <w:rPr>
                <w:b/>
                <w:sz w:val="18"/>
                <w:szCs w:val="18"/>
              </w:rPr>
              <w:t>Escapement</w:t>
            </w:r>
          </w:p>
        </w:tc>
        <w:tc>
          <w:tcPr>
            <w:tcW w:w="451" w:type="pct"/>
            <w:vMerge w:val="restart"/>
            <w:tcBorders>
              <w:top w:val="single" w:sz="4" w:space="0" w:color="auto"/>
              <w:left w:val="nil"/>
              <w:right w:val="nil"/>
            </w:tcBorders>
            <w:vAlign w:val="bottom"/>
          </w:tcPr>
          <w:p w14:paraId="30BA64DF"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 goal</w:t>
            </w:r>
          </w:p>
          <w:p w14:paraId="79BC9DF1" w14:textId="77777777" w:rsidR="009B6ECF" w:rsidRPr="00A87811" w:rsidRDefault="009B6ECF" w:rsidP="00AE7D74">
            <w:pPr>
              <w:spacing w:after="0"/>
              <w:jc w:val="center"/>
              <w:rPr>
                <w:b/>
                <w:sz w:val="18"/>
                <w:szCs w:val="18"/>
              </w:rPr>
            </w:pPr>
            <w:r w:rsidRPr="00A87811">
              <w:rPr>
                <w:rFonts w:eastAsia="Arial Unicode MS"/>
                <w:b/>
                <w:sz w:val="18"/>
                <w:szCs w:val="18"/>
              </w:rPr>
              <w:t>recommendation</w:t>
            </w:r>
          </w:p>
        </w:tc>
      </w:tr>
      <w:tr w:rsidR="009B6ECF" w:rsidRPr="00A87811" w14:paraId="01EA8C63" w14:textId="77777777" w:rsidTr="00AE7D74">
        <w:trPr>
          <w:trHeight w:val="274"/>
        </w:trPr>
        <w:tc>
          <w:tcPr>
            <w:tcW w:w="705" w:type="pct"/>
            <w:vMerge/>
            <w:tcBorders>
              <w:left w:val="nil"/>
              <w:bottom w:val="single" w:sz="4" w:space="0" w:color="auto"/>
              <w:right w:val="nil"/>
            </w:tcBorders>
            <w:noWrap/>
            <w:tcMar>
              <w:top w:w="15" w:type="dxa"/>
              <w:left w:w="15" w:type="dxa"/>
              <w:bottom w:w="0" w:type="dxa"/>
              <w:right w:w="15" w:type="dxa"/>
            </w:tcMar>
            <w:vAlign w:val="bottom"/>
          </w:tcPr>
          <w:p w14:paraId="3F1BA2C1" w14:textId="77777777" w:rsidR="009B6ECF" w:rsidRPr="00A87811" w:rsidRDefault="009B6ECF" w:rsidP="00AE7D74">
            <w:pPr>
              <w:spacing w:after="0"/>
              <w:rPr>
                <w:rFonts w:eastAsia="Arial Unicode MS"/>
                <w:sz w:val="18"/>
                <w:szCs w:val="18"/>
              </w:rPr>
            </w:pPr>
          </w:p>
        </w:tc>
        <w:tc>
          <w:tcPr>
            <w:tcW w:w="667" w:type="pct"/>
            <w:vMerge/>
            <w:tcBorders>
              <w:left w:val="nil"/>
              <w:bottom w:val="single" w:sz="4" w:space="0" w:color="auto"/>
              <w:right w:val="nil"/>
            </w:tcBorders>
          </w:tcPr>
          <w:p w14:paraId="223F9564" w14:textId="77777777" w:rsidR="009B6ECF" w:rsidRPr="00A87811" w:rsidRDefault="009B6ECF" w:rsidP="00AE7D74">
            <w:pPr>
              <w:spacing w:after="0"/>
              <w:rPr>
                <w:rFonts w:eastAsia="Arial Unicode MS"/>
                <w:sz w:val="18"/>
                <w:szCs w:val="18"/>
              </w:rPr>
            </w:pPr>
          </w:p>
        </w:tc>
        <w:tc>
          <w:tcPr>
            <w:tcW w:w="256" w:type="pct"/>
            <w:vMerge/>
            <w:tcBorders>
              <w:left w:val="nil"/>
              <w:bottom w:val="single" w:sz="4" w:space="0" w:color="auto"/>
              <w:right w:val="nil"/>
            </w:tcBorders>
          </w:tcPr>
          <w:p w14:paraId="7C52D78B" w14:textId="77777777" w:rsidR="009B6ECF" w:rsidRPr="00A87811" w:rsidRDefault="009B6ECF" w:rsidP="00AE7D74">
            <w:pPr>
              <w:spacing w:after="0"/>
              <w:rPr>
                <w:rFonts w:eastAsia="Arial Unicode MS"/>
                <w:sz w:val="18"/>
                <w:szCs w:val="18"/>
              </w:rPr>
            </w:pPr>
          </w:p>
        </w:tc>
        <w:tc>
          <w:tcPr>
            <w:tcW w:w="521" w:type="pct"/>
            <w:vMerge/>
            <w:tcBorders>
              <w:left w:val="nil"/>
              <w:bottom w:val="single" w:sz="4" w:space="0" w:color="auto"/>
              <w:right w:val="nil"/>
            </w:tcBorders>
            <w:noWrap/>
            <w:tcMar>
              <w:top w:w="15" w:type="dxa"/>
              <w:left w:w="15" w:type="dxa"/>
              <w:bottom w:w="0" w:type="dxa"/>
              <w:right w:w="15" w:type="dxa"/>
            </w:tcMar>
            <w:vAlign w:val="bottom"/>
          </w:tcPr>
          <w:p w14:paraId="1123F4DF" w14:textId="77777777" w:rsidR="009B6ECF" w:rsidRPr="00A87811" w:rsidRDefault="009B6ECF" w:rsidP="00AE7D74">
            <w:pPr>
              <w:spacing w:after="0"/>
              <w:rPr>
                <w:rFonts w:eastAsia="Arial Unicode MS"/>
                <w:sz w:val="18"/>
                <w:szCs w:val="18"/>
              </w:rPr>
            </w:pPr>
          </w:p>
        </w:tc>
        <w:tc>
          <w:tcPr>
            <w:tcW w:w="421" w:type="pct"/>
            <w:vMerge/>
            <w:tcBorders>
              <w:bottom w:val="single" w:sz="4" w:space="0" w:color="auto"/>
            </w:tcBorders>
          </w:tcPr>
          <w:p w14:paraId="2B75CEC7" w14:textId="77777777" w:rsidR="009B6ECF" w:rsidRPr="00A87811" w:rsidRDefault="009B6ECF" w:rsidP="00AE7D74">
            <w:pPr>
              <w:spacing w:after="0"/>
              <w:jc w:val="center"/>
              <w:rPr>
                <w:sz w:val="18"/>
                <w:szCs w:val="18"/>
              </w:rPr>
            </w:pPr>
          </w:p>
        </w:tc>
        <w:tc>
          <w:tcPr>
            <w:tcW w:w="330" w:type="pct"/>
            <w:tcBorders>
              <w:bottom w:val="single" w:sz="4" w:space="0" w:color="auto"/>
              <w:right w:val="nil"/>
            </w:tcBorders>
            <w:noWrap/>
            <w:tcMar>
              <w:top w:w="15" w:type="dxa"/>
              <w:left w:w="15" w:type="dxa"/>
              <w:bottom w:w="0" w:type="dxa"/>
              <w:right w:w="15" w:type="dxa"/>
            </w:tcMar>
            <w:vAlign w:val="bottom"/>
          </w:tcPr>
          <w:p w14:paraId="618A71DF"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4</w:t>
            </w:r>
          </w:p>
        </w:tc>
        <w:tc>
          <w:tcPr>
            <w:tcW w:w="330" w:type="pct"/>
            <w:tcBorders>
              <w:left w:val="nil"/>
              <w:bottom w:val="single" w:sz="4" w:space="0" w:color="auto"/>
              <w:right w:val="nil"/>
            </w:tcBorders>
            <w:noWrap/>
            <w:tcMar>
              <w:top w:w="15" w:type="dxa"/>
              <w:left w:w="15" w:type="dxa"/>
              <w:bottom w:w="0" w:type="dxa"/>
              <w:right w:w="15" w:type="dxa"/>
            </w:tcMar>
            <w:vAlign w:val="bottom"/>
          </w:tcPr>
          <w:p w14:paraId="173F6017"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5</w:t>
            </w:r>
          </w:p>
        </w:tc>
        <w:tc>
          <w:tcPr>
            <w:tcW w:w="330" w:type="pct"/>
            <w:tcBorders>
              <w:left w:val="nil"/>
              <w:bottom w:val="single" w:sz="4" w:space="0" w:color="auto"/>
              <w:right w:val="nil"/>
            </w:tcBorders>
            <w:noWrap/>
            <w:tcMar>
              <w:top w:w="15" w:type="dxa"/>
              <w:left w:w="15" w:type="dxa"/>
              <w:bottom w:w="0" w:type="dxa"/>
              <w:right w:w="15" w:type="dxa"/>
            </w:tcMar>
            <w:vAlign w:val="bottom"/>
          </w:tcPr>
          <w:p w14:paraId="7556114B"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6</w:t>
            </w:r>
          </w:p>
        </w:tc>
        <w:tc>
          <w:tcPr>
            <w:tcW w:w="330" w:type="pct"/>
            <w:tcBorders>
              <w:left w:val="nil"/>
              <w:bottom w:val="single" w:sz="4" w:space="0" w:color="auto"/>
              <w:right w:val="nil"/>
            </w:tcBorders>
            <w:noWrap/>
            <w:tcMar>
              <w:top w:w="15" w:type="dxa"/>
              <w:left w:w="15" w:type="dxa"/>
              <w:bottom w:w="0" w:type="dxa"/>
              <w:right w:w="15" w:type="dxa"/>
            </w:tcMar>
            <w:vAlign w:val="bottom"/>
          </w:tcPr>
          <w:p w14:paraId="01E25A45"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7</w:t>
            </w:r>
          </w:p>
        </w:tc>
        <w:tc>
          <w:tcPr>
            <w:tcW w:w="330" w:type="pct"/>
            <w:tcBorders>
              <w:left w:val="nil"/>
              <w:bottom w:val="single" w:sz="4" w:space="0" w:color="auto"/>
              <w:right w:val="nil"/>
            </w:tcBorders>
            <w:noWrap/>
            <w:tcMar>
              <w:top w:w="15" w:type="dxa"/>
              <w:left w:w="15" w:type="dxa"/>
              <w:bottom w:w="0" w:type="dxa"/>
              <w:right w:w="15" w:type="dxa"/>
            </w:tcMar>
            <w:vAlign w:val="bottom"/>
          </w:tcPr>
          <w:p w14:paraId="63ADAB75"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8</w:t>
            </w:r>
          </w:p>
        </w:tc>
        <w:tc>
          <w:tcPr>
            <w:tcW w:w="330" w:type="pct"/>
            <w:tcBorders>
              <w:left w:val="nil"/>
              <w:bottom w:val="single" w:sz="4" w:space="0" w:color="auto"/>
              <w:right w:val="nil"/>
            </w:tcBorders>
            <w:vAlign w:val="bottom"/>
          </w:tcPr>
          <w:p w14:paraId="18978FA9"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9</w:t>
            </w:r>
          </w:p>
        </w:tc>
        <w:tc>
          <w:tcPr>
            <w:tcW w:w="451" w:type="pct"/>
            <w:vMerge/>
            <w:tcBorders>
              <w:left w:val="nil"/>
              <w:bottom w:val="single" w:sz="4" w:space="0" w:color="auto"/>
              <w:right w:val="nil"/>
            </w:tcBorders>
            <w:noWrap/>
            <w:tcMar>
              <w:top w:w="15" w:type="dxa"/>
              <w:left w:w="15" w:type="dxa"/>
              <w:bottom w:w="0" w:type="dxa"/>
              <w:right w:w="15" w:type="dxa"/>
            </w:tcMar>
            <w:vAlign w:val="bottom"/>
          </w:tcPr>
          <w:p w14:paraId="096EFCF2" w14:textId="77777777" w:rsidR="009B6ECF" w:rsidRPr="00A87811" w:rsidRDefault="009B6ECF" w:rsidP="00AE7D74">
            <w:pPr>
              <w:spacing w:after="0"/>
              <w:jc w:val="center"/>
              <w:rPr>
                <w:rFonts w:eastAsia="Arial Unicode MS"/>
                <w:sz w:val="18"/>
                <w:szCs w:val="18"/>
              </w:rPr>
            </w:pPr>
          </w:p>
        </w:tc>
      </w:tr>
      <w:tr w:rsidR="009B6ECF" w:rsidRPr="00A87811" w14:paraId="71695620" w14:textId="77777777" w:rsidTr="00AE7D74">
        <w:trPr>
          <w:trHeight w:val="360"/>
        </w:trPr>
        <w:tc>
          <w:tcPr>
            <w:tcW w:w="705" w:type="pct"/>
            <w:tcBorders>
              <w:top w:val="nil"/>
              <w:left w:val="nil"/>
              <w:bottom w:val="nil"/>
              <w:right w:val="nil"/>
            </w:tcBorders>
            <w:shd w:val="clear" w:color="auto" w:fill="auto"/>
            <w:noWrap/>
            <w:tcMar>
              <w:top w:w="15" w:type="dxa"/>
              <w:left w:w="15" w:type="dxa"/>
              <w:bottom w:w="0" w:type="dxa"/>
              <w:right w:w="15" w:type="dxa"/>
            </w:tcMar>
            <w:vAlign w:val="bottom"/>
          </w:tcPr>
          <w:p w14:paraId="1E18557C" w14:textId="77777777" w:rsidR="009B6ECF" w:rsidRPr="00A87811" w:rsidRDefault="009B6ECF" w:rsidP="00AE7D74">
            <w:pPr>
              <w:spacing w:after="0"/>
              <w:rPr>
                <w:rFonts w:eastAsia="Arial Unicode MS"/>
                <w:sz w:val="18"/>
                <w:szCs w:val="18"/>
              </w:rPr>
            </w:pPr>
            <w:r w:rsidRPr="00A87811">
              <w:rPr>
                <w:rFonts w:eastAsia="Arial Unicode MS"/>
                <w:sz w:val="18"/>
                <w:szCs w:val="18"/>
              </w:rPr>
              <w:t>Southern Southeast</w:t>
            </w:r>
          </w:p>
        </w:tc>
        <w:tc>
          <w:tcPr>
            <w:tcW w:w="667" w:type="pct"/>
            <w:tcBorders>
              <w:top w:val="nil"/>
              <w:left w:val="nil"/>
              <w:bottom w:val="nil"/>
              <w:right w:val="nil"/>
            </w:tcBorders>
            <w:shd w:val="clear" w:color="auto" w:fill="auto"/>
            <w:vAlign w:val="bottom"/>
          </w:tcPr>
          <w:p w14:paraId="26942D46" w14:textId="77777777" w:rsidR="009B6ECF" w:rsidRPr="00A87811" w:rsidRDefault="009B6ECF" w:rsidP="00AE7D74">
            <w:pPr>
              <w:spacing w:after="0"/>
              <w:jc w:val="center"/>
              <w:rPr>
                <w:sz w:val="18"/>
                <w:szCs w:val="18"/>
              </w:rPr>
            </w:pPr>
            <w:r w:rsidRPr="00A87811">
              <w:rPr>
                <w:sz w:val="18"/>
                <w:szCs w:val="18"/>
              </w:rPr>
              <w:t>AS, IE</w:t>
            </w:r>
          </w:p>
        </w:tc>
        <w:tc>
          <w:tcPr>
            <w:tcW w:w="256" w:type="pct"/>
            <w:tcBorders>
              <w:top w:val="nil"/>
              <w:left w:val="nil"/>
              <w:bottom w:val="nil"/>
              <w:right w:val="nil"/>
            </w:tcBorders>
            <w:shd w:val="clear" w:color="auto" w:fill="auto"/>
            <w:vAlign w:val="bottom"/>
          </w:tcPr>
          <w:p w14:paraId="1D999BE4" w14:textId="77777777" w:rsidR="009B6ECF" w:rsidRPr="00A87811" w:rsidRDefault="009B6ECF" w:rsidP="00AE7D74">
            <w:pPr>
              <w:spacing w:after="0"/>
              <w:jc w:val="center"/>
              <w:rPr>
                <w:sz w:val="18"/>
                <w:szCs w:val="18"/>
              </w:rPr>
            </w:pPr>
            <w:r w:rsidRPr="00A87811">
              <w:rPr>
                <w:sz w:val="18"/>
                <w:szCs w:val="18"/>
              </w:rPr>
              <w:t>BEG</w:t>
            </w:r>
          </w:p>
        </w:tc>
        <w:tc>
          <w:tcPr>
            <w:tcW w:w="521" w:type="pct"/>
            <w:tcBorders>
              <w:top w:val="nil"/>
              <w:left w:val="nil"/>
              <w:bottom w:val="nil"/>
              <w:right w:val="nil"/>
            </w:tcBorders>
            <w:shd w:val="clear" w:color="auto" w:fill="auto"/>
            <w:noWrap/>
            <w:tcMar>
              <w:top w:w="15" w:type="dxa"/>
              <w:left w:w="15" w:type="dxa"/>
              <w:bottom w:w="0" w:type="dxa"/>
              <w:right w:w="15" w:type="dxa"/>
            </w:tcMar>
            <w:vAlign w:val="bottom"/>
          </w:tcPr>
          <w:p w14:paraId="28FE3BEB" w14:textId="77777777" w:rsidR="009B6ECF" w:rsidRPr="00A87811" w:rsidRDefault="009B6ECF" w:rsidP="00AE7D74">
            <w:pPr>
              <w:spacing w:after="0"/>
              <w:jc w:val="center"/>
              <w:rPr>
                <w:sz w:val="18"/>
                <w:szCs w:val="18"/>
              </w:rPr>
            </w:pPr>
            <w:r w:rsidRPr="00A87811">
              <w:rPr>
                <w:sz w:val="18"/>
                <w:szCs w:val="18"/>
              </w:rPr>
              <w:t>3.0–8.0</w:t>
            </w:r>
          </w:p>
          <w:p w14:paraId="3C4D61CA" w14:textId="77777777" w:rsidR="009B6ECF" w:rsidRPr="00A87811" w:rsidRDefault="009B6ECF" w:rsidP="00AE7D74">
            <w:pPr>
              <w:spacing w:after="0"/>
              <w:jc w:val="center"/>
              <w:rPr>
                <w:rFonts w:eastAsia="Arial Unicode MS"/>
                <w:sz w:val="18"/>
                <w:szCs w:val="18"/>
              </w:rPr>
            </w:pPr>
            <w:r w:rsidRPr="00A87811">
              <w:rPr>
                <w:sz w:val="18"/>
                <w:szCs w:val="18"/>
              </w:rPr>
              <w:t xml:space="preserve">million </w:t>
            </w:r>
          </w:p>
        </w:tc>
        <w:tc>
          <w:tcPr>
            <w:tcW w:w="421" w:type="pct"/>
            <w:tcBorders>
              <w:top w:val="single" w:sz="4" w:space="0" w:color="auto"/>
              <w:bottom w:val="nil"/>
            </w:tcBorders>
            <w:shd w:val="clear" w:color="auto" w:fill="auto"/>
            <w:vAlign w:val="bottom"/>
          </w:tcPr>
          <w:p w14:paraId="7FAD5DCB" w14:textId="77777777" w:rsidR="009B6ECF" w:rsidRPr="00A87811" w:rsidRDefault="009B6ECF" w:rsidP="00AE7D74">
            <w:pPr>
              <w:spacing w:after="0"/>
              <w:jc w:val="center"/>
              <w:rPr>
                <w:sz w:val="18"/>
                <w:szCs w:val="18"/>
              </w:rPr>
            </w:pPr>
            <w:r w:rsidRPr="00A87811">
              <w:rPr>
                <w:sz w:val="18"/>
                <w:szCs w:val="18"/>
              </w:rPr>
              <w:t>2009</w:t>
            </w:r>
          </w:p>
        </w:tc>
        <w:tc>
          <w:tcPr>
            <w:tcW w:w="330" w:type="pct"/>
            <w:tcBorders>
              <w:top w:val="single" w:sz="4" w:space="0" w:color="auto"/>
              <w:bottom w:val="nil"/>
              <w:right w:val="nil"/>
            </w:tcBorders>
            <w:shd w:val="clear" w:color="auto" w:fill="auto"/>
            <w:noWrap/>
            <w:tcMar>
              <w:top w:w="15" w:type="dxa"/>
              <w:left w:w="15" w:type="dxa"/>
              <w:bottom w:w="0" w:type="dxa"/>
              <w:right w:w="15" w:type="dxa"/>
            </w:tcMar>
            <w:vAlign w:val="bottom"/>
          </w:tcPr>
          <w:p w14:paraId="38F425AA" w14:textId="77777777" w:rsidR="009B6ECF" w:rsidRPr="00A87811" w:rsidRDefault="009B6ECF" w:rsidP="00AE7D74">
            <w:pPr>
              <w:spacing w:after="0"/>
              <w:jc w:val="center"/>
              <w:rPr>
                <w:sz w:val="18"/>
                <w:szCs w:val="18"/>
              </w:rPr>
            </w:pPr>
            <w:r>
              <w:rPr>
                <w:sz w:val="18"/>
                <w:szCs w:val="18"/>
              </w:rPr>
              <w:t>9</w:t>
            </w:r>
            <w:r w:rsidRPr="00A87811">
              <w:rPr>
                <w:sz w:val="18"/>
                <w:szCs w:val="18"/>
              </w:rPr>
              <w:t>.</w:t>
            </w:r>
            <w:r>
              <w:rPr>
                <w:sz w:val="18"/>
                <w:szCs w:val="18"/>
              </w:rPr>
              <w:t>7</w:t>
            </w:r>
            <w:r w:rsidRPr="00A87811">
              <w:rPr>
                <w:sz w:val="18"/>
                <w:szCs w:val="18"/>
              </w:rPr>
              <w:t xml:space="preserve"> million</w:t>
            </w:r>
          </w:p>
        </w:tc>
        <w:tc>
          <w:tcPr>
            <w:tcW w:w="330" w:type="pct"/>
            <w:tcBorders>
              <w:top w:val="nil"/>
              <w:left w:val="nil"/>
              <w:bottom w:val="nil"/>
              <w:right w:val="nil"/>
            </w:tcBorders>
            <w:shd w:val="clear" w:color="auto" w:fill="auto"/>
            <w:noWrap/>
            <w:tcMar>
              <w:top w:w="15" w:type="dxa"/>
              <w:left w:w="15" w:type="dxa"/>
              <w:bottom w:w="0" w:type="dxa"/>
              <w:right w:w="15" w:type="dxa"/>
            </w:tcMar>
            <w:vAlign w:val="bottom"/>
          </w:tcPr>
          <w:p w14:paraId="0955BA69" w14:textId="77777777" w:rsidR="009B6ECF" w:rsidRPr="00A87811" w:rsidRDefault="009B6ECF" w:rsidP="00AE7D74">
            <w:pPr>
              <w:spacing w:after="0"/>
              <w:jc w:val="center"/>
              <w:rPr>
                <w:sz w:val="18"/>
                <w:szCs w:val="18"/>
              </w:rPr>
            </w:pPr>
            <w:r>
              <w:rPr>
                <w:sz w:val="18"/>
                <w:szCs w:val="18"/>
              </w:rPr>
              <w:t>4.3</w:t>
            </w:r>
            <w:r w:rsidRPr="00A87811">
              <w:rPr>
                <w:sz w:val="18"/>
                <w:szCs w:val="18"/>
              </w:rPr>
              <w:t xml:space="preserve"> million</w:t>
            </w:r>
          </w:p>
        </w:tc>
        <w:tc>
          <w:tcPr>
            <w:tcW w:w="330" w:type="pct"/>
            <w:tcBorders>
              <w:top w:val="nil"/>
              <w:left w:val="nil"/>
              <w:bottom w:val="nil"/>
              <w:right w:val="nil"/>
            </w:tcBorders>
            <w:shd w:val="clear" w:color="auto" w:fill="auto"/>
            <w:noWrap/>
            <w:tcMar>
              <w:top w:w="15" w:type="dxa"/>
              <w:left w:w="15" w:type="dxa"/>
              <w:bottom w:w="0" w:type="dxa"/>
              <w:right w:w="15" w:type="dxa"/>
            </w:tcMar>
            <w:vAlign w:val="bottom"/>
          </w:tcPr>
          <w:p w14:paraId="38DD04D8" w14:textId="77777777" w:rsidR="009B6ECF" w:rsidRPr="00A87811" w:rsidRDefault="009B6ECF" w:rsidP="00AE7D74">
            <w:pPr>
              <w:spacing w:after="0"/>
              <w:jc w:val="center"/>
              <w:rPr>
                <w:rFonts w:eastAsia="Arial Unicode MS"/>
                <w:sz w:val="18"/>
                <w:szCs w:val="18"/>
              </w:rPr>
            </w:pPr>
            <w:r>
              <w:rPr>
                <w:rFonts w:eastAsia="Arial Unicode MS"/>
                <w:sz w:val="18"/>
                <w:szCs w:val="18"/>
              </w:rPr>
              <w:t>6.6</w:t>
            </w:r>
            <w:r w:rsidRPr="00A87811">
              <w:rPr>
                <w:rFonts w:eastAsia="Arial Unicode MS"/>
                <w:sz w:val="18"/>
                <w:szCs w:val="18"/>
              </w:rPr>
              <w:t xml:space="preserve"> million</w:t>
            </w:r>
          </w:p>
        </w:tc>
        <w:tc>
          <w:tcPr>
            <w:tcW w:w="330" w:type="pct"/>
            <w:tcBorders>
              <w:top w:val="nil"/>
              <w:left w:val="nil"/>
              <w:bottom w:val="nil"/>
              <w:right w:val="nil"/>
            </w:tcBorders>
            <w:shd w:val="clear" w:color="auto" w:fill="auto"/>
            <w:noWrap/>
            <w:tcMar>
              <w:top w:w="15" w:type="dxa"/>
              <w:left w:w="15" w:type="dxa"/>
              <w:bottom w:w="0" w:type="dxa"/>
              <w:right w:w="15" w:type="dxa"/>
            </w:tcMar>
            <w:vAlign w:val="bottom"/>
          </w:tcPr>
          <w:p w14:paraId="120F9CE0" w14:textId="77777777" w:rsidR="009B6ECF" w:rsidRPr="00A87811" w:rsidRDefault="009B6ECF" w:rsidP="00AE7D74">
            <w:pPr>
              <w:spacing w:after="0"/>
              <w:jc w:val="center"/>
              <w:rPr>
                <w:sz w:val="18"/>
                <w:szCs w:val="18"/>
              </w:rPr>
            </w:pPr>
            <w:r>
              <w:rPr>
                <w:sz w:val="18"/>
                <w:szCs w:val="18"/>
              </w:rPr>
              <w:t>6.4</w:t>
            </w:r>
            <w:r w:rsidRPr="00A87811">
              <w:rPr>
                <w:sz w:val="18"/>
                <w:szCs w:val="18"/>
              </w:rPr>
              <w:t xml:space="preserve"> million</w:t>
            </w:r>
          </w:p>
        </w:tc>
        <w:tc>
          <w:tcPr>
            <w:tcW w:w="330" w:type="pct"/>
            <w:tcBorders>
              <w:top w:val="nil"/>
              <w:left w:val="nil"/>
              <w:bottom w:val="nil"/>
              <w:right w:val="nil"/>
            </w:tcBorders>
            <w:shd w:val="clear" w:color="auto" w:fill="auto"/>
            <w:noWrap/>
            <w:tcMar>
              <w:top w:w="15" w:type="dxa"/>
              <w:left w:w="15" w:type="dxa"/>
              <w:bottom w:w="0" w:type="dxa"/>
              <w:right w:w="15" w:type="dxa"/>
            </w:tcMar>
            <w:vAlign w:val="bottom"/>
          </w:tcPr>
          <w:p w14:paraId="7C01FF02" w14:textId="77777777" w:rsidR="009B6ECF" w:rsidRPr="00A87811" w:rsidRDefault="009B6ECF" w:rsidP="00AE7D74">
            <w:pPr>
              <w:spacing w:after="0"/>
              <w:jc w:val="center"/>
              <w:rPr>
                <w:sz w:val="18"/>
                <w:szCs w:val="18"/>
              </w:rPr>
            </w:pPr>
            <w:r>
              <w:rPr>
                <w:sz w:val="18"/>
                <w:szCs w:val="18"/>
              </w:rPr>
              <w:t>4.9</w:t>
            </w:r>
            <w:r w:rsidRPr="00A87811">
              <w:rPr>
                <w:sz w:val="18"/>
                <w:szCs w:val="18"/>
              </w:rPr>
              <w:t xml:space="preserve"> million</w:t>
            </w:r>
          </w:p>
        </w:tc>
        <w:tc>
          <w:tcPr>
            <w:tcW w:w="330" w:type="pct"/>
            <w:tcBorders>
              <w:top w:val="nil"/>
              <w:left w:val="nil"/>
              <w:bottom w:val="nil"/>
              <w:right w:val="nil"/>
            </w:tcBorders>
            <w:shd w:val="clear" w:color="auto" w:fill="auto"/>
            <w:vAlign w:val="bottom"/>
          </w:tcPr>
          <w:p w14:paraId="73A0F46C" w14:textId="77777777" w:rsidR="009B6ECF" w:rsidRPr="00A87811" w:rsidRDefault="009B6ECF" w:rsidP="00AE7D74">
            <w:pPr>
              <w:spacing w:after="0"/>
              <w:jc w:val="center"/>
              <w:rPr>
                <w:rFonts w:eastAsia="Arial Unicode MS"/>
                <w:sz w:val="18"/>
                <w:szCs w:val="18"/>
                <w:lang w:val="de-DE"/>
              </w:rPr>
            </w:pPr>
            <w:r>
              <w:rPr>
                <w:sz w:val="18"/>
                <w:szCs w:val="18"/>
              </w:rPr>
              <w:t>5.6</w:t>
            </w:r>
            <w:r w:rsidRPr="00BC460E">
              <w:rPr>
                <w:sz w:val="18"/>
                <w:szCs w:val="18"/>
              </w:rPr>
              <w:t xml:space="preserve"> million</w:t>
            </w:r>
          </w:p>
        </w:tc>
        <w:tc>
          <w:tcPr>
            <w:tcW w:w="451" w:type="pct"/>
            <w:tcBorders>
              <w:top w:val="nil"/>
              <w:left w:val="nil"/>
              <w:bottom w:val="nil"/>
              <w:right w:val="nil"/>
            </w:tcBorders>
            <w:shd w:val="clear" w:color="auto" w:fill="auto"/>
            <w:noWrap/>
            <w:tcMar>
              <w:top w:w="15" w:type="dxa"/>
              <w:left w:w="15" w:type="dxa"/>
              <w:bottom w:w="0" w:type="dxa"/>
              <w:right w:w="15" w:type="dxa"/>
            </w:tcMar>
            <w:vAlign w:val="bottom"/>
          </w:tcPr>
          <w:p w14:paraId="00CDC774"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6B2DA651" w14:textId="77777777" w:rsidTr="00AE7D74">
        <w:trPr>
          <w:trHeight w:val="360"/>
        </w:trPr>
        <w:tc>
          <w:tcPr>
            <w:tcW w:w="705" w:type="pct"/>
            <w:tcBorders>
              <w:top w:val="nil"/>
              <w:left w:val="nil"/>
              <w:right w:val="nil"/>
            </w:tcBorders>
            <w:shd w:val="clear" w:color="auto" w:fill="auto"/>
            <w:noWrap/>
            <w:tcMar>
              <w:top w:w="15" w:type="dxa"/>
              <w:left w:w="15" w:type="dxa"/>
              <w:bottom w:w="0" w:type="dxa"/>
              <w:right w:w="15" w:type="dxa"/>
            </w:tcMar>
            <w:vAlign w:val="bottom"/>
          </w:tcPr>
          <w:p w14:paraId="7119F12D" w14:textId="77777777" w:rsidR="009B6ECF" w:rsidRPr="00A87811" w:rsidRDefault="009B6ECF" w:rsidP="00AE7D74">
            <w:pPr>
              <w:spacing w:after="0"/>
              <w:rPr>
                <w:rFonts w:eastAsia="Arial Unicode MS"/>
                <w:sz w:val="18"/>
                <w:szCs w:val="18"/>
              </w:rPr>
            </w:pPr>
            <w:r w:rsidRPr="00A87811">
              <w:rPr>
                <w:sz w:val="18"/>
                <w:szCs w:val="18"/>
              </w:rPr>
              <w:t>Northern Southeast Inside</w:t>
            </w:r>
          </w:p>
        </w:tc>
        <w:tc>
          <w:tcPr>
            <w:tcW w:w="667" w:type="pct"/>
            <w:tcBorders>
              <w:top w:val="nil"/>
              <w:left w:val="nil"/>
              <w:right w:val="nil"/>
            </w:tcBorders>
            <w:shd w:val="clear" w:color="auto" w:fill="auto"/>
            <w:vAlign w:val="bottom"/>
          </w:tcPr>
          <w:p w14:paraId="0B4631C7" w14:textId="77777777" w:rsidR="009B6ECF" w:rsidRPr="00A87811" w:rsidRDefault="009B6ECF" w:rsidP="00AE7D74">
            <w:pPr>
              <w:spacing w:after="0"/>
              <w:jc w:val="center"/>
              <w:rPr>
                <w:sz w:val="18"/>
                <w:szCs w:val="18"/>
              </w:rPr>
            </w:pPr>
            <w:r w:rsidRPr="00A87811">
              <w:rPr>
                <w:sz w:val="18"/>
                <w:szCs w:val="18"/>
              </w:rPr>
              <w:t>AS, IE</w:t>
            </w:r>
          </w:p>
        </w:tc>
        <w:tc>
          <w:tcPr>
            <w:tcW w:w="256" w:type="pct"/>
            <w:tcBorders>
              <w:top w:val="nil"/>
              <w:left w:val="nil"/>
              <w:right w:val="nil"/>
            </w:tcBorders>
            <w:shd w:val="clear" w:color="auto" w:fill="auto"/>
            <w:vAlign w:val="bottom"/>
          </w:tcPr>
          <w:p w14:paraId="1EF05E76" w14:textId="77777777" w:rsidR="009B6ECF" w:rsidRPr="00A87811" w:rsidRDefault="009B6ECF" w:rsidP="00AE7D74">
            <w:pPr>
              <w:spacing w:after="0"/>
              <w:jc w:val="center"/>
              <w:rPr>
                <w:sz w:val="18"/>
                <w:szCs w:val="18"/>
              </w:rPr>
            </w:pPr>
            <w:r w:rsidRPr="00A87811">
              <w:rPr>
                <w:sz w:val="18"/>
                <w:szCs w:val="18"/>
              </w:rPr>
              <w:t>BEG</w:t>
            </w:r>
          </w:p>
        </w:tc>
        <w:tc>
          <w:tcPr>
            <w:tcW w:w="521" w:type="pct"/>
            <w:tcBorders>
              <w:top w:val="nil"/>
              <w:left w:val="nil"/>
              <w:right w:val="nil"/>
            </w:tcBorders>
            <w:shd w:val="clear" w:color="auto" w:fill="auto"/>
            <w:noWrap/>
            <w:tcMar>
              <w:top w:w="15" w:type="dxa"/>
              <w:left w:w="15" w:type="dxa"/>
              <w:bottom w:w="0" w:type="dxa"/>
              <w:right w:w="15" w:type="dxa"/>
            </w:tcMar>
            <w:vAlign w:val="bottom"/>
          </w:tcPr>
          <w:p w14:paraId="06648D11" w14:textId="77777777" w:rsidR="009B6ECF" w:rsidRPr="00A87811" w:rsidRDefault="009B6ECF" w:rsidP="00AE7D74">
            <w:pPr>
              <w:spacing w:after="0"/>
              <w:jc w:val="center"/>
              <w:rPr>
                <w:sz w:val="18"/>
                <w:szCs w:val="18"/>
              </w:rPr>
            </w:pPr>
            <w:r w:rsidRPr="00A87811">
              <w:rPr>
                <w:sz w:val="18"/>
                <w:szCs w:val="18"/>
              </w:rPr>
              <w:t>2.5–6.0</w:t>
            </w:r>
          </w:p>
          <w:p w14:paraId="5A84817E" w14:textId="77777777" w:rsidR="009B6ECF" w:rsidRPr="00A87811" w:rsidRDefault="009B6ECF" w:rsidP="00AE7D74">
            <w:pPr>
              <w:spacing w:after="0"/>
              <w:jc w:val="center"/>
              <w:rPr>
                <w:rFonts w:eastAsia="Arial Unicode MS"/>
                <w:sz w:val="18"/>
                <w:szCs w:val="18"/>
              </w:rPr>
            </w:pPr>
            <w:r w:rsidRPr="00A87811">
              <w:rPr>
                <w:sz w:val="18"/>
                <w:szCs w:val="18"/>
              </w:rPr>
              <w:t>million</w:t>
            </w:r>
          </w:p>
        </w:tc>
        <w:tc>
          <w:tcPr>
            <w:tcW w:w="421" w:type="pct"/>
            <w:tcBorders>
              <w:top w:val="nil"/>
            </w:tcBorders>
            <w:shd w:val="clear" w:color="auto" w:fill="auto"/>
            <w:vAlign w:val="bottom"/>
          </w:tcPr>
          <w:p w14:paraId="2868A115" w14:textId="77777777" w:rsidR="009B6ECF" w:rsidRPr="00A87811" w:rsidRDefault="009B6ECF" w:rsidP="00AE7D74">
            <w:pPr>
              <w:spacing w:after="0"/>
              <w:jc w:val="center"/>
              <w:rPr>
                <w:sz w:val="18"/>
                <w:szCs w:val="18"/>
              </w:rPr>
            </w:pPr>
            <w:r w:rsidRPr="00A87811">
              <w:rPr>
                <w:sz w:val="18"/>
                <w:szCs w:val="18"/>
              </w:rPr>
              <w:t>2009</w:t>
            </w:r>
          </w:p>
        </w:tc>
        <w:tc>
          <w:tcPr>
            <w:tcW w:w="330" w:type="pct"/>
            <w:tcBorders>
              <w:top w:val="nil"/>
              <w:right w:val="nil"/>
            </w:tcBorders>
            <w:shd w:val="clear" w:color="auto" w:fill="D9D9D9" w:themeFill="background1" w:themeFillShade="D9"/>
            <w:noWrap/>
            <w:tcMar>
              <w:top w:w="15" w:type="dxa"/>
              <w:left w:w="15" w:type="dxa"/>
              <w:bottom w:w="0" w:type="dxa"/>
              <w:right w:w="15" w:type="dxa"/>
            </w:tcMar>
            <w:vAlign w:val="bottom"/>
          </w:tcPr>
          <w:p w14:paraId="50F86218" w14:textId="77777777" w:rsidR="009B6ECF" w:rsidRPr="00A87811" w:rsidRDefault="009B6ECF" w:rsidP="00AE7D74">
            <w:pPr>
              <w:spacing w:after="0"/>
              <w:jc w:val="center"/>
              <w:rPr>
                <w:sz w:val="18"/>
                <w:szCs w:val="18"/>
              </w:rPr>
            </w:pPr>
            <w:r>
              <w:rPr>
                <w:sz w:val="18"/>
                <w:szCs w:val="18"/>
              </w:rPr>
              <w:t>1.4</w:t>
            </w:r>
            <w:r w:rsidRPr="00A87811">
              <w:rPr>
                <w:sz w:val="18"/>
                <w:szCs w:val="18"/>
              </w:rPr>
              <w:t xml:space="preserve"> million</w:t>
            </w:r>
          </w:p>
        </w:tc>
        <w:tc>
          <w:tcPr>
            <w:tcW w:w="330" w:type="pct"/>
            <w:tcBorders>
              <w:top w:val="nil"/>
              <w:left w:val="nil"/>
              <w:right w:val="nil"/>
            </w:tcBorders>
            <w:shd w:val="clear" w:color="auto" w:fill="auto"/>
            <w:noWrap/>
            <w:tcMar>
              <w:top w:w="15" w:type="dxa"/>
              <w:left w:w="15" w:type="dxa"/>
              <w:bottom w:w="0" w:type="dxa"/>
              <w:right w:w="15" w:type="dxa"/>
            </w:tcMar>
            <w:vAlign w:val="bottom"/>
          </w:tcPr>
          <w:p w14:paraId="63D806C9" w14:textId="77777777" w:rsidR="009B6ECF" w:rsidRPr="00A87811" w:rsidRDefault="009B6ECF" w:rsidP="00AE7D74">
            <w:pPr>
              <w:spacing w:after="0"/>
              <w:jc w:val="center"/>
              <w:rPr>
                <w:sz w:val="18"/>
                <w:szCs w:val="18"/>
              </w:rPr>
            </w:pPr>
            <w:r>
              <w:rPr>
                <w:sz w:val="18"/>
                <w:szCs w:val="18"/>
              </w:rPr>
              <w:t>5.2</w:t>
            </w:r>
            <w:r w:rsidRPr="00A87811">
              <w:rPr>
                <w:sz w:val="18"/>
                <w:szCs w:val="18"/>
              </w:rPr>
              <w:t xml:space="preserve"> million</w:t>
            </w:r>
          </w:p>
        </w:tc>
        <w:tc>
          <w:tcPr>
            <w:tcW w:w="330"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71894594" w14:textId="77777777" w:rsidR="009B6ECF" w:rsidRPr="00A87811" w:rsidRDefault="009B6ECF" w:rsidP="00AE7D74">
            <w:pPr>
              <w:spacing w:after="0"/>
              <w:jc w:val="center"/>
              <w:rPr>
                <w:sz w:val="18"/>
                <w:szCs w:val="18"/>
              </w:rPr>
            </w:pPr>
            <w:r>
              <w:rPr>
                <w:sz w:val="18"/>
                <w:szCs w:val="18"/>
              </w:rPr>
              <w:t>1.8</w:t>
            </w:r>
            <w:r w:rsidRPr="00A87811">
              <w:rPr>
                <w:sz w:val="18"/>
                <w:szCs w:val="18"/>
              </w:rPr>
              <w:t xml:space="preserve"> million</w:t>
            </w:r>
          </w:p>
        </w:tc>
        <w:tc>
          <w:tcPr>
            <w:tcW w:w="330" w:type="pct"/>
            <w:tcBorders>
              <w:top w:val="nil"/>
              <w:left w:val="nil"/>
              <w:right w:val="nil"/>
            </w:tcBorders>
            <w:shd w:val="clear" w:color="auto" w:fill="auto"/>
            <w:noWrap/>
            <w:tcMar>
              <w:top w:w="15" w:type="dxa"/>
              <w:left w:w="15" w:type="dxa"/>
              <w:bottom w:w="0" w:type="dxa"/>
              <w:right w:w="15" w:type="dxa"/>
            </w:tcMar>
            <w:vAlign w:val="bottom"/>
          </w:tcPr>
          <w:p w14:paraId="3A3F2292" w14:textId="77777777" w:rsidR="009B6ECF" w:rsidRPr="00A87811" w:rsidRDefault="009B6ECF" w:rsidP="00AE7D74">
            <w:pPr>
              <w:spacing w:after="0"/>
              <w:jc w:val="center"/>
              <w:rPr>
                <w:sz w:val="18"/>
                <w:szCs w:val="18"/>
              </w:rPr>
            </w:pPr>
            <w:r>
              <w:rPr>
                <w:sz w:val="18"/>
                <w:szCs w:val="18"/>
              </w:rPr>
              <w:t>4.7</w:t>
            </w:r>
            <w:r w:rsidRPr="00A87811">
              <w:rPr>
                <w:sz w:val="18"/>
                <w:szCs w:val="18"/>
              </w:rPr>
              <w:t xml:space="preserve"> million</w:t>
            </w:r>
          </w:p>
        </w:tc>
        <w:tc>
          <w:tcPr>
            <w:tcW w:w="330"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231E12C8" w14:textId="77777777" w:rsidR="009B6ECF" w:rsidRPr="00A87811" w:rsidRDefault="009B6ECF" w:rsidP="00AE7D74">
            <w:pPr>
              <w:spacing w:after="0"/>
              <w:jc w:val="center"/>
              <w:rPr>
                <w:sz w:val="18"/>
                <w:szCs w:val="18"/>
              </w:rPr>
            </w:pPr>
            <w:r>
              <w:rPr>
                <w:sz w:val="18"/>
                <w:szCs w:val="18"/>
              </w:rPr>
              <w:t>1.4</w:t>
            </w:r>
            <w:r w:rsidRPr="00A87811">
              <w:rPr>
                <w:sz w:val="18"/>
                <w:szCs w:val="18"/>
              </w:rPr>
              <w:t xml:space="preserve"> million</w:t>
            </w:r>
          </w:p>
        </w:tc>
        <w:tc>
          <w:tcPr>
            <w:tcW w:w="330" w:type="pct"/>
            <w:tcBorders>
              <w:top w:val="nil"/>
              <w:left w:val="nil"/>
              <w:right w:val="nil"/>
            </w:tcBorders>
            <w:shd w:val="clear" w:color="auto" w:fill="D9D9D9" w:themeFill="background1" w:themeFillShade="D9"/>
            <w:vAlign w:val="bottom"/>
          </w:tcPr>
          <w:p w14:paraId="53C35108" w14:textId="77777777" w:rsidR="009B6ECF" w:rsidRPr="00A87811" w:rsidRDefault="009B6ECF" w:rsidP="00AE7D74">
            <w:pPr>
              <w:spacing w:after="0"/>
              <w:jc w:val="center"/>
              <w:rPr>
                <w:rFonts w:eastAsia="Arial Unicode MS"/>
                <w:sz w:val="18"/>
                <w:szCs w:val="18"/>
                <w:lang w:val="de-DE"/>
              </w:rPr>
            </w:pPr>
            <w:r>
              <w:rPr>
                <w:sz w:val="18"/>
                <w:szCs w:val="18"/>
              </w:rPr>
              <w:t>1.7</w:t>
            </w:r>
            <w:r w:rsidRPr="00BC460E">
              <w:rPr>
                <w:sz w:val="18"/>
                <w:szCs w:val="18"/>
              </w:rPr>
              <w:t xml:space="preserve"> million</w:t>
            </w:r>
          </w:p>
        </w:tc>
        <w:tc>
          <w:tcPr>
            <w:tcW w:w="451" w:type="pct"/>
            <w:tcBorders>
              <w:top w:val="nil"/>
              <w:left w:val="nil"/>
              <w:right w:val="nil"/>
            </w:tcBorders>
            <w:shd w:val="clear" w:color="auto" w:fill="auto"/>
            <w:noWrap/>
            <w:tcMar>
              <w:top w:w="15" w:type="dxa"/>
              <w:left w:w="15" w:type="dxa"/>
              <w:bottom w:w="0" w:type="dxa"/>
              <w:right w:w="15" w:type="dxa"/>
            </w:tcMar>
            <w:vAlign w:val="bottom"/>
          </w:tcPr>
          <w:p w14:paraId="07087999"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22E5B76B" w14:textId="77777777" w:rsidTr="00AE7D74">
        <w:trPr>
          <w:trHeight w:val="360"/>
        </w:trPr>
        <w:tc>
          <w:tcPr>
            <w:tcW w:w="705"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152530E" w14:textId="77777777" w:rsidR="009B6ECF" w:rsidRPr="00A87811" w:rsidRDefault="009B6ECF" w:rsidP="00AE7D74">
            <w:pPr>
              <w:spacing w:after="0"/>
              <w:rPr>
                <w:rFonts w:eastAsia="Arial Unicode MS"/>
                <w:sz w:val="18"/>
                <w:szCs w:val="18"/>
              </w:rPr>
            </w:pPr>
            <w:r w:rsidRPr="00A87811">
              <w:rPr>
                <w:sz w:val="18"/>
                <w:szCs w:val="18"/>
              </w:rPr>
              <w:t>Northern Southeast Outside</w:t>
            </w:r>
          </w:p>
        </w:tc>
        <w:tc>
          <w:tcPr>
            <w:tcW w:w="667" w:type="pct"/>
            <w:tcBorders>
              <w:top w:val="nil"/>
              <w:left w:val="nil"/>
              <w:bottom w:val="single" w:sz="4" w:space="0" w:color="auto"/>
              <w:right w:val="nil"/>
            </w:tcBorders>
            <w:shd w:val="clear" w:color="auto" w:fill="auto"/>
            <w:vAlign w:val="bottom"/>
          </w:tcPr>
          <w:p w14:paraId="5E493400" w14:textId="77777777" w:rsidR="009B6ECF" w:rsidRPr="00A87811" w:rsidRDefault="009B6ECF" w:rsidP="00AE7D74">
            <w:pPr>
              <w:spacing w:after="0"/>
              <w:jc w:val="center"/>
              <w:rPr>
                <w:sz w:val="18"/>
                <w:szCs w:val="18"/>
              </w:rPr>
            </w:pPr>
            <w:r w:rsidRPr="00A87811">
              <w:rPr>
                <w:sz w:val="18"/>
                <w:szCs w:val="18"/>
              </w:rPr>
              <w:t>AS, IE</w:t>
            </w:r>
          </w:p>
        </w:tc>
        <w:tc>
          <w:tcPr>
            <w:tcW w:w="256" w:type="pct"/>
            <w:tcBorders>
              <w:top w:val="nil"/>
              <w:left w:val="nil"/>
              <w:bottom w:val="single" w:sz="4" w:space="0" w:color="auto"/>
              <w:right w:val="nil"/>
            </w:tcBorders>
            <w:shd w:val="clear" w:color="auto" w:fill="auto"/>
            <w:vAlign w:val="bottom"/>
          </w:tcPr>
          <w:p w14:paraId="395CBDC4" w14:textId="77777777" w:rsidR="009B6ECF" w:rsidRPr="00A87811" w:rsidRDefault="009B6ECF" w:rsidP="00AE7D74">
            <w:pPr>
              <w:spacing w:after="0"/>
              <w:jc w:val="center"/>
              <w:rPr>
                <w:sz w:val="18"/>
                <w:szCs w:val="18"/>
              </w:rPr>
            </w:pPr>
            <w:r w:rsidRPr="00A87811">
              <w:rPr>
                <w:sz w:val="18"/>
                <w:szCs w:val="18"/>
              </w:rPr>
              <w:t>BEG</w:t>
            </w:r>
          </w:p>
        </w:tc>
        <w:tc>
          <w:tcPr>
            <w:tcW w:w="52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35E8D2E8" w14:textId="77777777" w:rsidR="009B6ECF" w:rsidRPr="00A87811" w:rsidRDefault="009B6ECF" w:rsidP="00AE7D74">
            <w:pPr>
              <w:spacing w:after="0"/>
              <w:jc w:val="center"/>
              <w:rPr>
                <w:sz w:val="18"/>
                <w:szCs w:val="18"/>
              </w:rPr>
            </w:pPr>
            <w:r w:rsidRPr="00A87811">
              <w:rPr>
                <w:sz w:val="18"/>
                <w:szCs w:val="18"/>
              </w:rPr>
              <w:t>0.75–2.5</w:t>
            </w:r>
          </w:p>
          <w:p w14:paraId="3FEFEBCB" w14:textId="77777777" w:rsidR="009B6ECF" w:rsidRPr="00A87811" w:rsidRDefault="009B6ECF" w:rsidP="00AE7D74">
            <w:pPr>
              <w:spacing w:after="0"/>
              <w:jc w:val="center"/>
              <w:rPr>
                <w:rFonts w:eastAsia="Arial Unicode MS"/>
                <w:sz w:val="18"/>
                <w:szCs w:val="18"/>
              </w:rPr>
            </w:pPr>
            <w:r w:rsidRPr="00A87811">
              <w:rPr>
                <w:sz w:val="18"/>
                <w:szCs w:val="18"/>
              </w:rPr>
              <w:t>million</w:t>
            </w:r>
          </w:p>
        </w:tc>
        <w:tc>
          <w:tcPr>
            <w:tcW w:w="421" w:type="pct"/>
            <w:tcBorders>
              <w:top w:val="nil"/>
              <w:bottom w:val="single" w:sz="4" w:space="0" w:color="auto"/>
            </w:tcBorders>
            <w:shd w:val="clear" w:color="auto" w:fill="auto"/>
            <w:vAlign w:val="bottom"/>
          </w:tcPr>
          <w:p w14:paraId="72359898" w14:textId="77777777" w:rsidR="009B6ECF" w:rsidRPr="00A87811" w:rsidRDefault="009B6ECF" w:rsidP="00AE7D74">
            <w:pPr>
              <w:spacing w:after="0"/>
              <w:jc w:val="center"/>
              <w:rPr>
                <w:sz w:val="18"/>
                <w:szCs w:val="18"/>
              </w:rPr>
            </w:pPr>
            <w:r w:rsidRPr="00A87811">
              <w:rPr>
                <w:sz w:val="18"/>
                <w:szCs w:val="18"/>
              </w:rPr>
              <w:t>2009</w:t>
            </w:r>
          </w:p>
        </w:tc>
        <w:tc>
          <w:tcPr>
            <w:tcW w:w="330" w:type="pct"/>
            <w:tcBorders>
              <w:top w:val="nil"/>
              <w:bottom w:val="single" w:sz="4" w:space="0" w:color="auto"/>
              <w:right w:val="nil"/>
            </w:tcBorders>
            <w:shd w:val="clear" w:color="auto" w:fill="auto"/>
            <w:noWrap/>
            <w:tcMar>
              <w:top w:w="15" w:type="dxa"/>
              <w:left w:w="15" w:type="dxa"/>
              <w:bottom w:w="0" w:type="dxa"/>
              <w:right w:w="15" w:type="dxa"/>
            </w:tcMar>
            <w:vAlign w:val="bottom"/>
          </w:tcPr>
          <w:p w14:paraId="0D2BF4DC" w14:textId="77777777" w:rsidR="009B6ECF" w:rsidRPr="00A87811" w:rsidRDefault="009B6ECF" w:rsidP="00AE7D74">
            <w:pPr>
              <w:spacing w:after="0"/>
              <w:jc w:val="center"/>
              <w:rPr>
                <w:sz w:val="18"/>
                <w:szCs w:val="18"/>
              </w:rPr>
            </w:pPr>
            <w:r>
              <w:rPr>
                <w:sz w:val="18"/>
                <w:szCs w:val="18"/>
              </w:rPr>
              <w:t>2.8</w:t>
            </w:r>
            <w:r w:rsidRPr="00A87811">
              <w:rPr>
                <w:sz w:val="18"/>
                <w:szCs w:val="18"/>
              </w:rPr>
              <w:t xml:space="preserve"> million</w:t>
            </w:r>
          </w:p>
        </w:tc>
        <w:tc>
          <w:tcPr>
            <w:tcW w:w="330"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A5D564A" w14:textId="77777777" w:rsidR="009B6ECF" w:rsidRPr="00A87811" w:rsidRDefault="009B6ECF" w:rsidP="00AE7D74">
            <w:pPr>
              <w:spacing w:after="0"/>
              <w:jc w:val="center"/>
              <w:rPr>
                <w:sz w:val="18"/>
                <w:szCs w:val="18"/>
              </w:rPr>
            </w:pPr>
            <w:r>
              <w:rPr>
                <w:sz w:val="18"/>
                <w:szCs w:val="18"/>
              </w:rPr>
              <w:t>2.8</w:t>
            </w:r>
            <w:r w:rsidRPr="00A87811">
              <w:rPr>
                <w:sz w:val="18"/>
                <w:szCs w:val="18"/>
              </w:rPr>
              <w:t xml:space="preserve"> million</w:t>
            </w:r>
          </w:p>
        </w:tc>
        <w:tc>
          <w:tcPr>
            <w:tcW w:w="330"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19C441D5" w14:textId="77777777" w:rsidR="009B6ECF" w:rsidRPr="00A87811" w:rsidRDefault="009B6ECF" w:rsidP="00AE7D74">
            <w:pPr>
              <w:spacing w:after="0"/>
              <w:jc w:val="center"/>
              <w:rPr>
                <w:sz w:val="18"/>
                <w:szCs w:val="18"/>
              </w:rPr>
            </w:pPr>
            <w:r>
              <w:rPr>
                <w:sz w:val="18"/>
                <w:szCs w:val="18"/>
              </w:rPr>
              <w:t>1.7</w:t>
            </w:r>
            <w:r w:rsidRPr="00A87811">
              <w:rPr>
                <w:sz w:val="18"/>
                <w:szCs w:val="18"/>
              </w:rPr>
              <w:t xml:space="preserve"> million</w:t>
            </w:r>
          </w:p>
        </w:tc>
        <w:tc>
          <w:tcPr>
            <w:tcW w:w="330"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191E3FE7" w14:textId="77777777" w:rsidR="009B6ECF" w:rsidRPr="00A87811" w:rsidRDefault="009B6ECF" w:rsidP="00AE7D74">
            <w:pPr>
              <w:spacing w:after="0"/>
              <w:jc w:val="center"/>
              <w:rPr>
                <w:sz w:val="18"/>
                <w:szCs w:val="18"/>
              </w:rPr>
            </w:pPr>
            <w:r>
              <w:rPr>
                <w:sz w:val="18"/>
                <w:szCs w:val="18"/>
              </w:rPr>
              <w:t>2.8</w:t>
            </w:r>
            <w:r w:rsidRPr="00A87811">
              <w:rPr>
                <w:sz w:val="18"/>
                <w:szCs w:val="18"/>
              </w:rPr>
              <w:t xml:space="preserve"> million</w:t>
            </w:r>
          </w:p>
        </w:tc>
        <w:tc>
          <w:tcPr>
            <w:tcW w:w="330"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38864B3F" w14:textId="77777777" w:rsidR="009B6ECF" w:rsidRPr="00A87811" w:rsidRDefault="009B6ECF" w:rsidP="00AE7D74">
            <w:pPr>
              <w:spacing w:after="0"/>
              <w:jc w:val="center"/>
              <w:rPr>
                <w:sz w:val="18"/>
                <w:szCs w:val="18"/>
              </w:rPr>
            </w:pPr>
            <w:r>
              <w:rPr>
                <w:sz w:val="18"/>
                <w:szCs w:val="18"/>
              </w:rPr>
              <w:t>1.9</w:t>
            </w:r>
            <w:r w:rsidRPr="00A87811">
              <w:rPr>
                <w:sz w:val="18"/>
                <w:szCs w:val="18"/>
              </w:rPr>
              <w:t xml:space="preserve"> million</w:t>
            </w:r>
          </w:p>
        </w:tc>
        <w:tc>
          <w:tcPr>
            <w:tcW w:w="330" w:type="pct"/>
            <w:tcBorders>
              <w:top w:val="nil"/>
              <w:left w:val="nil"/>
              <w:bottom w:val="single" w:sz="4" w:space="0" w:color="auto"/>
              <w:right w:val="nil"/>
            </w:tcBorders>
            <w:shd w:val="clear" w:color="auto" w:fill="auto"/>
            <w:vAlign w:val="bottom"/>
          </w:tcPr>
          <w:p w14:paraId="130190EC" w14:textId="77777777" w:rsidR="009B6ECF" w:rsidRPr="00A87811" w:rsidRDefault="009B6ECF" w:rsidP="00AE7D74">
            <w:pPr>
              <w:spacing w:after="0"/>
              <w:jc w:val="center"/>
              <w:rPr>
                <w:rFonts w:eastAsia="Arial Unicode MS"/>
                <w:sz w:val="18"/>
                <w:szCs w:val="18"/>
                <w:lang w:val="de-DE"/>
              </w:rPr>
            </w:pPr>
            <w:r>
              <w:rPr>
                <w:sz w:val="18"/>
                <w:szCs w:val="18"/>
              </w:rPr>
              <w:t>1.5</w:t>
            </w:r>
            <w:r w:rsidRPr="00BC460E">
              <w:rPr>
                <w:sz w:val="18"/>
                <w:szCs w:val="18"/>
              </w:rPr>
              <w:t xml:space="preserve"> million</w:t>
            </w:r>
          </w:p>
        </w:tc>
        <w:tc>
          <w:tcPr>
            <w:tcW w:w="45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3E2169D4"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bl>
    <w:p w14:paraId="1BF5C91D" w14:textId="5AF32F06" w:rsidR="00B65801" w:rsidRPr="005713FD" w:rsidRDefault="00B65801" w:rsidP="00B65801">
      <w:pPr>
        <w:spacing w:before="60" w:after="60"/>
        <w:ind w:left="432" w:hanging="432"/>
        <w:rPr>
          <w:sz w:val="18"/>
          <w:szCs w:val="18"/>
        </w:rPr>
      </w:pPr>
      <w:r w:rsidRPr="007E74C9">
        <w:rPr>
          <w:i/>
          <w:sz w:val="18"/>
          <w:szCs w:val="18"/>
        </w:rPr>
        <w:t>Note:</w:t>
      </w:r>
      <w:r w:rsidRPr="005713FD">
        <w:rPr>
          <w:sz w:val="18"/>
          <w:szCs w:val="18"/>
        </w:rPr>
        <w:t xml:space="preserve"> AS = aerial survey, IE = index escapement</w:t>
      </w:r>
      <w:r>
        <w:rPr>
          <w:sz w:val="18"/>
          <w:szCs w:val="18"/>
        </w:rPr>
        <w:t>, BEG = biological escapement goal,</w:t>
      </w:r>
      <w:r w:rsidR="000A5E9C">
        <w:rPr>
          <w:sz w:val="18"/>
          <w:szCs w:val="18"/>
        </w:rPr>
        <w:t xml:space="preserve"> </w:t>
      </w:r>
      <w:r w:rsidRPr="005713FD">
        <w:rPr>
          <w:sz w:val="18"/>
          <w:szCs w:val="18"/>
          <w:shd w:val="clear" w:color="auto" w:fill="D9D9D9"/>
        </w:rPr>
        <w:t>gray cells</w:t>
      </w:r>
      <w:r w:rsidRPr="005713FD">
        <w:rPr>
          <w:sz w:val="18"/>
          <w:szCs w:val="18"/>
        </w:rPr>
        <w:t xml:space="preserve"> indicate lower bound of the escapement goal not met.</w:t>
      </w:r>
    </w:p>
    <w:p w14:paraId="3F3112B2" w14:textId="77777777" w:rsidR="00B65801" w:rsidRDefault="00B65801" w:rsidP="00B65801">
      <w:pPr>
        <w:spacing w:after="0"/>
        <w:rPr>
          <w:snapToGrid w:val="0"/>
          <w:sz w:val="18"/>
          <w:szCs w:val="18"/>
        </w:rPr>
      </w:pPr>
    </w:p>
    <w:p w14:paraId="58A71EDA" w14:textId="77777777" w:rsidR="00B65801" w:rsidRPr="005713FD" w:rsidRDefault="00B65801" w:rsidP="00B65801">
      <w:pPr>
        <w:spacing w:after="0"/>
        <w:rPr>
          <w:snapToGrid w:val="0"/>
          <w:sz w:val="18"/>
          <w:szCs w:val="18"/>
        </w:rPr>
      </w:pPr>
    </w:p>
    <w:p w14:paraId="1E576DCF" w14:textId="489E9F32" w:rsidR="00B65801" w:rsidRDefault="00695B1B" w:rsidP="00695B1B">
      <w:pPr>
        <w:pStyle w:val="Caption"/>
        <w:rPr>
          <w:snapToGrid w:val="0"/>
        </w:rPr>
      </w:pPr>
      <w:bookmarkStart w:id="33" w:name="_Toc51147330"/>
      <w:r>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5</w:t>
      </w:r>
      <w:r w:rsidR="00C0127A">
        <w:rPr>
          <w:noProof/>
        </w:rPr>
        <w:fldChar w:fldCharType="end"/>
      </w:r>
      <w:r w:rsidRPr="00C05544">
        <w:t xml:space="preserve">.–Southeast Alaska chum salmon escapement goals, </w:t>
      </w:r>
      <w:r w:rsidR="004E0EA2" w:rsidRPr="00C05544">
        <w:t>201</w:t>
      </w:r>
      <w:r w:rsidR="004E0EA2">
        <w:t>4</w:t>
      </w:r>
      <w:r w:rsidRPr="00C05544">
        <w:t>–</w:t>
      </w:r>
      <w:r w:rsidR="004E0EA2" w:rsidRPr="00C05544">
        <w:t>201</w:t>
      </w:r>
      <w:r w:rsidR="004E0EA2">
        <w:t>9</w:t>
      </w:r>
      <w:r w:rsidR="004E0EA2" w:rsidRPr="00C05544">
        <w:t xml:space="preserve"> </w:t>
      </w:r>
      <w:r w:rsidR="0061517F" w:rsidRPr="005A75B9">
        <w:t>escapements,</w:t>
      </w:r>
      <w:r w:rsidRPr="00C05544">
        <w:t xml:space="preserve"> and escapement goal recommendations.</w:t>
      </w:r>
      <w:bookmarkEnd w:id="33"/>
    </w:p>
    <w:tbl>
      <w:tblPr>
        <w:tblW w:w="5000" w:type="pct"/>
        <w:tblCellMar>
          <w:left w:w="0" w:type="dxa"/>
          <w:right w:w="0" w:type="dxa"/>
        </w:tblCellMar>
        <w:tblLook w:val="0000" w:firstRow="0" w:lastRow="0" w:firstColumn="0" w:lastColumn="0" w:noHBand="0" w:noVBand="0"/>
      </w:tblPr>
      <w:tblGrid>
        <w:gridCol w:w="2226"/>
        <w:gridCol w:w="1757"/>
        <w:gridCol w:w="697"/>
        <w:gridCol w:w="1359"/>
        <w:gridCol w:w="1097"/>
        <w:gridCol w:w="698"/>
        <w:gridCol w:w="698"/>
        <w:gridCol w:w="698"/>
        <w:gridCol w:w="698"/>
        <w:gridCol w:w="698"/>
        <w:gridCol w:w="698"/>
        <w:gridCol w:w="1636"/>
      </w:tblGrid>
      <w:tr w:rsidR="009B6ECF" w:rsidRPr="00A87811" w14:paraId="507A5821" w14:textId="77777777" w:rsidTr="00AE7D74">
        <w:trPr>
          <w:trHeight w:val="274"/>
        </w:trPr>
        <w:tc>
          <w:tcPr>
            <w:tcW w:w="773" w:type="pct"/>
            <w:vMerge w:val="restart"/>
            <w:tcBorders>
              <w:top w:val="single" w:sz="4" w:space="0" w:color="auto"/>
              <w:left w:val="nil"/>
              <w:right w:val="nil"/>
            </w:tcBorders>
            <w:noWrap/>
            <w:tcMar>
              <w:top w:w="15" w:type="dxa"/>
              <w:left w:w="15" w:type="dxa"/>
              <w:bottom w:w="0" w:type="dxa"/>
              <w:right w:w="15" w:type="dxa"/>
            </w:tcMar>
            <w:vAlign w:val="bottom"/>
          </w:tcPr>
          <w:p w14:paraId="662937B4" w14:textId="77777777" w:rsidR="009B6ECF" w:rsidRPr="00A87811" w:rsidRDefault="009B6ECF" w:rsidP="00AE7D74">
            <w:pPr>
              <w:spacing w:after="0"/>
              <w:rPr>
                <w:rFonts w:eastAsia="Arial Unicode MS"/>
                <w:b/>
                <w:sz w:val="18"/>
                <w:szCs w:val="18"/>
              </w:rPr>
            </w:pPr>
            <w:r w:rsidRPr="00A87811">
              <w:rPr>
                <w:b/>
                <w:sz w:val="18"/>
                <w:szCs w:val="18"/>
              </w:rPr>
              <w:t>System</w:t>
            </w:r>
          </w:p>
        </w:tc>
        <w:tc>
          <w:tcPr>
            <w:tcW w:w="686" w:type="pct"/>
            <w:vMerge w:val="restart"/>
            <w:tcBorders>
              <w:top w:val="single" w:sz="4" w:space="0" w:color="auto"/>
              <w:left w:val="nil"/>
              <w:right w:val="nil"/>
            </w:tcBorders>
            <w:vAlign w:val="bottom"/>
          </w:tcPr>
          <w:p w14:paraId="564AD978"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Assessment</w:t>
            </w:r>
          </w:p>
          <w:p w14:paraId="1085ABB6"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method</w:t>
            </w:r>
          </w:p>
        </w:tc>
        <w:tc>
          <w:tcPr>
            <w:tcW w:w="277" w:type="pct"/>
            <w:vMerge w:val="restart"/>
            <w:tcBorders>
              <w:top w:val="single" w:sz="4" w:space="0" w:color="auto"/>
              <w:left w:val="nil"/>
              <w:right w:val="nil"/>
            </w:tcBorders>
            <w:vAlign w:val="bottom"/>
          </w:tcPr>
          <w:p w14:paraId="731913CB"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Goal</w:t>
            </w:r>
          </w:p>
          <w:p w14:paraId="2419592B"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type</w:t>
            </w:r>
          </w:p>
        </w:tc>
        <w:tc>
          <w:tcPr>
            <w:tcW w:w="532" w:type="pct"/>
            <w:vMerge w:val="restart"/>
            <w:tcBorders>
              <w:top w:val="single" w:sz="4" w:space="0" w:color="auto"/>
              <w:left w:val="nil"/>
              <w:right w:val="nil"/>
            </w:tcBorders>
            <w:vAlign w:val="bottom"/>
          </w:tcPr>
          <w:p w14:paraId="7B7E9B5D"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w:t>
            </w:r>
          </w:p>
          <w:p w14:paraId="431B2955" w14:textId="77777777" w:rsidR="009B6ECF" w:rsidRPr="00A87811" w:rsidRDefault="009B6ECF" w:rsidP="00AE7D74">
            <w:pPr>
              <w:spacing w:after="0"/>
              <w:jc w:val="center"/>
              <w:rPr>
                <w:rFonts w:eastAsia="Arial Unicode MS"/>
                <w:b/>
                <w:sz w:val="18"/>
                <w:szCs w:val="18"/>
                <w:vertAlign w:val="superscript"/>
              </w:rPr>
            </w:pPr>
            <w:r w:rsidRPr="00A87811">
              <w:rPr>
                <w:rFonts w:eastAsia="Arial Unicode MS"/>
                <w:b/>
                <w:sz w:val="18"/>
                <w:szCs w:val="18"/>
              </w:rPr>
              <w:t>goal</w:t>
            </w:r>
          </w:p>
        </w:tc>
        <w:tc>
          <w:tcPr>
            <w:tcW w:w="431" w:type="pct"/>
            <w:vMerge w:val="restart"/>
            <w:tcBorders>
              <w:top w:val="single" w:sz="4" w:space="0" w:color="auto"/>
              <w:left w:val="nil"/>
              <w:right w:val="nil"/>
            </w:tcBorders>
            <w:noWrap/>
            <w:tcMar>
              <w:top w:w="15" w:type="dxa"/>
              <w:left w:w="15" w:type="dxa"/>
              <w:bottom w:w="0" w:type="dxa"/>
              <w:right w:w="15" w:type="dxa"/>
            </w:tcMar>
            <w:vAlign w:val="bottom"/>
          </w:tcPr>
          <w:p w14:paraId="040D871C" w14:textId="77777777" w:rsidR="009B6ECF" w:rsidRPr="00A87811" w:rsidRDefault="009B6ECF" w:rsidP="00AE7D74">
            <w:pPr>
              <w:spacing w:after="0"/>
              <w:jc w:val="center"/>
              <w:rPr>
                <w:b/>
                <w:sz w:val="18"/>
                <w:szCs w:val="18"/>
              </w:rPr>
            </w:pPr>
            <w:r w:rsidRPr="00A87811">
              <w:rPr>
                <w:b/>
                <w:sz w:val="18"/>
                <w:szCs w:val="18"/>
              </w:rPr>
              <w:t>Year</w:t>
            </w:r>
          </w:p>
          <w:p w14:paraId="1604FFDC" w14:textId="77777777" w:rsidR="009B6ECF" w:rsidRPr="00A87811" w:rsidRDefault="009B6ECF" w:rsidP="00AE7D74">
            <w:pPr>
              <w:spacing w:after="0"/>
              <w:jc w:val="center"/>
              <w:rPr>
                <w:b/>
                <w:sz w:val="18"/>
                <w:szCs w:val="18"/>
              </w:rPr>
            </w:pPr>
            <w:r w:rsidRPr="00A87811">
              <w:rPr>
                <w:b/>
                <w:sz w:val="18"/>
                <w:szCs w:val="18"/>
              </w:rPr>
              <w:t>established</w:t>
            </w:r>
          </w:p>
        </w:tc>
        <w:tc>
          <w:tcPr>
            <w:tcW w:w="1660" w:type="pct"/>
            <w:gridSpan w:val="6"/>
            <w:tcBorders>
              <w:top w:val="single" w:sz="4" w:space="0" w:color="auto"/>
              <w:left w:val="nil"/>
              <w:right w:val="nil"/>
            </w:tcBorders>
            <w:noWrap/>
            <w:tcMar>
              <w:top w:w="15" w:type="dxa"/>
              <w:left w:w="15" w:type="dxa"/>
              <w:bottom w:w="0" w:type="dxa"/>
              <w:right w:w="15" w:type="dxa"/>
            </w:tcMar>
            <w:vAlign w:val="bottom"/>
          </w:tcPr>
          <w:p w14:paraId="58D867B9" w14:textId="77777777" w:rsidR="009B6ECF" w:rsidRPr="00A87811" w:rsidRDefault="009B6ECF" w:rsidP="00AE7D74">
            <w:pPr>
              <w:pBdr>
                <w:bottom w:val="single" w:sz="4" w:space="0" w:color="auto"/>
              </w:pBdr>
              <w:spacing w:after="0"/>
              <w:jc w:val="center"/>
              <w:rPr>
                <w:rFonts w:eastAsia="Arial Unicode MS"/>
                <w:b/>
                <w:sz w:val="18"/>
                <w:szCs w:val="18"/>
              </w:rPr>
            </w:pPr>
            <w:r w:rsidRPr="00A87811">
              <w:rPr>
                <w:b/>
                <w:sz w:val="18"/>
                <w:szCs w:val="18"/>
              </w:rPr>
              <w:t>Escapement</w:t>
            </w:r>
          </w:p>
        </w:tc>
        <w:tc>
          <w:tcPr>
            <w:tcW w:w="641" w:type="pct"/>
            <w:vMerge w:val="restart"/>
            <w:tcBorders>
              <w:top w:val="single" w:sz="4" w:space="0" w:color="auto"/>
              <w:left w:val="nil"/>
              <w:right w:val="nil"/>
            </w:tcBorders>
            <w:vAlign w:val="bottom"/>
          </w:tcPr>
          <w:p w14:paraId="01100505"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Escapement goal</w:t>
            </w:r>
          </w:p>
          <w:p w14:paraId="5E9D3801" w14:textId="77777777" w:rsidR="009B6ECF" w:rsidRPr="00A87811" w:rsidRDefault="009B6ECF" w:rsidP="00AE7D74">
            <w:pPr>
              <w:spacing w:after="0"/>
              <w:jc w:val="center"/>
              <w:rPr>
                <w:b/>
                <w:sz w:val="18"/>
                <w:szCs w:val="18"/>
              </w:rPr>
            </w:pPr>
            <w:r w:rsidRPr="00A87811">
              <w:rPr>
                <w:rFonts w:eastAsia="Arial Unicode MS"/>
                <w:b/>
                <w:sz w:val="18"/>
                <w:szCs w:val="18"/>
              </w:rPr>
              <w:t>recommendation</w:t>
            </w:r>
          </w:p>
        </w:tc>
      </w:tr>
      <w:tr w:rsidR="009B6ECF" w:rsidRPr="00A87811" w14:paraId="03D826A8" w14:textId="77777777" w:rsidTr="00AE7D74">
        <w:trPr>
          <w:trHeight w:val="274"/>
        </w:trPr>
        <w:tc>
          <w:tcPr>
            <w:tcW w:w="773" w:type="pct"/>
            <w:vMerge/>
            <w:tcBorders>
              <w:left w:val="nil"/>
              <w:bottom w:val="single" w:sz="4" w:space="0" w:color="auto"/>
              <w:right w:val="nil"/>
            </w:tcBorders>
            <w:noWrap/>
            <w:tcMar>
              <w:top w:w="15" w:type="dxa"/>
              <w:left w:w="15" w:type="dxa"/>
              <w:bottom w:w="0" w:type="dxa"/>
              <w:right w:w="15" w:type="dxa"/>
            </w:tcMar>
            <w:vAlign w:val="bottom"/>
          </w:tcPr>
          <w:p w14:paraId="0093C029" w14:textId="77777777" w:rsidR="009B6ECF" w:rsidRPr="00A87811" w:rsidRDefault="009B6ECF" w:rsidP="00AE7D74">
            <w:pPr>
              <w:spacing w:after="0"/>
              <w:jc w:val="center"/>
              <w:rPr>
                <w:rFonts w:eastAsia="Arial Unicode MS"/>
                <w:sz w:val="18"/>
                <w:szCs w:val="18"/>
              </w:rPr>
            </w:pPr>
          </w:p>
        </w:tc>
        <w:tc>
          <w:tcPr>
            <w:tcW w:w="686" w:type="pct"/>
            <w:vMerge/>
            <w:tcBorders>
              <w:left w:val="nil"/>
              <w:bottom w:val="single" w:sz="4" w:space="0" w:color="auto"/>
              <w:right w:val="nil"/>
            </w:tcBorders>
          </w:tcPr>
          <w:p w14:paraId="3F3F9406" w14:textId="77777777" w:rsidR="009B6ECF" w:rsidRPr="00A87811" w:rsidRDefault="009B6ECF" w:rsidP="00AE7D74">
            <w:pPr>
              <w:spacing w:after="0"/>
              <w:jc w:val="center"/>
              <w:rPr>
                <w:rFonts w:eastAsia="Arial Unicode MS"/>
                <w:sz w:val="18"/>
                <w:szCs w:val="18"/>
              </w:rPr>
            </w:pPr>
          </w:p>
        </w:tc>
        <w:tc>
          <w:tcPr>
            <w:tcW w:w="277" w:type="pct"/>
            <w:vMerge/>
            <w:tcBorders>
              <w:left w:val="nil"/>
              <w:bottom w:val="single" w:sz="4" w:space="0" w:color="auto"/>
              <w:right w:val="nil"/>
            </w:tcBorders>
          </w:tcPr>
          <w:p w14:paraId="051E8DB1" w14:textId="77777777" w:rsidR="009B6ECF" w:rsidRPr="00A87811" w:rsidRDefault="009B6ECF" w:rsidP="00AE7D74">
            <w:pPr>
              <w:spacing w:after="0"/>
              <w:jc w:val="center"/>
              <w:rPr>
                <w:rFonts w:eastAsia="Arial Unicode MS"/>
                <w:sz w:val="18"/>
                <w:szCs w:val="18"/>
              </w:rPr>
            </w:pPr>
          </w:p>
        </w:tc>
        <w:tc>
          <w:tcPr>
            <w:tcW w:w="532" w:type="pct"/>
            <w:vMerge/>
            <w:tcBorders>
              <w:left w:val="nil"/>
              <w:bottom w:val="single" w:sz="4" w:space="0" w:color="auto"/>
              <w:right w:val="nil"/>
            </w:tcBorders>
            <w:vAlign w:val="bottom"/>
          </w:tcPr>
          <w:p w14:paraId="002E6046" w14:textId="77777777" w:rsidR="009B6ECF" w:rsidRPr="00A87811" w:rsidRDefault="009B6ECF" w:rsidP="00AE7D74">
            <w:pPr>
              <w:spacing w:after="0"/>
              <w:jc w:val="center"/>
              <w:rPr>
                <w:rFonts w:eastAsia="Arial Unicode MS"/>
                <w:sz w:val="18"/>
                <w:szCs w:val="18"/>
              </w:rPr>
            </w:pPr>
          </w:p>
        </w:tc>
        <w:tc>
          <w:tcPr>
            <w:tcW w:w="431" w:type="pct"/>
            <w:vMerge/>
            <w:tcBorders>
              <w:left w:val="nil"/>
              <w:bottom w:val="single" w:sz="4" w:space="0" w:color="auto"/>
              <w:right w:val="nil"/>
            </w:tcBorders>
            <w:noWrap/>
            <w:tcMar>
              <w:top w:w="15" w:type="dxa"/>
              <w:left w:w="15" w:type="dxa"/>
              <w:bottom w:w="0" w:type="dxa"/>
              <w:right w:w="15" w:type="dxa"/>
            </w:tcMar>
            <w:vAlign w:val="bottom"/>
          </w:tcPr>
          <w:p w14:paraId="0E300DE9" w14:textId="77777777" w:rsidR="009B6ECF" w:rsidRPr="00A87811" w:rsidRDefault="009B6ECF" w:rsidP="00AE7D74">
            <w:pPr>
              <w:spacing w:after="0"/>
              <w:jc w:val="center"/>
              <w:rPr>
                <w:rFonts w:eastAsia="Arial Unicode MS"/>
                <w:sz w:val="18"/>
                <w:szCs w:val="18"/>
              </w:rPr>
            </w:pPr>
          </w:p>
        </w:tc>
        <w:tc>
          <w:tcPr>
            <w:tcW w:w="277" w:type="pct"/>
            <w:tcBorders>
              <w:bottom w:val="single" w:sz="4" w:space="0" w:color="auto"/>
              <w:right w:val="nil"/>
            </w:tcBorders>
            <w:noWrap/>
            <w:tcMar>
              <w:top w:w="15" w:type="dxa"/>
              <w:left w:w="15" w:type="dxa"/>
              <w:bottom w:w="0" w:type="dxa"/>
              <w:right w:w="15" w:type="dxa"/>
            </w:tcMar>
            <w:vAlign w:val="bottom"/>
          </w:tcPr>
          <w:p w14:paraId="64926B20"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4</w:t>
            </w:r>
          </w:p>
        </w:tc>
        <w:tc>
          <w:tcPr>
            <w:tcW w:w="277" w:type="pct"/>
            <w:tcBorders>
              <w:left w:val="nil"/>
              <w:bottom w:val="single" w:sz="4" w:space="0" w:color="auto"/>
              <w:right w:val="nil"/>
            </w:tcBorders>
            <w:noWrap/>
            <w:tcMar>
              <w:top w:w="15" w:type="dxa"/>
              <w:left w:w="15" w:type="dxa"/>
              <w:bottom w:w="0" w:type="dxa"/>
              <w:right w:w="15" w:type="dxa"/>
            </w:tcMar>
            <w:vAlign w:val="bottom"/>
          </w:tcPr>
          <w:p w14:paraId="60249DC5"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5</w:t>
            </w:r>
          </w:p>
        </w:tc>
        <w:tc>
          <w:tcPr>
            <w:tcW w:w="277" w:type="pct"/>
            <w:tcBorders>
              <w:left w:val="nil"/>
              <w:bottom w:val="single" w:sz="4" w:space="0" w:color="auto"/>
              <w:right w:val="nil"/>
            </w:tcBorders>
            <w:noWrap/>
            <w:tcMar>
              <w:top w:w="15" w:type="dxa"/>
              <w:left w:w="15" w:type="dxa"/>
              <w:bottom w:w="0" w:type="dxa"/>
              <w:right w:w="15" w:type="dxa"/>
            </w:tcMar>
            <w:vAlign w:val="bottom"/>
          </w:tcPr>
          <w:p w14:paraId="77C5773D"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6</w:t>
            </w:r>
          </w:p>
        </w:tc>
        <w:tc>
          <w:tcPr>
            <w:tcW w:w="277" w:type="pct"/>
            <w:tcBorders>
              <w:left w:val="nil"/>
              <w:bottom w:val="single" w:sz="4" w:space="0" w:color="auto"/>
              <w:right w:val="nil"/>
            </w:tcBorders>
            <w:noWrap/>
            <w:tcMar>
              <w:top w:w="15" w:type="dxa"/>
              <w:left w:w="15" w:type="dxa"/>
              <w:bottom w:w="0" w:type="dxa"/>
              <w:right w:w="15" w:type="dxa"/>
            </w:tcMar>
            <w:vAlign w:val="bottom"/>
          </w:tcPr>
          <w:p w14:paraId="6D7C55D8"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7</w:t>
            </w:r>
          </w:p>
        </w:tc>
        <w:tc>
          <w:tcPr>
            <w:tcW w:w="277" w:type="pct"/>
            <w:tcBorders>
              <w:left w:val="nil"/>
              <w:bottom w:val="single" w:sz="4" w:space="0" w:color="auto"/>
              <w:right w:val="nil"/>
            </w:tcBorders>
            <w:noWrap/>
            <w:tcMar>
              <w:top w:w="15" w:type="dxa"/>
              <w:left w:w="15" w:type="dxa"/>
              <w:bottom w:w="0" w:type="dxa"/>
              <w:right w:w="15" w:type="dxa"/>
            </w:tcMar>
            <w:vAlign w:val="bottom"/>
          </w:tcPr>
          <w:p w14:paraId="55F634E1" w14:textId="77777777" w:rsidR="009B6ECF" w:rsidRPr="00A87811" w:rsidRDefault="009B6ECF" w:rsidP="00AE7D74">
            <w:pPr>
              <w:spacing w:after="0"/>
              <w:jc w:val="center"/>
              <w:rPr>
                <w:rFonts w:eastAsia="Arial Unicode MS"/>
                <w:b/>
                <w:sz w:val="18"/>
                <w:szCs w:val="18"/>
              </w:rPr>
            </w:pPr>
            <w:r w:rsidRPr="00A87811">
              <w:rPr>
                <w:rFonts w:eastAsia="Arial Unicode MS"/>
                <w:b/>
                <w:sz w:val="18"/>
                <w:szCs w:val="18"/>
              </w:rPr>
              <w:t>201</w:t>
            </w:r>
            <w:r>
              <w:rPr>
                <w:rFonts w:eastAsia="Arial Unicode MS"/>
                <w:b/>
                <w:sz w:val="18"/>
                <w:szCs w:val="18"/>
              </w:rPr>
              <w:t>8</w:t>
            </w:r>
          </w:p>
        </w:tc>
        <w:tc>
          <w:tcPr>
            <w:tcW w:w="277" w:type="pct"/>
            <w:tcBorders>
              <w:left w:val="nil"/>
              <w:bottom w:val="single" w:sz="4" w:space="0" w:color="auto"/>
              <w:right w:val="nil"/>
            </w:tcBorders>
            <w:noWrap/>
            <w:tcMar>
              <w:top w:w="15" w:type="dxa"/>
              <w:left w:w="15" w:type="dxa"/>
              <w:bottom w:w="0" w:type="dxa"/>
              <w:right w:w="15" w:type="dxa"/>
            </w:tcMar>
            <w:vAlign w:val="bottom"/>
          </w:tcPr>
          <w:p w14:paraId="61578DDA" w14:textId="77777777" w:rsidR="009B6ECF" w:rsidRPr="00A87811" w:rsidRDefault="009B6ECF" w:rsidP="00AE7D74">
            <w:pPr>
              <w:spacing w:after="0"/>
              <w:ind w:left="-255" w:firstLine="255"/>
              <w:jc w:val="center"/>
              <w:rPr>
                <w:rFonts w:eastAsia="Arial Unicode MS"/>
                <w:b/>
                <w:sz w:val="18"/>
                <w:szCs w:val="18"/>
              </w:rPr>
            </w:pPr>
            <w:r w:rsidRPr="00A87811">
              <w:rPr>
                <w:rFonts w:eastAsia="Arial Unicode MS"/>
                <w:b/>
                <w:sz w:val="18"/>
                <w:szCs w:val="18"/>
              </w:rPr>
              <w:t>201</w:t>
            </w:r>
            <w:r>
              <w:rPr>
                <w:rFonts w:eastAsia="Arial Unicode MS"/>
                <w:b/>
                <w:sz w:val="18"/>
                <w:szCs w:val="18"/>
              </w:rPr>
              <w:t>9</w:t>
            </w:r>
          </w:p>
        </w:tc>
        <w:tc>
          <w:tcPr>
            <w:tcW w:w="641" w:type="pct"/>
            <w:vMerge/>
            <w:tcBorders>
              <w:left w:val="nil"/>
              <w:bottom w:val="single" w:sz="4" w:space="0" w:color="auto"/>
              <w:right w:val="nil"/>
            </w:tcBorders>
          </w:tcPr>
          <w:p w14:paraId="76E9D688" w14:textId="77777777" w:rsidR="009B6ECF" w:rsidRPr="00A87811" w:rsidRDefault="009B6ECF" w:rsidP="00AE7D74">
            <w:pPr>
              <w:spacing w:after="0"/>
              <w:jc w:val="center"/>
              <w:rPr>
                <w:rFonts w:eastAsia="Arial Unicode MS"/>
                <w:sz w:val="18"/>
                <w:szCs w:val="18"/>
              </w:rPr>
            </w:pPr>
          </w:p>
        </w:tc>
      </w:tr>
      <w:tr w:rsidR="009B6ECF" w:rsidRPr="00A87811" w14:paraId="4A93F1E3" w14:textId="77777777" w:rsidTr="00AE7D74">
        <w:trPr>
          <w:trHeight w:val="360"/>
        </w:trPr>
        <w:tc>
          <w:tcPr>
            <w:tcW w:w="773" w:type="pct"/>
            <w:tcBorders>
              <w:top w:val="nil"/>
              <w:left w:val="nil"/>
              <w:bottom w:val="nil"/>
              <w:right w:val="nil"/>
            </w:tcBorders>
            <w:shd w:val="clear" w:color="auto" w:fill="auto"/>
            <w:noWrap/>
            <w:tcMar>
              <w:top w:w="15" w:type="dxa"/>
              <w:left w:w="15" w:type="dxa"/>
              <w:bottom w:w="0" w:type="dxa"/>
              <w:right w:w="15" w:type="dxa"/>
            </w:tcMar>
            <w:vAlign w:val="bottom"/>
          </w:tcPr>
          <w:p w14:paraId="164FA944" w14:textId="77777777" w:rsidR="009B6ECF" w:rsidRPr="00A87811" w:rsidRDefault="009B6ECF" w:rsidP="00AE7D74">
            <w:pPr>
              <w:spacing w:after="0"/>
              <w:rPr>
                <w:b/>
                <w:sz w:val="18"/>
                <w:szCs w:val="18"/>
                <w:u w:val="single"/>
              </w:rPr>
            </w:pPr>
            <w:r w:rsidRPr="00A87811">
              <w:rPr>
                <w:b/>
                <w:sz w:val="18"/>
                <w:szCs w:val="18"/>
                <w:u w:val="single"/>
              </w:rPr>
              <w:t>Chum salmon (summer run)</w:t>
            </w:r>
          </w:p>
        </w:tc>
        <w:tc>
          <w:tcPr>
            <w:tcW w:w="686" w:type="pct"/>
            <w:tcBorders>
              <w:top w:val="nil"/>
              <w:left w:val="nil"/>
              <w:bottom w:val="nil"/>
              <w:right w:val="nil"/>
            </w:tcBorders>
            <w:shd w:val="clear" w:color="auto" w:fill="auto"/>
            <w:vAlign w:val="bottom"/>
          </w:tcPr>
          <w:p w14:paraId="091D4BF4" w14:textId="77777777" w:rsidR="009B6ECF" w:rsidRPr="00A87811" w:rsidRDefault="009B6ECF" w:rsidP="00AE7D74">
            <w:pPr>
              <w:spacing w:after="0"/>
              <w:jc w:val="center"/>
              <w:rPr>
                <w:rFonts w:eastAsia="Arial Unicode MS"/>
                <w:sz w:val="18"/>
                <w:szCs w:val="18"/>
              </w:rPr>
            </w:pPr>
          </w:p>
        </w:tc>
        <w:tc>
          <w:tcPr>
            <w:tcW w:w="277" w:type="pct"/>
            <w:tcBorders>
              <w:top w:val="nil"/>
              <w:left w:val="nil"/>
              <w:bottom w:val="nil"/>
              <w:right w:val="nil"/>
            </w:tcBorders>
            <w:shd w:val="clear" w:color="auto" w:fill="auto"/>
            <w:vAlign w:val="bottom"/>
          </w:tcPr>
          <w:p w14:paraId="43F79699" w14:textId="77777777" w:rsidR="009B6ECF" w:rsidRPr="00A87811" w:rsidRDefault="009B6ECF" w:rsidP="00AE7D74">
            <w:pPr>
              <w:spacing w:after="0"/>
              <w:jc w:val="center"/>
              <w:rPr>
                <w:sz w:val="18"/>
                <w:szCs w:val="18"/>
              </w:rPr>
            </w:pPr>
          </w:p>
        </w:tc>
        <w:tc>
          <w:tcPr>
            <w:tcW w:w="532" w:type="pct"/>
            <w:tcBorders>
              <w:top w:val="nil"/>
              <w:left w:val="nil"/>
              <w:bottom w:val="nil"/>
              <w:right w:val="nil"/>
            </w:tcBorders>
            <w:shd w:val="clear" w:color="auto" w:fill="auto"/>
            <w:vAlign w:val="bottom"/>
          </w:tcPr>
          <w:p w14:paraId="0C5945F3" w14:textId="77777777" w:rsidR="009B6ECF" w:rsidRPr="00A87811" w:rsidRDefault="009B6ECF" w:rsidP="00AE7D74">
            <w:pPr>
              <w:spacing w:after="0"/>
              <w:jc w:val="center"/>
              <w:rPr>
                <w:sz w:val="18"/>
                <w:szCs w:val="18"/>
              </w:rPr>
            </w:pPr>
          </w:p>
        </w:tc>
        <w:tc>
          <w:tcPr>
            <w:tcW w:w="431" w:type="pct"/>
            <w:tcBorders>
              <w:top w:val="nil"/>
              <w:left w:val="nil"/>
              <w:bottom w:val="nil"/>
              <w:right w:val="nil"/>
            </w:tcBorders>
            <w:shd w:val="clear" w:color="auto" w:fill="auto"/>
            <w:noWrap/>
            <w:tcMar>
              <w:top w:w="15" w:type="dxa"/>
              <w:left w:w="15" w:type="dxa"/>
              <w:bottom w:w="0" w:type="dxa"/>
              <w:right w:w="15" w:type="dxa"/>
            </w:tcMar>
            <w:vAlign w:val="bottom"/>
          </w:tcPr>
          <w:p w14:paraId="57DD3100" w14:textId="77777777" w:rsidR="009B6ECF" w:rsidRPr="00A87811" w:rsidRDefault="009B6ECF" w:rsidP="00AE7D74">
            <w:pPr>
              <w:spacing w:after="0"/>
              <w:jc w:val="center"/>
              <w:rPr>
                <w:sz w:val="18"/>
                <w:szCs w:val="18"/>
              </w:rPr>
            </w:pPr>
          </w:p>
        </w:tc>
        <w:tc>
          <w:tcPr>
            <w:tcW w:w="277" w:type="pct"/>
            <w:tcBorders>
              <w:top w:val="single" w:sz="4" w:space="0" w:color="auto"/>
              <w:bottom w:val="nil"/>
              <w:right w:val="nil"/>
            </w:tcBorders>
            <w:shd w:val="clear" w:color="auto" w:fill="auto"/>
            <w:noWrap/>
            <w:tcMar>
              <w:top w:w="15" w:type="dxa"/>
              <w:left w:w="15" w:type="dxa"/>
              <w:bottom w:w="0" w:type="dxa"/>
              <w:right w:w="15" w:type="dxa"/>
            </w:tcMar>
            <w:vAlign w:val="bottom"/>
          </w:tcPr>
          <w:p w14:paraId="5BADAFE7" w14:textId="77777777" w:rsidR="009B6ECF" w:rsidRPr="00A87811" w:rsidRDefault="009B6ECF" w:rsidP="00AE7D74">
            <w:pPr>
              <w:spacing w:after="0"/>
              <w:jc w:val="right"/>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31422821" w14:textId="77777777" w:rsidR="009B6ECF" w:rsidRPr="00A87811" w:rsidRDefault="009B6ECF" w:rsidP="00AE7D74">
            <w:pPr>
              <w:spacing w:after="0"/>
              <w:jc w:val="right"/>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520A5374" w14:textId="77777777" w:rsidR="009B6ECF" w:rsidRPr="00A87811" w:rsidRDefault="009B6ECF" w:rsidP="00AE7D74">
            <w:pPr>
              <w:spacing w:after="0"/>
              <w:jc w:val="right"/>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71305E55" w14:textId="77777777" w:rsidR="009B6ECF" w:rsidRPr="00A87811" w:rsidRDefault="009B6ECF" w:rsidP="00AE7D74">
            <w:pPr>
              <w:spacing w:after="0"/>
              <w:jc w:val="right"/>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679FD0DF" w14:textId="77777777" w:rsidR="009B6ECF" w:rsidRPr="00A87811" w:rsidRDefault="009B6ECF" w:rsidP="00AE7D74">
            <w:pPr>
              <w:spacing w:after="0"/>
              <w:jc w:val="right"/>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791CEDB9" w14:textId="77777777" w:rsidR="009B6ECF" w:rsidRPr="00A87811" w:rsidRDefault="009B6ECF" w:rsidP="00AE7D74">
            <w:pPr>
              <w:spacing w:after="0"/>
              <w:jc w:val="center"/>
              <w:rPr>
                <w:rFonts w:eastAsia="Arial Unicode MS"/>
                <w:sz w:val="18"/>
                <w:szCs w:val="18"/>
              </w:rPr>
            </w:pPr>
          </w:p>
        </w:tc>
        <w:tc>
          <w:tcPr>
            <w:tcW w:w="641" w:type="pct"/>
            <w:tcBorders>
              <w:top w:val="nil"/>
              <w:left w:val="nil"/>
              <w:bottom w:val="nil"/>
              <w:right w:val="nil"/>
            </w:tcBorders>
            <w:shd w:val="clear" w:color="auto" w:fill="auto"/>
            <w:vAlign w:val="bottom"/>
          </w:tcPr>
          <w:p w14:paraId="65D8D5EE" w14:textId="77777777" w:rsidR="009B6ECF" w:rsidRPr="00A87811" w:rsidRDefault="009B6ECF" w:rsidP="00AE7D74">
            <w:pPr>
              <w:spacing w:after="0"/>
              <w:jc w:val="center"/>
              <w:rPr>
                <w:rFonts w:eastAsia="Arial Unicode MS"/>
                <w:b/>
                <w:sz w:val="18"/>
                <w:szCs w:val="18"/>
              </w:rPr>
            </w:pPr>
          </w:p>
        </w:tc>
      </w:tr>
      <w:tr w:rsidR="009B6ECF" w:rsidRPr="00A87811" w14:paraId="462DC0CB" w14:textId="77777777" w:rsidTr="00AE7D74">
        <w:trPr>
          <w:trHeight w:val="360"/>
        </w:trPr>
        <w:tc>
          <w:tcPr>
            <w:tcW w:w="773" w:type="pct"/>
            <w:tcBorders>
              <w:top w:val="nil"/>
              <w:left w:val="nil"/>
              <w:bottom w:val="nil"/>
              <w:right w:val="nil"/>
            </w:tcBorders>
            <w:shd w:val="clear" w:color="auto" w:fill="auto"/>
            <w:noWrap/>
            <w:tcMar>
              <w:top w:w="15" w:type="dxa"/>
              <w:left w:w="15" w:type="dxa"/>
              <w:bottom w:w="0" w:type="dxa"/>
              <w:right w:w="15" w:type="dxa"/>
            </w:tcMar>
            <w:vAlign w:val="bottom"/>
          </w:tcPr>
          <w:p w14:paraId="28B376EB" w14:textId="77777777" w:rsidR="009B6ECF" w:rsidRPr="00A87811" w:rsidRDefault="009B6ECF" w:rsidP="00AE7D74">
            <w:pPr>
              <w:spacing w:after="0"/>
              <w:rPr>
                <w:rFonts w:eastAsia="Arial Unicode MS"/>
                <w:sz w:val="18"/>
                <w:szCs w:val="18"/>
              </w:rPr>
            </w:pPr>
            <w:r w:rsidRPr="00A87811">
              <w:rPr>
                <w:rFonts w:eastAsia="Arial Unicode MS"/>
                <w:sz w:val="18"/>
                <w:szCs w:val="18"/>
              </w:rPr>
              <w:t>Southern Southeast</w:t>
            </w:r>
          </w:p>
        </w:tc>
        <w:tc>
          <w:tcPr>
            <w:tcW w:w="686" w:type="pct"/>
            <w:tcBorders>
              <w:top w:val="nil"/>
              <w:left w:val="nil"/>
              <w:bottom w:val="nil"/>
              <w:right w:val="nil"/>
            </w:tcBorders>
            <w:shd w:val="clear" w:color="auto" w:fill="auto"/>
            <w:vAlign w:val="bottom"/>
          </w:tcPr>
          <w:p w14:paraId="07E5ECF7"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AS/FS/HS, IE</w:t>
            </w:r>
          </w:p>
        </w:tc>
        <w:tc>
          <w:tcPr>
            <w:tcW w:w="277" w:type="pct"/>
            <w:tcBorders>
              <w:top w:val="nil"/>
              <w:left w:val="nil"/>
              <w:bottom w:val="nil"/>
              <w:right w:val="nil"/>
            </w:tcBorders>
            <w:shd w:val="clear" w:color="auto" w:fill="auto"/>
            <w:vAlign w:val="bottom"/>
          </w:tcPr>
          <w:p w14:paraId="1AC0802C" w14:textId="77777777" w:rsidR="009B6ECF" w:rsidRPr="00A87811" w:rsidRDefault="009B6ECF" w:rsidP="00AE7D74">
            <w:pPr>
              <w:spacing w:after="0"/>
              <w:jc w:val="center"/>
              <w:rPr>
                <w:sz w:val="18"/>
                <w:szCs w:val="18"/>
              </w:rPr>
            </w:pPr>
            <w:r w:rsidRPr="00A87811">
              <w:rPr>
                <w:sz w:val="18"/>
                <w:szCs w:val="18"/>
              </w:rPr>
              <w:t>LB SEG</w:t>
            </w:r>
          </w:p>
        </w:tc>
        <w:tc>
          <w:tcPr>
            <w:tcW w:w="532" w:type="pct"/>
            <w:tcBorders>
              <w:top w:val="nil"/>
              <w:left w:val="nil"/>
              <w:bottom w:val="nil"/>
              <w:right w:val="nil"/>
            </w:tcBorders>
            <w:shd w:val="clear" w:color="auto" w:fill="auto"/>
            <w:vAlign w:val="bottom"/>
          </w:tcPr>
          <w:p w14:paraId="6601D38D" w14:textId="77777777" w:rsidR="009B6ECF" w:rsidRPr="00A87811" w:rsidRDefault="009B6ECF" w:rsidP="00AE7D74">
            <w:pPr>
              <w:spacing w:after="0"/>
              <w:jc w:val="center"/>
              <w:rPr>
                <w:rFonts w:eastAsia="Arial Unicode MS"/>
                <w:sz w:val="18"/>
                <w:szCs w:val="18"/>
              </w:rPr>
            </w:pPr>
            <w:r w:rsidRPr="00A87811">
              <w:rPr>
                <w:sz w:val="18"/>
                <w:szCs w:val="18"/>
              </w:rPr>
              <w:t>62,000</w:t>
            </w:r>
          </w:p>
        </w:tc>
        <w:tc>
          <w:tcPr>
            <w:tcW w:w="431" w:type="pct"/>
            <w:tcBorders>
              <w:top w:val="nil"/>
              <w:left w:val="nil"/>
              <w:bottom w:val="nil"/>
              <w:right w:val="nil"/>
            </w:tcBorders>
            <w:shd w:val="clear" w:color="auto" w:fill="auto"/>
            <w:noWrap/>
            <w:tcMar>
              <w:top w:w="15" w:type="dxa"/>
              <w:left w:w="15" w:type="dxa"/>
              <w:bottom w:w="0" w:type="dxa"/>
              <w:right w:w="15" w:type="dxa"/>
            </w:tcMar>
            <w:vAlign w:val="bottom"/>
          </w:tcPr>
          <w:p w14:paraId="6F1DB192" w14:textId="77777777" w:rsidR="009B6ECF" w:rsidRPr="00A87811" w:rsidRDefault="009B6ECF" w:rsidP="00AE7D74">
            <w:pPr>
              <w:spacing w:after="0"/>
              <w:jc w:val="center"/>
              <w:rPr>
                <w:sz w:val="18"/>
                <w:szCs w:val="18"/>
              </w:rPr>
            </w:pPr>
            <w:r w:rsidRPr="00A87811">
              <w:rPr>
                <w:sz w:val="18"/>
                <w:szCs w:val="18"/>
              </w:rPr>
              <w:t>2015</w:t>
            </w:r>
          </w:p>
        </w:tc>
        <w:tc>
          <w:tcPr>
            <w:tcW w:w="277" w:type="pct"/>
            <w:tcBorders>
              <w:top w:val="nil"/>
              <w:right w:val="nil"/>
            </w:tcBorders>
            <w:shd w:val="clear" w:color="auto" w:fill="D9D9D9" w:themeFill="background1" w:themeFillShade="D9"/>
            <w:noWrap/>
            <w:tcMar>
              <w:top w:w="15" w:type="dxa"/>
              <w:left w:w="15" w:type="dxa"/>
              <w:bottom w:w="0" w:type="dxa"/>
              <w:right w:w="15" w:type="dxa"/>
            </w:tcMar>
            <w:vAlign w:val="bottom"/>
          </w:tcPr>
          <w:p w14:paraId="613216B6" w14:textId="77777777" w:rsidR="009B6ECF" w:rsidRPr="00E96AFA" w:rsidRDefault="009B6ECF" w:rsidP="00AE7D74">
            <w:pPr>
              <w:spacing w:after="0"/>
              <w:jc w:val="center"/>
              <w:rPr>
                <w:sz w:val="18"/>
                <w:szCs w:val="18"/>
              </w:rPr>
            </w:pPr>
            <w:r w:rsidRPr="00E96AFA">
              <w:rPr>
                <w:sz w:val="18"/>
                <w:szCs w:val="18"/>
              </w:rPr>
              <w:t>47,000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599E3AE1" w14:textId="77777777" w:rsidR="009B6ECF" w:rsidRPr="00E96AFA" w:rsidRDefault="009B6ECF" w:rsidP="00AE7D74">
            <w:pPr>
              <w:spacing w:after="0"/>
              <w:jc w:val="center"/>
              <w:rPr>
                <w:sz w:val="18"/>
                <w:szCs w:val="18"/>
              </w:rPr>
            </w:pPr>
            <w:r w:rsidRPr="00E96AFA">
              <w:rPr>
                <w:sz w:val="18"/>
                <w:szCs w:val="18"/>
              </w:rPr>
              <w:t>115,000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26459FC2" w14:textId="77777777" w:rsidR="009B6ECF" w:rsidRPr="00E96AFA" w:rsidRDefault="009B6ECF" w:rsidP="00AE7D74">
            <w:pPr>
              <w:spacing w:after="0"/>
              <w:jc w:val="center"/>
              <w:rPr>
                <w:sz w:val="18"/>
                <w:szCs w:val="18"/>
              </w:rPr>
            </w:pPr>
            <w:r w:rsidRPr="00E96AFA">
              <w:rPr>
                <w:sz w:val="18"/>
                <w:szCs w:val="18"/>
              </w:rPr>
              <w:t>90,000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580E9D08" w14:textId="77777777" w:rsidR="009B6ECF" w:rsidRPr="00E96AFA" w:rsidRDefault="009B6ECF" w:rsidP="00AE7D74">
            <w:pPr>
              <w:spacing w:after="0"/>
              <w:jc w:val="center"/>
              <w:rPr>
                <w:sz w:val="18"/>
                <w:szCs w:val="18"/>
              </w:rPr>
            </w:pPr>
            <w:r w:rsidRPr="00E96AFA">
              <w:rPr>
                <w:sz w:val="18"/>
                <w:szCs w:val="18"/>
              </w:rPr>
              <w:t>84,000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43AB27A7" w14:textId="77777777" w:rsidR="009B6ECF" w:rsidRPr="00E96AFA" w:rsidRDefault="009B6ECF" w:rsidP="00AE7D74">
            <w:pPr>
              <w:spacing w:after="0"/>
              <w:jc w:val="center"/>
              <w:rPr>
                <w:sz w:val="18"/>
                <w:szCs w:val="18"/>
              </w:rPr>
            </w:pPr>
            <w:r w:rsidRPr="00E96AFA">
              <w:rPr>
                <w:sz w:val="18"/>
                <w:szCs w:val="18"/>
              </w:rPr>
              <w:t>127,000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181D1327" w14:textId="77777777" w:rsidR="009B6ECF" w:rsidRPr="00E96AFA" w:rsidRDefault="009B6ECF" w:rsidP="00AE7D74">
            <w:pPr>
              <w:spacing w:after="0"/>
              <w:jc w:val="center"/>
              <w:rPr>
                <w:sz w:val="18"/>
                <w:szCs w:val="18"/>
              </w:rPr>
            </w:pPr>
            <w:r w:rsidRPr="00E96AFA">
              <w:rPr>
                <w:sz w:val="18"/>
                <w:szCs w:val="18"/>
              </w:rPr>
              <w:t>105,000</w:t>
            </w:r>
          </w:p>
        </w:tc>
        <w:tc>
          <w:tcPr>
            <w:tcW w:w="641" w:type="pct"/>
            <w:tcBorders>
              <w:top w:val="nil"/>
              <w:left w:val="nil"/>
              <w:bottom w:val="nil"/>
              <w:right w:val="nil"/>
            </w:tcBorders>
            <w:shd w:val="clear" w:color="auto" w:fill="auto"/>
            <w:vAlign w:val="bottom"/>
          </w:tcPr>
          <w:p w14:paraId="2E747EB5"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No change</w:t>
            </w:r>
          </w:p>
        </w:tc>
      </w:tr>
      <w:tr w:rsidR="009B6ECF" w:rsidRPr="00A87811" w14:paraId="687453E7" w14:textId="77777777" w:rsidTr="00AE7D74">
        <w:trPr>
          <w:trHeight w:val="360"/>
        </w:trPr>
        <w:tc>
          <w:tcPr>
            <w:tcW w:w="773" w:type="pct"/>
            <w:tcBorders>
              <w:top w:val="nil"/>
              <w:left w:val="nil"/>
              <w:bottom w:val="nil"/>
              <w:right w:val="nil"/>
            </w:tcBorders>
            <w:shd w:val="clear" w:color="auto" w:fill="auto"/>
            <w:noWrap/>
            <w:tcMar>
              <w:top w:w="15" w:type="dxa"/>
              <w:left w:w="15" w:type="dxa"/>
              <w:bottom w:w="0" w:type="dxa"/>
              <w:right w:w="15" w:type="dxa"/>
            </w:tcMar>
            <w:vAlign w:val="bottom"/>
          </w:tcPr>
          <w:p w14:paraId="6449F9D2" w14:textId="77777777" w:rsidR="009B6ECF" w:rsidRPr="00A87811" w:rsidRDefault="009B6ECF" w:rsidP="00AE7D74">
            <w:pPr>
              <w:spacing w:after="0"/>
              <w:rPr>
                <w:rFonts w:eastAsia="Arial Unicode MS"/>
                <w:sz w:val="18"/>
                <w:szCs w:val="18"/>
              </w:rPr>
            </w:pPr>
            <w:r w:rsidRPr="00A87811">
              <w:rPr>
                <w:sz w:val="18"/>
                <w:szCs w:val="18"/>
              </w:rPr>
              <w:t>Northern Southeast Inside</w:t>
            </w:r>
          </w:p>
        </w:tc>
        <w:tc>
          <w:tcPr>
            <w:tcW w:w="686" w:type="pct"/>
            <w:tcBorders>
              <w:top w:val="nil"/>
              <w:left w:val="nil"/>
              <w:bottom w:val="nil"/>
              <w:right w:val="nil"/>
            </w:tcBorders>
            <w:shd w:val="clear" w:color="auto" w:fill="auto"/>
            <w:vAlign w:val="bottom"/>
          </w:tcPr>
          <w:p w14:paraId="0501D179"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AS/FS, IE</w:t>
            </w:r>
          </w:p>
        </w:tc>
        <w:tc>
          <w:tcPr>
            <w:tcW w:w="277" w:type="pct"/>
            <w:tcBorders>
              <w:top w:val="nil"/>
              <w:left w:val="nil"/>
              <w:bottom w:val="nil"/>
              <w:right w:val="nil"/>
            </w:tcBorders>
            <w:shd w:val="clear" w:color="auto" w:fill="auto"/>
            <w:vAlign w:val="bottom"/>
          </w:tcPr>
          <w:p w14:paraId="31CDBCD0" w14:textId="77777777" w:rsidR="009B6ECF" w:rsidRPr="00A87811" w:rsidRDefault="009B6ECF" w:rsidP="00AE7D74">
            <w:pPr>
              <w:spacing w:after="0"/>
              <w:jc w:val="center"/>
              <w:rPr>
                <w:sz w:val="18"/>
                <w:szCs w:val="18"/>
              </w:rPr>
            </w:pPr>
            <w:r w:rsidRPr="00A87811">
              <w:rPr>
                <w:sz w:val="18"/>
                <w:szCs w:val="18"/>
              </w:rPr>
              <w:t>LB SEG</w:t>
            </w:r>
          </w:p>
        </w:tc>
        <w:tc>
          <w:tcPr>
            <w:tcW w:w="532" w:type="pct"/>
            <w:tcBorders>
              <w:top w:val="nil"/>
              <w:left w:val="nil"/>
              <w:bottom w:val="nil"/>
              <w:right w:val="nil"/>
            </w:tcBorders>
            <w:shd w:val="clear" w:color="auto" w:fill="auto"/>
            <w:vAlign w:val="bottom"/>
          </w:tcPr>
          <w:p w14:paraId="3CD157B2" w14:textId="77777777" w:rsidR="009B6ECF" w:rsidRPr="00A87811" w:rsidRDefault="009B6ECF" w:rsidP="00AE7D74">
            <w:pPr>
              <w:spacing w:after="0"/>
              <w:jc w:val="center"/>
              <w:rPr>
                <w:rFonts w:eastAsia="Arial Unicode MS"/>
                <w:sz w:val="18"/>
                <w:szCs w:val="18"/>
              </w:rPr>
            </w:pPr>
            <w:r w:rsidRPr="00A87811">
              <w:rPr>
                <w:sz w:val="18"/>
                <w:szCs w:val="18"/>
              </w:rPr>
              <w:t>1</w:t>
            </w:r>
            <w:r>
              <w:rPr>
                <w:sz w:val="18"/>
                <w:szCs w:val="18"/>
              </w:rPr>
              <w:t>07</w:t>
            </w:r>
            <w:r w:rsidRPr="00A87811">
              <w:rPr>
                <w:sz w:val="18"/>
                <w:szCs w:val="18"/>
              </w:rPr>
              <w:t>,000</w:t>
            </w:r>
          </w:p>
        </w:tc>
        <w:tc>
          <w:tcPr>
            <w:tcW w:w="431" w:type="pct"/>
            <w:tcBorders>
              <w:top w:val="nil"/>
              <w:left w:val="nil"/>
              <w:bottom w:val="nil"/>
              <w:right w:val="nil"/>
            </w:tcBorders>
            <w:shd w:val="clear" w:color="auto" w:fill="auto"/>
            <w:noWrap/>
            <w:tcMar>
              <w:top w:w="15" w:type="dxa"/>
              <w:left w:w="15" w:type="dxa"/>
              <w:bottom w:w="0" w:type="dxa"/>
              <w:right w:w="15" w:type="dxa"/>
            </w:tcMar>
            <w:vAlign w:val="bottom"/>
          </w:tcPr>
          <w:p w14:paraId="461E233A" w14:textId="77777777" w:rsidR="009B6ECF" w:rsidRPr="00A87811" w:rsidRDefault="009B6ECF" w:rsidP="00AE7D74">
            <w:pPr>
              <w:spacing w:after="0"/>
              <w:jc w:val="center"/>
              <w:rPr>
                <w:sz w:val="18"/>
                <w:szCs w:val="18"/>
              </w:rPr>
            </w:pPr>
            <w:r>
              <w:rPr>
                <w:sz w:val="18"/>
                <w:szCs w:val="18"/>
              </w:rPr>
              <w:t>2018</w:t>
            </w:r>
          </w:p>
        </w:tc>
        <w:tc>
          <w:tcPr>
            <w:tcW w:w="277" w:type="pct"/>
            <w:tcBorders>
              <w:top w:val="nil"/>
              <w:bottom w:val="nil"/>
              <w:right w:val="nil"/>
            </w:tcBorders>
            <w:shd w:val="clear" w:color="auto" w:fill="D9D9D9" w:themeFill="background1" w:themeFillShade="D9"/>
            <w:noWrap/>
            <w:tcMar>
              <w:top w:w="15" w:type="dxa"/>
              <w:left w:w="15" w:type="dxa"/>
              <w:bottom w:w="0" w:type="dxa"/>
              <w:right w:w="15" w:type="dxa"/>
            </w:tcMar>
            <w:vAlign w:val="bottom"/>
          </w:tcPr>
          <w:p w14:paraId="0D3A4090" w14:textId="77777777" w:rsidR="009B6ECF" w:rsidRPr="00E96AFA" w:rsidRDefault="009B6ECF" w:rsidP="00AE7D74">
            <w:pPr>
              <w:spacing w:after="0"/>
              <w:jc w:val="center"/>
              <w:rPr>
                <w:sz w:val="18"/>
                <w:szCs w:val="18"/>
              </w:rPr>
            </w:pPr>
            <w:r w:rsidRPr="00E96AFA">
              <w:rPr>
                <w:sz w:val="18"/>
                <w:szCs w:val="18"/>
              </w:rPr>
              <w:t>93,000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0ECB9BA6" w14:textId="77777777" w:rsidR="009B6ECF" w:rsidRPr="00E96AFA" w:rsidRDefault="009B6ECF" w:rsidP="00AE7D74">
            <w:pPr>
              <w:spacing w:after="0"/>
              <w:jc w:val="center"/>
              <w:rPr>
                <w:sz w:val="18"/>
                <w:szCs w:val="18"/>
              </w:rPr>
            </w:pPr>
            <w:r w:rsidRPr="00E96AFA">
              <w:rPr>
                <w:sz w:val="18"/>
                <w:szCs w:val="18"/>
              </w:rPr>
              <w:t>166,000</w:t>
            </w:r>
          </w:p>
        </w:tc>
        <w:tc>
          <w:tcPr>
            <w:tcW w:w="277"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341EDFC9" w14:textId="77777777" w:rsidR="009B6ECF" w:rsidRPr="00E96AFA" w:rsidRDefault="009B6ECF" w:rsidP="00AE7D74">
            <w:pPr>
              <w:spacing w:after="0"/>
              <w:jc w:val="center"/>
              <w:rPr>
                <w:sz w:val="18"/>
                <w:szCs w:val="18"/>
              </w:rPr>
            </w:pPr>
            <w:r w:rsidRPr="00E96AFA">
              <w:rPr>
                <w:sz w:val="18"/>
                <w:szCs w:val="18"/>
              </w:rPr>
              <w:t>66,000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1F7BE981" w14:textId="77777777" w:rsidR="009B6ECF" w:rsidRPr="00E96AFA" w:rsidRDefault="009B6ECF" w:rsidP="00AE7D74">
            <w:pPr>
              <w:spacing w:after="0"/>
              <w:jc w:val="center"/>
              <w:rPr>
                <w:sz w:val="18"/>
                <w:szCs w:val="18"/>
              </w:rPr>
            </w:pPr>
            <w:r w:rsidRPr="00E96AFA">
              <w:rPr>
                <w:sz w:val="18"/>
                <w:szCs w:val="18"/>
              </w:rPr>
              <w:t>277,000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6FB9B847" w14:textId="77777777" w:rsidR="009B6ECF" w:rsidRPr="00E96AFA" w:rsidRDefault="009B6ECF" w:rsidP="00AE7D74">
            <w:pPr>
              <w:spacing w:after="0"/>
              <w:jc w:val="center"/>
              <w:rPr>
                <w:sz w:val="18"/>
                <w:szCs w:val="18"/>
              </w:rPr>
            </w:pPr>
            <w:r w:rsidRPr="00E96AFA">
              <w:rPr>
                <w:sz w:val="18"/>
                <w:szCs w:val="18"/>
              </w:rPr>
              <w:t>109,000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42DF6165" w14:textId="77777777" w:rsidR="009B6ECF" w:rsidRPr="00E96AFA" w:rsidRDefault="009B6ECF" w:rsidP="00AE7D74">
            <w:pPr>
              <w:spacing w:after="0"/>
              <w:jc w:val="center"/>
              <w:rPr>
                <w:sz w:val="18"/>
                <w:szCs w:val="18"/>
              </w:rPr>
            </w:pPr>
            <w:r w:rsidRPr="00E96AFA">
              <w:rPr>
                <w:sz w:val="18"/>
                <w:szCs w:val="18"/>
              </w:rPr>
              <w:t>123,000</w:t>
            </w:r>
          </w:p>
        </w:tc>
        <w:tc>
          <w:tcPr>
            <w:tcW w:w="641" w:type="pct"/>
            <w:tcBorders>
              <w:top w:val="nil"/>
              <w:left w:val="nil"/>
              <w:bottom w:val="nil"/>
              <w:right w:val="nil"/>
            </w:tcBorders>
            <w:shd w:val="clear" w:color="auto" w:fill="auto"/>
            <w:vAlign w:val="bottom"/>
          </w:tcPr>
          <w:p w14:paraId="0EA84539"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1E391604" w14:textId="77777777" w:rsidTr="00AE7D74">
        <w:trPr>
          <w:trHeight w:val="360"/>
        </w:trPr>
        <w:tc>
          <w:tcPr>
            <w:tcW w:w="773" w:type="pct"/>
            <w:tcBorders>
              <w:top w:val="nil"/>
              <w:left w:val="nil"/>
              <w:bottom w:val="nil"/>
              <w:right w:val="nil"/>
            </w:tcBorders>
            <w:shd w:val="clear" w:color="auto" w:fill="auto"/>
            <w:noWrap/>
            <w:tcMar>
              <w:top w:w="15" w:type="dxa"/>
              <w:left w:w="15" w:type="dxa"/>
              <w:bottom w:w="0" w:type="dxa"/>
              <w:right w:w="15" w:type="dxa"/>
            </w:tcMar>
            <w:vAlign w:val="bottom"/>
          </w:tcPr>
          <w:p w14:paraId="51C3A799" w14:textId="77777777" w:rsidR="009B6ECF" w:rsidRPr="00A87811" w:rsidRDefault="009B6ECF" w:rsidP="00AE7D74">
            <w:pPr>
              <w:spacing w:after="0"/>
              <w:rPr>
                <w:rFonts w:eastAsia="Arial Unicode MS"/>
                <w:sz w:val="18"/>
                <w:szCs w:val="18"/>
              </w:rPr>
            </w:pPr>
            <w:r w:rsidRPr="00A87811">
              <w:rPr>
                <w:sz w:val="18"/>
                <w:szCs w:val="18"/>
              </w:rPr>
              <w:t>Northern Southeast Outside</w:t>
            </w:r>
          </w:p>
        </w:tc>
        <w:tc>
          <w:tcPr>
            <w:tcW w:w="686" w:type="pct"/>
            <w:tcBorders>
              <w:top w:val="nil"/>
              <w:left w:val="nil"/>
              <w:bottom w:val="nil"/>
              <w:right w:val="nil"/>
            </w:tcBorders>
            <w:shd w:val="clear" w:color="auto" w:fill="auto"/>
            <w:vAlign w:val="bottom"/>
          </w:tcPr>
          <w:p w14:paraId="5A017AE3"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AS/FS, IE</w:t>
            </w:r>
          </w:p>
        </w:tc>
        <w:tc>
          <w:tcPr>
            <w:tcW w:w="277" w:type="pct"/>
            <w:tcBorders>
              <w:top w:val="nil"/>
              <w:left w:val="nil"/>
              <w:bottom w:val="nil"/>
              <w:right w:val="nil"/>
            </w:tcBorders>
            <w:shd w:val="clear" w:color="auto" w:fill="auto"/>
            <w:vAlign w:val="bottom"/>
          </w:tcPr>
          <w:p w14:paraId="05D43C4C" w14:textId="77777777" w:rsidR="009B6ECF" w:rsidRPr="00A87811" w:rsidRDefault="009B6ECF" w:rsidP="00AE7D74">
            <w:pPr>
              <w:spacing w:after="0"/>
              <w:jc w:val="center"/>
              <w:rPr>
                <w:sz w:val="18"/>
                <w:szCs w:val="18"/>
              </w:rPr>
            </w:pPr>
            <w:r w:rsidRPr="00A87811">
              <w:rPr>
                <w:sz w:val="18"/>
                <w:szCs w:val="18"/>
              </w:rPr>
              <w:t>LB SEG</w:t>
            </w:r>
          </w:p>
        </w:tc>
        <w:tc>
          <w:tcPr>
            <w:tcW w:w="532" w:type="pct"/>
            <w:tcBorders>
              <w:top w:val="nil"/>
              <w:left w:val="nil"/>
              <w:bottom w:val="nil"/>
              <w:right w:val="nil"/>
            </w:tcBorders>
            <w:shd w:val="clear" w:color="auto" w:fill="auto"/>
            <w:vAlign w:val="bottom"/>
          </w:tcPr>
          <w:p w14:paraId="3A19DD51" w14:textId="77777777" w:rsidR="009B6ECF" w:rsidRPr="00A87811" w:rsidRDefault="009B6ECF" w:rsidP="00AE7D74">
            <w:pPr>
              <w:spacing w:after="0"/>
              <w:jc w:val="center"/>
              <w:rPr>
                <w:rFonts w:eastAsia="Arial Unicode MS"/>
                <w:sz w:val="18"/>
                <w:szCs w:val="18"/>
              </w:rPr>
            </w:pPr>
            <w:r w:rsidRPr="00A87811">
              <w:rPr>
                <w:sz w:val="18"/>
                <w:szCs w:val="18"/>
              </w:rPr>
              <w:t>25,000</w:t>
            </w:r>
          </w:p>
        </w:tc>
        <w:tc>
          <w:tcPr>
            <w:tcW w:w="431" w:type="pct"/>
            <w:tcBorders>
              <w:top w:val="nil"/>
              <w:left w:val="nil"/>
              <w:bottom w:val="nil"/>
              <w:right w:val="nil"/>
            </w:tcBorders>
            <w:shd w:val="clear" w:color="auto" w:fill="auto"/>
            <w:noWrap/>
            <w:tcMar>
              <w:top w:w="15" w:type="dxa"/>
              <w:left w:w="15" w:type="dxa"/>
              <w:bottom w:w="0" w:type="dxa"/>
              <w:right w:w="15" w:type="dxa"/>
            </w:tcMar>
            <w:vAlign w:val="bottom"/>
          </w:tcPr>
          <w:p w14:paraId="0D4C3EA0" w14:textId="77777777" w:rsidR="009B6ECF" w:rsidRPr="00A87811" w:rsidRDefault="009B6ECF" w:rsidP="00AE7D74">
            <w:pPr>
              <w:spacing w:after="0"/>
              <w:jc w:val="center"/>
              <w:rPr>
                <w:sz w:val="18"/>
                <w:szCs w:val="18"/>
              </w:rPr>
            </w:pPr>
            <w:r w:rsidRPr="00A87811">
              <w:rPr>
                <w:sz w:val="18"/>
                <w:szCs w:val="18"/>
              </w:rPr>
              <w:t>2015</w:t>
            </w:r>
          </w:p>
        </w:tc>
        <w:tc>
          <w:tcPr>
            <w:tcW w:w="277" w:type="pct"/>
            <w:tcBorders>
              <w:bottom w:val="nil"/>
              <w:right w:val="nil"/>
            </w:tcBorders>
            <w:shd w:val="clear" w:color="auto" w:fill="auto"/>
            <w:noWrap/>
            <w:tcMar>
              <w:top w:w="15" w:type="dxa"/>
              <w:left w:w="15" w:type="dxa"/>
              <w:bottom w:w="0" w:type="dxa"/>
              <w:right w:w="15" w:type="dxa"/>
            </w:tcMar>
            <w:vAlign w:val="bottom"/>
          </w:tcPr>
          <w:p w14:paraId="410B3D91" w14:textId="77777777" w:rsidR="009B6ECF" w:rsidRPr="00E96AFA" w:rsidRDefault="009B6ECF" w:rsidP="00AE7D74">
            <w:pPr>
              <w:spacing w:after="0"/>
              <w:jc w:val="center"/>
              <w:rPr>
                <w:sz w:val="18"/>
                <w:szCs w:val="18"/>
              </w:rPr>
            </w:pPr>
            <w:r w:rsidRPr="00E96AFA">
              <w:rPr>
                <w:sz w:val="18"/>
                <w:szCs w:val="18"/>
              </w:rPr>
              <w:t>27,600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6745BB6A" w14:textId="77777777" w:rsidR="009B6ECF" w:rsidRPr="00E96AFA" w:rsidRDefault="009B6ECF" w:rsidP="00AE7D74">
            <w:pPr>
              <w:spacing w:after="0"/>
              <w:jc w:val="center"/>
              <w:rPr>
                <w:sz w:val="18"/>
                <w:szCs w:val="18"/>
              </w:rPr>
            </w:pPr>
            <w:r w:rsidRPr="00E96AFA">
              <w:rPr>
                <w:sz w:val="18"/>
                <w:szCs w:val="18"/>
              </w:rPr>
              <w:t>26,300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7933C63E" w14:textId="77777777" w:rsidR="009B6ECF" w:rsidRPr="00E96AFA" w:rsidRDefault="009B6ECF" w:rsidP="00AE7D74">
            <w:pPr>
              <w:spacing w:after="0"/>
              <w:jc w:val="center"/>
              <w:rPr>
                <w:sz w:val="18"/>
                <w:szCs w:val="18"/>
              </w:rPr>
            </w:pPr>
            <w:r w:rsidRPr="00E96AFA">
              <w:rPr>
                <w:sz w:val="18"/>
                <w:szCs w:val="18"/>
              </w:rPr>
              <w:t>26,000</w:t>
            </w:r>
          </w:p>
        </w:tc>
        <w:tc>
          <w:tcPr>
            <w:tcW w:w="277"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2493893" w14:textId="77777777" w:rsidR="009B6ECF" w:rsidRPr="00E96AFA" w:rsidRDefault="009B6ECF" w:rsidP="00AE7D74">
            <w:pPr>
              <w:spacing w:after="0"/>
              <w:jc w:val="center"/>
              <w:rPr>
                <w:sz w:val="18"/>
                <w:szCs w:val="18"/>
              </w:rPr>
            </w:pPr>
            <w:r w:rsidRPr="00E96AFA">
              <w:rPr>
                <w:sz w:val="18"/>
                <w:szCs w:val="18"/>
              </w:rPr>
              <w:t>24,800</w:t>
            </w:r>
          </w:p>
        </w:tc>
        <w:tc>
          <w:tcPr>
            <w:tcW w:w="277"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5E0C4993" w14:textId="77777777" w:rsidR="009B6ECF" w:rsidRPr="00E96AFA" w:rsidRDefault="009B6ECF" w:rsidP="00AE7D74">
            <w:pPr>
              <w:spacing w:after="0"/>
              <w:jc w:val="center"/>
              <w:rPr>
                <w:sz w:val="18"/>
                <w:szCs w:val="18"/>
              </w:rPr>
            </w:pPr>
            <w:r w:rsidRPr="00E96AFA">
              <w:rPr>
                <w:sz w:val="18"/>
                <w:szCs w:val="18"/>
              </w:rPr>
              <w:t>19,400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186F7501" w14:textId="77777777" w:rsidR="009B6ECF" w:rsidRPr="00E96AFA" w:rsidRDefault="009B6ECF" w:rsidP="00AE7D74">
            <w:pPr>
              <w:spacing w:after="0"/>
              <w:jc w:val="center"/>
              <w:rPr>
                <w:sz w:val="18"/>
                <w:szCs w:val="18"/>
              </w:rPr>
            </w:pPr>
            <w:r w:rsidRPr="00E96AFA">
              <w:rPr>
                <w:sz w:val="18"/>
                <w:szCs w:val="18"/>
              </w:rPr>
              <w:t>25,500</w:t>
            </w:r>
          </w:p>
        </w:tc>
        <w:tc>
          <w:tcPr>
            <w:tcW w:w="641" w:type="pct"/>
            <w:tcBorders>
              <w:top w:val="nil"/>
              <w:left w:val="nil"/>
              <w:bottom w:val="nil"/>
              <w:right w:val="nil"/>
            </w:tcBorders>
            <w:shd w:val="clear" w:color="auto" w:fill="auto"/>
            <w:vAlign w:val="bottom"/>
          </w:tcPr>
          <w:p w14:paraId="06E870B9"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No change</w:t>
            </w:r>
          </w:p>
        </w:tc>
      </w:tr>
      <w:tr w:rsidR="009B6ECF" w:rsidRPr="00A87811" w14:paraId="7812EFB6" w14:textId="77777777" w:rsidTr="00AE7D74">
        <w:trPr>
          <w:trHeight w:val="360"/>
        </w:trPr>
        <w:tc>
          <w:tcPr>
            <w:tcW w:w="773" w:type="pct"/>
            <w:tcBorders>
              <w:top w:val="nil"/>
              <w:left w:val="nil"/>
              <w:bottom w:val="nil"/>
              <w:right w:val="nil"/>
            </w:tcBorders>
            <w:shd w:val="clear" w:color="auto" w:fill="auto"/>
            <w:noWrap/>
            <w:tcMar>
              <w:top w:w="15" w:type="dxa"/>
              <w:left w:w="15" w:type="dxa"/>
              <w:bottom w:w="0" w:type="dxa"/>
              <w:right w:w="15" w:type="dxa"/>
            </w:tcMar>
            <w:vAlign w:val="bottom"/>
          </w:tcPr>
          <w:p w14:paraId="0F0E62C2" w14:textId="77777777" w:rsidR="009B6ECF" w:rsidRPr="00A87811" w:rsidRDefault="009B6ECF" w:rsidP="00AE7D74">
            <w:pPr>
              <w:spacing w:after="0"/>
              <w:rPr>
                <w:b/>
                <w:sz w:val="18"/>
                <w:szCs w:val="18"/>
                <w:u w:val="single"/>
              </w:rPr>
            </w:pPr>
            <w:r w:rsidRPr="00A87811">
              <w:rPr>
                <w:b/>
                <w:sz w:val="18"/>
                <w:szCs w:val="18"/>
                <w:u w:val="single"/>
              </w:rPr>
              <w:t>Chum salmon (fall run)</w:t>
            </w:r>
          </w:p>
        </w:tc>
        <w:tc>
          <w:tcPr>
            <w:tcW w:w="686" w:type="pct"/>
            <w:tcBorders>
              <w:top w:val="nil"/>
              <w:left w:val="nil"/>
              <w:bottom w:val="nil"/>
              <w:right w:val="nil"/>
            </w:tcBorders>
            <w:shd w:val="clear" w:color="auto" w:fill="auto"/>
            <w:vAlign w:val="bottom"/>
          </w:tcPr>
          <w:p w14:paraId="35EF7502" w14:textId="77777777" w:rsidR="009B6ECF" w:rsidRPr="00A87811" w:rsidRDefault="009B6ECF" w:rsidP="00AE7D74">
            <w:pPr>
              <w:spacing w:after="0"/>
              <w:jc w:val="center"/>
              <w:rPr>
                <w:rFonts w:eastAsia="Arial Unicode MS"/>
                <w:sz w:val="18"/>
                <w:szCs w:val="18"/>
              </w:rPr>
            </w:pPr>
          </w:p>
        </w:tc>
        <w:tc>
          <w:tcPr>
            <w:tcW w:w="277" w:type="pct"/>
            <w:tcBorders>
              <w:top w:val="nil"/>
              <w:left w:val="nil"/>
              <w:bottom w:val="nil"/>
              <w:right w:val="nil"/>
            </w:tcBorders>
            <w:shd w:val="clear" w:color="auto" w:fill="auto"/>
            <w:vAlign w:val="bottom"/>
          </w:tcPr>
          <w:p w14:paraId="3E68A0F9" w14:textId="77777777" w:rsidR="009B6ECF" w:rsidRPr="00A87811" w:rsidRDefault="009B6ECF" w:rsidP="00AE7D74">
            <w:pPr>
              <w:spacing w:after="0"/>
              <w:jc w:val="center"/>
              <w:rPr>
                <w:sz w:val="18"/>
                <w:szCs w:val="18"/>
              </w:rPr>
            </w:pPr>
          </w:p>
        </w:tc>
        <w:tc>
          <w:tcPr>
            <w:tcW w:w="532" w:type="pct"/>
            <w:tcBorders>
              <w:top w:val="nil"/>
              <w:left w:val="nil"/>
              <w:bottom w:val="nil"/>
              <w:right w:val="nil"/>
            </w:tcBorders>
            <w:shd w:val="clear" w:color="auto" w:fill="auto"/>
            <w:vAlign w:val="bottom"/>
          </w:tcPr>
          <w:p w14:paraId="4EF442BA" w14:textId="77777777" w:rsidR="009B6ECF" w:rsidRPr="00A87811" w:rsidRDefault="009B6ECF" w:rsidP="00AE7D74">
            <w:pPr>
              <w:spacing w:after="0"/>
              <w:jc w:val="center"/>
              <w:rPr>
                <w:sz w:val="18"/>
                <w:szCs w:val="18"/>
              </w:rPr>
            </w:pPr>
          </w:p>
        </w:tc>
        <w:tc>
          <w:tcPr>
            <w:tcW w:w="431" w:type="pct"/>
            <w:tcBorders>
              <w:top w:val="nil"/>
              <w:left w:val="nil"/>
              <w:bottom w:val="nil"/>
              <w:right w:val="nil"/>
            </w:tcBorders>
            <w:shd w:val="clear" w:color="auto" w:fill="auto"/>
            <w:noWrap/>
            <w:tcMar>
              <w:top w:w="15" w:type="dxa"/>
              <w:left w:w="15" w:type="dxa"/>
              <w:bottom w:w="0" w:type="dxa"/>
              <w:right w:w="15" w:type="dxa"/>
            </w:tcMar>
            <w:vAlign w:val="bottom"/>
          </w:tcPr>
          <w:p w14:paraId="0BB0C459" w14:textId="77777777" w:rsidR="009B6ECF" w:rsidRPr="00A87811" w:rsidRDefault="009B6ECF" w:rsidP="00AE7D74">
            <w:pPr>
              <w:spacing w:after="0"/>
              <w:jc w:val="center"/>
              <w:rPr>
                <w:sz w:val="18"/>
                <w:szCs w:val="18"/>
              </w:rPr>
            </w:pPr>
          </w:p>
        </w:tc>
        <w:tc>
          <w:tcPr>
            <w:tcW w:w="277" w:type="pct"/>
            <w:tcBorders>
              <w:top w:val="nil"/>
              <w:bottom w:val="nil"/>
              <w:right w:val="nil"/>
            </w:tcBorders>
            <w:shd w:val="clear" w:color="auto" w:fill="auto"/>
            <w:noWrap/>
            <w:tcMar>
              <w:top w:w="15" w:type="dxa"/>
              <w:left w:w="15" w:type="dxa"/>
              <w:bottom w:w="0" w:type="dxa"/>
              <w:right w:w="15" w:type="dxa"/>
            </w:tcMar>
            <w:vAlign w:val="bottom"/>
          </w:tcPr>
          <w:p w14:paraId="17693797" w14:textId="77777777" w:rsidR="009B6ECF" w:rsidRPr="00A87811" w:rsidRDefault="009B6ECF" w:rsidP="00AE7D74">
            <w:pPr>
              <w:spacing w:after="0"/>
              <w:jc w:val="center"/>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3A866A9B" w14:textId="77777777" w:rsidR="009B6ECF" w:rsidRPr="00A87811" w:rsidRDefault="009B6ECF" w:rsidP="00AE7D74">
            <w:pPr>
              <w:spacing w:after="0"/>
              <w:jc w:val="center"/>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51B4927A" w14:textId="77777777" w:rsidR="009B6ECF" w:rsidRPr="00A87811" w:rsidRDefault="009B6ECF" w:rsidP="00AE7D74">
            <w:pPr>
              <w:spacing w:after="0"/>
              <w:jc w:val="center"/>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176427D1" w14:textId="77777777" w:rsidR="009B6ECF" w:rsidRPr="00A87811" w:rsidRDefault="009B6ECF" w:rsidP="00AE7D74">
            <w:pPr>
              <w:spacing w:after="0"/>
              <w:jc w:val="center"/>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78583A10" w14:textId="77777777" w:rsidR="009B6ECF" w:rsidRPr="00A87811" w:rsidRDefault="009B6ECF" w:rsidP="00AE7D74">
            <w:pPr>
              <w:spacing w:after="0"/>
              <w:jc w:val="center"/>
              <w:rPr>
                <w:sz w:val="18"/>
                <w:szCs w:val="18"/>
              </w:rPr>
            </w:pP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6BB88068" w14:textId="77777777" w:rsidR="009B6ECF" w:rsidRPr="00A87811" w:rsidRDefault="009B6ECF" w:rsidP="00AE7D74">
            <w:pPr>
              <w:spacing w:after="0"/>
              <w:jc w:val="center"/>
              <w:rPr>
                <w:sz w:val="18"/>
                <w:szCs w:val="18"/>
              </w:rPr>
            </w:pPr>
          </w:p>
        </w:tc>
        <w:tc>
          <w:tcPr>
            <w:tcW w:w="641" w:type="pct"/>
            <w:tcBorders>
              <w:top w:val="nil"/>
              <w:left w:val="nil"/>
              <w:bottom w:val="nil"/>
              <w:right w:val="nil"/>
            </w:tcBorders>
            <w:shd w:val="clear" w:color="auto" w:fill="auto"/>
            <w:vAlign w:val="bottom"/>
          </w:tcPr>
          <w:p w14:paraId="2022F4B8" w14:textId="77777777" w:rsidR="009B6ECF" w:rsidRPr="00A87811" w:rsidRDefault="009B6ECF" w:rsidP="00AE7D74">
            <w:pPr>
              <w:spacing w:after="0"/>
              <w:jc w:val="center"/>
              <w:rPr>
                <w:rFonts w:eastAsia="Arial Unicode MS"/>
                <w:b/>
                <w:sz w:val="18"/>
                <w:szCs w:val="18"/>
              </w:rPr>
            </w:pPr>
          </w:p>
        </w:tc>
      </w:tr>
      <w:tr w:rsidR="009B6ECF" w:rsidRPr="00A87811" w14:paraId="1BCCE154" w14:textId="77777777" w:rsidTr="00AE7D74">
        <w:trPr>
          <w:trHeight w:val="360"/>
        </w:trPr>
        <w:tc>
          <w:tcPr>
            <w:tcW w:w="773" w:type="pct"/>
            <w:tcBorders>
              <w:top w:val="nil"/>
              <w:left w:val="nil"/>
              <w:bottom w:val="nil"/>
              <w:right w:val="nil"/>
            </w:tcBorders>
            <w:shd w:val="clear" w:color="auto" w:fill="auto"/>
            <w:noWrap/>
            <w:tcMar>
              <w:top w:w="15" w:type="dxa"/>
              <w:left w:w="15" w:type="dxa"/>
              <w:bottom w:w="0" w:type="dxa"/>
              <w:right w:w="15" w:type="dxa"/>
            </w:tcMar>
            <w:vAlign w:val="bottom"/>
          </w:tcPr>
          <w:p w14:paraId="09831427" w14:textId="77777777" w:rsidR="009B6ECF" w:rsidRPr="00A87811" w:rsidRDefault="009B6ECF" w:rsidP="00AE7D74">
            <w:pPr>
              <w:spacing w:after="0"/>
              <w:rPr>
                <w:sz w:val="18"/>
                <w:szCs w:val="18"/>
              </w:rPr>
            </w:pPr>
            <w:r w:rsidRPr="00A87811">
              <w:rPr>
                <w:sz w:val="18"/>
                <w:szCs w:val="18"/>
              </w:rPr>
              <w:t>Cholmondeley Sound</w:t>
            </w:r>
          </w:p>
        </w:tc>
        <w:tc>
          <w:tcPr>
            <w:tcW w:w="686" w:type="pct"/>
            <w:tcBorders>
              <w:top w:val="nil"/>
              <w:left w:val="nil"/>
              <w:bottom w:val="nil"/>
              <w:right w:val="nil"/>
            </w:tcBorders>
            <w:shd w:val="clear" w:color="auto" w:fill="auto"/>
            <w:vAlign w:val="bottom"/>
          </w:tcPr>
          <w:p w14:paraId="04A8D98A"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 IE</w:t>
            </w:r>
          </w:p>
        </w:tc>
        <w:tc>
          <w:tcPr>
            <w:tcW w:w="277" w:type="pct"/>
            <w:tcBorders>
              <w:top w:val="nil"/>
              <w:left w:val="nil"/>
              <w:bottom w:val="nil"/>
              <w:right w:val="nil"/>
            </w:tcBorders>
            <w:shd w:val="clear" w:color="auto" w:fill="auto"/>
            <w:vAlign w:val="bottom"/>
          </w:tcPr>
          <w:p w14:paraId="5CAE2D8A"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SEG</w:t>
            </w:r>
          </w:p>
        </w:tc>
        <w:tc>
          <w:tcPr>
            <w:tcW w:w="532" w:type="pct"/>
            <w:tcBorders>
              <w:top w:val="nil"/>
              <w:left w:val="nil"/>
              <w:bottom w:val="nil"/>
              <w:right w:val="nil"/>
            </w:tcBorders>
            <w:shd w:val="clear" w:color="auto" w:fill="auto"/>
            <w:vAlign w:val="bottom"/>
          </w:tcPr>
          <w:p w14:paraId="2115FFFF"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30,000–48,000</w:t>
            </w:r>
          </w:p>
        </w:tc>
        <w:tc>
          <w:tcPr>
            <w:tcW w:w="431" w:type="pct"/>
            <w:tcBorders>
              <w:top w:val="nil"/>
              <w:left w:val="nil"/>
              <w:bottom w:val="nil"/>
              <w:right w:val="nil"/>
            </w:tcBorders>
            <w:shd w:val="clear" w:color="auto" w:fill="auto"/>
            <w:noWrap/>
            <w:tcMar>
              <w:top w:w="15" w:type="dxa"/>
              <w:left w:w="15" w:type="dxa"/>
              <w:bottom w:w="0" w:type="dxa"/>
              <w:right w:w="15" w:type="dxa"/>
            </w:tcMar>
            <w:vAlign w:val="bottom"/>
          </w:tcPr>
          <w:p w14:paraId="640A8C96" w14:textId="77777777" w:rsidR="009B6ECF" w:rsidRPr="00A87811" w:rsidRDefault="009B6ECF" w:rsidP="00AE7D74">
            <w:pPr>
              <w:spacing w:after="0"/>
              <w:jc w:val="center"/>
              <w:rPr>
                <w:sz w:val="18"/>
                <w:szCs w:val="18"/>
              </w:rPr>
            </w:pPr>
            <w:r w:rsidRPr="00A87811">
              <w:rPr>
                <w:sz w:val="18"/>
                <w:szCs w:val="18"/>
              </w:rPr>
              <w:t>2009</w:t>
            </w:r>
          </w:p>
        </w:tc>
        <w:tc>
          <w:tcPr>
            <w:tcW w:w="277" w:type="pct"/>
            <w:tcBorders>
              <w:top w:val="nil"/>
              <w:bottom w:val="nil"/>
              <w:right w:val="nil"/>
            </w:tcBorders>
            <w:shd w:val="clear" w:color="auto" w:fill="auto"/>
            <w:noWrap/>
            <w:tcMar>
              <w:top w:w="15" w:type="dxa"/>
              <w:left w:w="15" w:type="dxa"/>
              <w:bottom w:w="0" w:type="dxa"/>
              <w:right w:w="15" w:type="dxa"/>
            </w:tcMar>
            <w:vAlign w:val="bottom"/>
          </w:tcPr>
          <w:p w14:paraId="03C0441E" w14:textId="77777777" w:rsidR="009B6ECF" w:rsidRPr="00E96AFA" w:rsidRDefault="009B6ECF" w:rsidP="00AE7D74">
            <w:pPr>
              <w:spacing w:after="0"/>
              <w:jc w:val="center"/>
              <w:rPr>
                <w:sz w:val="18"/>
                <w:szCs w:val="18"/>
              </w:rPr>
            </w:pPr>
            <w:r w:rsidRPr="00E96AFA">
              <w:rPr>
                <w:sz w:val="18"/>
                <w:szCs w:val="18"/>
              </w:rPr>
              <w:t>48,000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0201DC6A" w14:textId="77777777" w:rsidR="009B6ECF" w:rsidRPr="00E96AFA" w:rsidRDefault="009B6ECF" w:rsidP="00AE7D74">
            <w:pPr>
              <w:spacing w:after="0"/>
              <w:jc w:val="center"/>
              <w:rPr>
                <w:sz w:val="18"/>
                <w:szCs w:val="18"/>
              </w:rPr>
            </w:pPr>
            <w:r w:rsidRPr="00E96AFA">
              <w:rPr>
                <w:sz w:val="18"/>
                <w:szCs w:val="18"/>
              </w:rPr>
              <w:t>73,000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1C7173C0" w14:textId="77777777" w:rsidR="009B6ECF" w:rsidRPr="00E96AFA" w:rsidRDefault="009B6ECF" w:rsidP="00AE7D74">
            <w:pPr>
              <w:spacing w:after="0"/>
              <w:jc w:val="center"/>
              <w:rPr>
                <w:sz w:val="18"/>
                <w:szCs w:val="18"/>
              </w:rPr>
            </w:pPr>
            <w:r w:rsidRPr="00E96AFA">
              <w:rPr>
                <w:sz w:val="18"/>
                <w:szCs w:val="18"/>
              </w:rPr>
              <w:t>30,000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47724ACB" w14:textId="77777777" w:rsidR="009B6ECF" w:rsidRPr="00E96AFA" w:rsidRDefault="009B6ECF" w:rsidP="00AE7D74">
            <w:pPr>
              <w:spacing w:after="0"/>
              <w:jc w:val="center"/>
              <w:rPr>
                <w:sz w:val="18"/>
                <w:szCs w:val="18"/>
              </w:rPr>
            </w:pPr>
            <w:r w:rsidRPr="00E96AFA">
              <w:rPr>
                <w:sz w:val="18"/>
                <w:szCs w:val="18"/>
              </w:rPr>
              <w:t>52,000</w:t>
            </w:r>
          </w:p>
        </w:tc>
        <w:tc>
          <w:tcPr>
            <w:tcW w:w="277" w:type="pct"/>
            <w:tcBorders>
              <w:top w:val="nil"/>
              <w:left w:val="nil"/>
              <w:bottom w:val="nil"/>
              <w:right w:val="nil"/>
            </w:tcBorders>
            <w:shd w:val="clear" w:color="auto" w:fill="auto"/>
            <w:noWrap/>
            <w:tcMar>
              <w:top w:w="15" w:type="dxa"/>
              <w:left w:w="15" w:type="dxa"/>
              <w:bottom w:w="0" w:type="dxa"/>
              <w:right w:w="15" w:type="dxa"/>
            </w:tcMar>
            <w:vAlign w:val="bottom"/>
          </w:tcPr>
          <w:p w14:paraId="06AC2784" w14:textId="77777777" w:rsidR="009B6ECF" w:rsidRPr="00E96AFA" w:rsidRDefault="009B6ECF" w:rsidP="00AE7D74">
            <w:pPr>
              <w:spacing w:after="0"/>
              <w:jc w:val="center"/>
              <w:rPr>
                <w:sz w:val="18"/>
                <w:szCs w:val="18"/>
              </w:rPr>
            </w:pPr>
            <w:r w:rsidRPr="00E96AFA">
              <w:rPr>
                <w:sz w:val="18"/>
                <w:szCs w:val="18"/>
              </w:rPr>
              <w:t>70,000</w:t>
            </w:r>
          </w:p>
        </w:tc>
        <w:tc>
          <w:tcPr>
            <w:tcW w:w="277" w:type="pct"/>
            <w:tcBorders>
              <w:top w:val="nil"/>
              <w:left w:val="nil"/>
              <w:bottom w:val="nil"/>
              <w:right w:val="nil"/>
            </w:tcBorders>
            <w:shd w:val="clear" w:color="auto" w:fill="D9D9D9" w:themeFill="background1" w:themeFillShade="D9"/>
            <w:noWrap/>
            <w:tcMar>
              <w:top w:w="15" w:type="dxa"/>
              <w:left w:w="15" w:type="dxa"/>
              <w:bottom w:w="0" w:type="dxa"/>
              <w:right w:w="15" w:type="dxa"/>
            </w:tcMar>
            <w:vAlign w:val="bottom"/>
          </w:tcPr>
          <w:p w14:paraId="1574974C" w14:textId="77777777" w:rsidR="009B6ECF" w:rsidRPr="00E96AFA" w:rsidRDefault="009B6ECF" w:rsidP="00AE7D74">
            <w:pPr>
              <w:spacing w:after="0"/>
              <w:jc w:val="center"/>
              <w:rPr>
                <w:sz w:val="18"/>
                <w:szCs w:val="18"/>
              </w:rPr>
            </w:pPr>
            <w:r w:rsidRPr="00E96AFA">
              <w:rPr>
                <w:sz w:val="18"/>
                <w:szCs w:val="18"/>
              </w:rPr>
              <w:t>20,000</w:t>
            </w:r>
          </w:p>
        </w:tc>
        <w:tc>
          <w:tcPr>
            <w:tcW w:w="641" w:type="pct"/>
            <w:tcBorders>
              <w:top w:val="nil"/>
              <w:left w:val="nil"/>
              <w:bottom w:val="nil"/>
              <w:right w:val="nil"/>
            </w:tcBorders>
            <w:shd w:val="clear" w:color="auto" w:fill="auto"/>
            <w:vAlign w:val="bottom"/>
          </w:tcPr>
          <w:p w14:paraId="34DCF5C2"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48CB1A25" w14:textId="77777777" w:rsidTr="00AE7D74">
        <w:trPr>
          <w:trHeight w:val="360"/>
        </w:trPr>
        <w:tc>
          <w:tcPr>
            <w:tcW w:w="773" w:type="pct"/>
            <w:tcBorders>
              <w:top w:val="nil"/>
              <w:left w:val="nil"/>
              <w:right w:val="nil"/>
            </w:tcBorders>
            <w:shd w:val="clear" w:color="auto" w:fill="auto"/>
            <w:noWrap/>
            <w:tcMar>
              <w:top w:w="15" w:type="dxa"/>
              <w:left w:w="15" w:type="dxa"/>
              <w:bottom w:w="0" w:type="dxa"/>
              <w:right w:w="15" w:type="dxa"/>
            </w:tcMar>
            <w:vAlign w:val="bottom"/>
          </w:tcPr>
          <w:p w14:paraId="1DED22CB" w14:textId="77777777" w:rsidR="009B6ECF" w:rsidRPr="00A87811" w:rsidRDefault="009B6ECF" w:rsidP="00AE7D74">
            <w:pPr>
              <w:spacing w:after="0"/>
              <w:rPr>
                <w:rFonts w:eastAsia="Arial Unicode MS"/>
                <w:sz w:val="18"/>
                <w:szCs w:val="18"/>
              </w:rPr>
            </w:pPr>
            <w:r w:rsidRPr="00A87811">
              <w:rPr>
                <w:sz w:val="18"/>
                <w:szCs w:val="18"/>
              </w:rPr>
              <w:t>Port Camden</w:t>
            </w:r>
          </w:p>
        </w:tc>
        <w:tc>
          <w:tcPr>
            <w:tcW w:w="686" w:type="pct"/>
            <w:tcBorders>
              <w:top w:val="nil"/>
              <w:left w:val="nil"/>
              <w:right w:val="nil"/>
            </w:tcBorders>
            <w:shd w:val="clear" w:color="auto" w:fill="auto"/>
            <w:vAlign w:val="bottom"/>
          </w:tcPr>
          <w:p w14:paraId="2D5C7FF8"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w:t>
            </w:r>
            <w:r>
              <w:rPr>
                <w:rFonts w:eastAsia="Arial Unicode MS"/>
                <w:sz w:val="18"/>
                <w:szCs w:val="18"/>
              </w:rPr>
              <w:t xml:space="preserve"> </w:t>
            </w:r>
            <w:r w:rsidRPr="00A87811">
              <w:rPr>
                <w:rFonts w:eastAsia="Arial Unicode MS"/>
                <w:sz w:val="18"/>
                <w:szCs w:val="18"/>
              </w:rPr>
              <w:t>IE</w:t>
            </w:r>
          </w:p>
        </w:tc>
        <w:tc>
          <w:tcPr>
            <w:tcW w:w="277" w:type="pct"/>
            <w:tcBorders>
              <w:top w:val="nil"/>
              <w:left w:val="nil"/>
              <w:right w:val="nil"/>
            </w:tcBorders>
            <w:shd w:val="clear" w:color="auto" w:fill="auto"/>
            <w:vAlign w:val="bottom"/>
          </w:tcPr>
          <w:p w14:paraId="50A605BD" w14:textId="77777777" w:rsidR="009B6ECF" w:rsidRPr="00A87811" w:rsidRDefault="009B6ECF" w:rsidP="00AE7D74">
            <w:pPr>
              <w:spacing w:after="0"/>
              <w:jc w:val="center"/>
              <w:rPr>
                <w:sz w:val="18"/>
                <w:szCs w:val="18"/>
              </w:rPr>
            </w:pPr>
            <w:r w:rsidRPr="00A87811">
              <w:rPr>
                <w:rFonts w:eastAsia="Arial Unicode MS"/>
                <w:sz w:val="18"/>
                <w:szCs w:val="18"/>
              </w:rPr>
              <w:t>SEG</w:t>
            </w:r>
          </w:p>
        </w:tc>
        <w:tc>
          <w:tcPr>
            <w:tcW w:w="532" w:type="pct"/>
            <w:tcBorders>
              <w:top w:val="nil"/>
              <w:left w:val="nil"/>
              <w:right w:val="nil"/>
            </w:tcBorders>
            <w:shd w:val="clear" w:color="auto" w:fill="auto"/>
            <w:vAlign w:val="bottom"/>
          </w:tcPr>
          <w:p w14:paraId="0C3709CA"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2,000–7,000</w:t>
            </w:r>
          </w:p>
        </w:tc>
        <w:tc>
          <w:tcPr>
            <w:tcW w:w="431" w:type="pct"/>
            <w:tcBorders>
              <w:top w:val="nil"/>
              <w:left w:val="nil"/>
              <w:right w:val="nil"/>
            </w:tcBorders>
            <w:shd w:val="clear" w:color="auto" w:fill="auto"/>
            <w:noWrap/>
            <w:tcMar>
              <w:top w:w="15" w:type="dxa"/>
              <w:left w:w="15" w:type="dxa"/>
              <w:bottom w:w="0" w:type="dxa"/>
              <w:right w:w="15" w:type="dxa"/>
            </w:tcMar>
            <w:vAlign w:val="bottom"/>
          </w:tcPr>
          <w:p w14:paraId="367F53F7" w14:textId="77777777" w:rsidR="009B6ECF" w:rsidRPr="00A87811" w:rsidRDefault="009B6ECF" w:rsidP="00AE7D74">
            <w:pPr>
              <w:spacing w:after="0"/>
              <w:jc w:val="center"/>
              <w:rPr>
                <w:sz w:val="18"/>
                <w:szCs w:val="18"/>
              </w:rPr>
            </w:pPr>
            <w:r w:rsidRPr="00A87811">
              <w:rPr>
                <w:sz w:val="18"/>
                <w:szCs w:val="18"/>
              </w:rPr>
              <w:t>2009</w:t>
            </w:r>
          </w:p>
        </w:tc>
        <w:tc>
          <w:tcPr>
            <w:tcW w:w="277" w:type="pct"/>
            <w:tcBorders>
              <w:top w:val="nil"/>
              <w:right w:val="nil"/>
            </w:tcBorders>
            <w:shd w:val="clear" w:color="auto" w:fill="auto"/>
            <w:noWrap/>
            <w:tcMar>
              <w:top w:w="15" w:type="dxa"/>
              <w:left w:w="15" w:type="dxa"/>
              <w:bottom w:w="0" w:type="dxa"/>
              <w:right w:w="15" w:type="dxa"/>
            </w:tcMar>
            <w:vAlign w:val="bottom"/>
          </w:tcPr>
          <w:p w14:paraId="4DC4EC71" w14:textId="77777777" w:rsidR="009B6ECF" w:rsidRPr="00E96AFA" w:rsidRDefault="009B6ECF" w:rsidP="00AE7D74">
            <w:pPr>
              <w:spacing w:after="0"/>
              <w:jc w:val="center"/>
              <w:rPr>
                <w:sz w:val="18"/>
                <w:szCs w:val="18"/>
              </w:rPr>
            </w:pPr>
            <w:r w:rsidRPr="00E96AFA">
              <w:rPr>
                <w:sz w:val="18"/>
                <w:szCs w:val="18"/>
              </w:rPr>
              <w:t>4,300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16AF905B" w14:textId="77777777" w:rsidR="009B6ECF" w:rsidRPr="00E96AFA" w:rsidRDefault="009B6ECF" w:rsidP="00AE7D74">
            <w:pPr>
              <w:spacing w:after="0"/>
              <w:jc w:val="center"/>
              <w:rPr>
                <w:sz w:val="18"/>
                <w:szCs w:val="18"/>
              </w:rPr>
            </w:pPr>
            <w:r w:rsidRPr="00E96AFA">
              <w:rPr>
                <w:sz w:val="18"/>
                <w:szCs w:val="18"/>
              </w:rPr>
              <w:t>7,300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6841BCB6" w14:textId="77777777" w:rsidR="009B6ECF" w:rsidRPr="00E96AFA" w:rsidRDefault="009B6ECF" w:rsidP="00AE7D74">
            <w:pPr>
              <w:spacing w:after="0"/>
              <w:jc w:val="center"/>
              <w:rPr>
                <w:sz w:val="18"/>
                <w:szCs w:val="18"/>
              </w:rPr>
            </w:pPr>
            <w:r w:rsidRPr="00E96AFA">
              <w:rPr>
                <w:sz w:val="18"/>
                <w:szCs w:val="18"/>
              </w:rPr>
              <w:t>4,700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3CF18129" w14:textId="77777777" w:rsidR="009B6ECF" w:rsidRPr="00E96AFA" w:rsidRDefault="009B6ECF" w:rsidP="00AE7D74">
            <w:pPr>
              <w:spacing w:after="0"/>
              <w:jc w:val="center"/>
              <w:rPr>
                <w:sz w:val="18"/>
                <w:szCs w:val="18"/>
              </w:rPr>
            </w:pPr>
            <w:r w:rsidRPr="00E96AFA">
              <w:rPr>
                <w:sz w:val="18"/>
                <w:szCs w:val="18"/>
              </w:rPr>
              <w:t>4,200</w:t>
            </w:r>
          </w:p>
        </w:tc>
        <w:tc>
          <w:tcPr>
            <w:tcW w:w="277"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17F4E314" w14:textId="77777777" w:rsidR="009B6ECF" w:rsidRPr="00E96AFA" w:rsidRDefault="009B6ECF" w:rsidP="00AE7D74">
            <w:pPr>
              <w:spacing w:after="0"/>
              <w:jc w:val="center"/>
              <w:rPr>
                <w:sz w:val="18"/>
                <w:szCs w:val="18"/>
              </w:rPr>
            </w:pPr>
            <w:r w:rsidRPr="00E96AFA">
              <w:rPr>
                <w:sz w:val="18"/>
                <w:szCs w:val="18"/>
              </w:rPr>
              <w:t>1,000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28B8404C" w14:textId="77777777" w:rsidR="009B6ECF" w:rsidRPr="00E96AFA" w:rsidRDefault="009B6ECF" w:rsidP="00AE7D74">
            <w:pPr>
              <w:spacing w:after="0"/>
              <w:jc w:val="center"/>
              <w:rPr>
                <w:sz w:val="18"/>
                <w:szCs w:val="18"/>
              </w:rPr>
            </w:pPr>
            <w:r w:rsidRPr="00E96AFA">
              <w:rPr>
                <w:sz w:val="18"/>
                <w:szCs w:val="18"/>
              </w:rPr>
              <w:t>4,800</w:t>
            </w:r>
          </w:p>
        </w:tc>
        <w:tc>
          <w:tcPr>
            <w:tcW w:w="641" w:type="pct"/>
            <w:tcBorders>
              <w:top w:val="nil"/>
              <w:left w:val="nil"/>
              <w:right w:val="nil"/>
            </w:tcBorders>
            <w:shd w:val="clear" w:color="auto" w:fill="auto"/>
            <w:vAlign w:val="bottom"/>
          </w:tcPr>
          <w:p w14:paraId="3F8768C5"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0AD6781C" w14:textId="77777777" w:rsidTr="00AE7D74">
        <w:trPr>
          <w:trHeight w:val="360"/>
        </w:trPr>
        <w:tc>
          <w:tcPr>
            <w:tcW w:w="773" w:type="pct"/>
            <w:tcBorders>
              <w:top w:val="nil"/>
              <w:left w:val="nil"/>
              <w:right w:val="nil"/>
            </w:tcBorders>
            <w:shd w:val="clear" w:color="auto" w:fill="auto"/>
            <w:noWrap/>
            <w:tcMar>
              <w:top w:w="15" w:type="dxa"/>
              <w:left w:w="15" w:type="dxa"/>
              <w:bottom w:w="0" w:type="dxa"/>
              <w:right w:w="15" w:type="dxa"/>
            </w:tcMar>
            <w:vAlign w:val="bottom"/>
          </w:tcPr>
          <w:p w14:paraId="32B6C958" w14:textId="77777777" w:rsidR="009B6ECF" w:rsidRPr="00A87811" w:rsidRDefault="009B6ECF" w:rsidP="00AE7D74">
            <w:pPr>
              <w:spacing w:after="0"/>
              <w:rPr>
                <w:rFonts w:eastAsia="Arial Unicode MS"/>
                <w:sz w:val="18"/>
                <w:szCs w:val="18"/>
              </w:rPr>
            </w:pPr>
            <w:r w:rsidRPr="00A87811">
              <w:rPr>
                <w:sz w:val="18"/>
                <w:szCs w:val="18"/>
              </w:rPr>
              <w:t>Security Bay</w:t>
            </w:r>
          </w:p>
        </w:tc>
        <w:tc>
          <w:tcPr>
            <w:tcW w:w="686" w:type="pct"/>
            <w:tcBorders>
              <w:top w:val="nil"/>
              <w:left w:val="nil"/>
              <w:right w:val="nil"/>
            </w:tcBorders>
            <w:shd w:val="clear" w:color="auto" w:fill="auto"/>
            <w:vAlign w:val="bottom"/>
          </w:tcPr>
          <w:p w14:paraId="29570EE2"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w:t>
            </w:r>
            <w:r>
              <w:rPr>
                <w:rFonts w:eastAsia="Arial Unicode MS"/>
                <w:sz w:val="18"/>
                <w:szCs w:val="18"/>
              </w:rPr>
              <w:t xml:space="preserve"> </w:t>
            </w:r>
            <w:r w:rsidRPr="00A87811">
              <w:rPr>
                <w:rFonts w:eastAsia="Arial Unicode MS"/>
                <w:sz w:val="18"/>
                <w:szCs w:val="18"/>
              </w:rPr>
              <w:t>IE</w:t>
            </w:r>
          </w:p>
        </w:tc>
        <w:tc>
          <w:tcPr>
            <w:tcW w:w="277" w:type="pct"/>
            <w:tcBorders>
              <w:top w:val="nil"/>
              <w:left w:val="nil"/>
              <w:right w:val="nil"/>
            </w:tcBorders>
            <w:shd w:val="clear" w:color="auto" w:fill="auto"/>
            <w:vAlign w:val="bottom"/>
          </w:tcPr>
          <w:p w14:paraId="0BE2CCBF" w14:textId="77777777" w:rsidR="009B6ECF" w:rsidRPr="00A87811" w:rsidRDefault="009B6ECF" w:rsidP="00AE7D74">
            <w:pPr>
              <w:spacing w:after="0"/>
              <w:jc w:val="center"/>
              <w:rPr>
                <w:sz w:val="18"/>
                <w:szCs w:val="18"/>
              </w:rPr>
            </w:pPr>
            <w:r w:rsidRPr="00A87811">
              <w:rPr>
                <w:rFonts w:eastAsia="Arial Unicode MS"/>
                <w:sz w:val="18"/>
                <w:szCs w:val="18"/>
              </w:rPr>
              <w:t>SEG</w:t>
            </w:r>
          </w:p>
        </w:tc>
        <w:tc>
          <w:tcPr>
            <w:tcW w:w="532" w:type="pct"/>
            <w:tcBorders>
              <w:top w:val="nil"/>
              <w:left w:val="nil"/>
              <w:right w:val="nil"/>
            </w:tcBorders>
            <w:shd w:val="clear" w:color="auto" w:fill="auto"/>
            <w:vAlign w:val="bottom"/>
          </w:tcPr>
          <w:p w14:paraId="16D56A4B"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5,000–15,000</w:t>
            </w:r>
          </w:p>
        </w:tc>
        <w:tc>
          <w:tcPr>
            <w:tcW w:w="431" w:type="pct"/>
            <w:tcBorders>
              <w:top w:val="nil"/>
              <w:left w:val="nil"/>
              <w:right w:val="nil"/>
            </w:tcBorders>
            <w:shd w:val="clear" w:color="auto" w:fill="auto"/>
            <w:noWrap/>
            <w:tcMar>
              <w:top w:w="15" w:type="dxa"/>
              <w:left w:w="15" w:type="dxa"/>
              <w:bottom w:w="0" w:type="dxa"/>
              <w:right w:w="15" w:type="dxa"/>
            </w:tcMar>
            <w:vAlign w:val="bottom"/>
          </w:tcPr>
          <w:p w14:paraId="145B8DD9" w14:textId="77777777" w:rsidR="009B6ECF" w:rsidRPr="00A87811" w:rsidRDefault="009B6ECF" w:rsidP="00AE7D74">
            <w:pPr>
              <w:spacing w:after="0"/>
              <w:jc w:val="center"/>
              <w:rPr>
                <w:sz w:val="18"/>
                <w:szCs w:val="18"/>
              </w:rPr>
            </w:pPr>
            <w:r w:rsidRPr="00A87811">
              <w:rPr>
                <w:sz w:val="18"/>
                <w:szCs w:val="18"/>
              </w:rPr>
              <w:t>2009</w:t>
            </w:r>
          </w:p>
        </w:tc>
        <w:tc>
          <w:tcPr>
            <w:tcW w:w="277" w:type="pct"/>
            <w:tcBorders>
              <w:top w:val="nil"/>
              <w:right w:val="nil"/>
            </w:tcBorders>
            <w:shd w:val="clear" w:color="auto" w:fill="auto"/>
            <w:noWrap/>
            <w:tcMar>
              <w:top w:w="15" w:type="dxa"/>
              <w:left w:w="15" w:type="dxa"/>
              <w:bottom w:w="0" w:type="dxa"/>
              <w:right w:w="15" w:type="dxa"/>
            </w:tcMar>
            <w:vAlign w:val="bottom"/>
          </w:tcPr>
          <w:p w14:paraId="175D8611" w14:textId="77777777" w:rsidR="009B6ECF" w:rsidRPr="00E96AFA" w:rsidRDefault="009B6ECF" w:rsidP="00AE7D74">
            <w:pPr>
              <w:spacing w:after="0"/>
              <w:jc w:val="center"/>
              <w:rPr>
                <w:sz w:val="18"/>
                <w:szCs w:val="18"/>
              </w:rPr>
            </w:pPr>
            <w:r w:rsidRPr="00E96AFA">
              <w:rPr>
                <w:sz w:val="18"/>
                <w:szCs w:val="18"/>
              </w:rPr>
              <w:t>6,300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79ECF18B" w14:textId="77777777" w:rsidR="009B6ECF" w:rsidRPr="00E96AFA" w:rsidRDefault="009B6ECF" w:rsidP="00AE7D74">
            <w:pPr>
              <w:spacing w:after="0"/>
              <w:jc w:val="center"/>
              <w:rPr>
                <w:sz w:val="18"/>
                <w:szCs w:val="18"/>
              </w:rPr>
            </w:pPr>
            <w:r w:rsidRPr="00E96AFA">
              <w:rPr>
                <w:sz w:val="18"/>
                <w:szCs w:val="18"/>
              </w:rPr>
              <w:t>21,500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11FB6A9E" w14:textId="77777777" w:rsidR="009B6ECF" w:rsidRPr="00E96AFA" w:rsidRDefault="009B6ECF" w:rsidP="00AE7D74">
            <w:pPr>
              <w:spacing w:after="0"/>
              <w:jc w:val="center"/>
              <w:rPr>
                <w:sz w:val="18"/>
                <w:szCs w:val="18"/>
              </w:rPr>
            </w:pPr>
            <w:r w:rsidRPr="00E96AFA">
              <w:rPr>
                <w:sz w:val="18"/>
                <w:szCs w:val="18"/>
              </w:rPr>
              <w:t>14,300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7535F275" w14:textId="77777777" w:rsidR="009B6ECF" w:rsidRPr="00E96AFA" w:rsidRDefault="009B6ECF" w:rsidP="00AE7D74">
            <w:pPr>
              <w:spacing w:after="0"/>
              <w:jc w:val="center"/>
              <w:rPr>
                <w:sz w:val="18"/>
                <w:szCs w:val="18"/>
              </w:rPr>
            </w:pPr>
            <w:r w:rsidRPr="00E96AFA">
              <w:rPr>
                <w:sz w:val="18"/>
                <w:szCs w:val="18"/>
              </w:rPr>
              <w:t>15,500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31A36226" w14:textId="77777777" w:rsidR="009B6ECF" w:rsidRPr="00E96AFA" w:rsidRDefault="009B6ECF" w:rsidP="00AE7D74">
            <w:pPr>
              <w:spacing w:after="0"/>
              <w:jc w:val="center"/>
              <w:rPr>
                <w:sz w:val="18"/>
                <w:szCs w:val="18"/>
              </w:rPr>
            </w:pPr>
            <w:r w:rsidRPr="00E96AFA">
              <w:rPr>
                <w:sz w:val="18"/>
                <w:szCs w:val="18"/>
              </w:rPr>
              <w:t>5,600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63F91828" w14:textId="77777777" w:rsidR="009B6ECF" w:rsidRPr="00E96AFA" w:rsidRDefault="009B6ECF" w:rsidP="00AE7D74">
            <w:pPr>
              <w:spacing w:after="0"/>
              <w:jc w:val="center"/>
              <w:rPr>
                <w:sz w:val="18"/>
                <w:szCs w:val="18"/>
              </w:rPr>
            </w:pPr>
            <w:r w:rsidRPr="00E96AFA">
              <w:rPr>
                <w:sz w:val="18"/>
                <w:szCs w:val="18"/>
              </w:rPr>
              <w:t>14,300</w:t>
            </w:r>
          </w:p>
        </w:tc>
        <w:tc>
          <w:tcPr>
            <w:tcW w:w="641" w:type="pct"/>
            <w:tcBorders>
              <w:top w:val="nil"/>
              <w:left w:val="nil"/>
              <w:right w:val="nil"/>
            </w:tcBorders>
            <w:shd w:val="clear" w:color="auto" w:fill="auto"/>
            <w:vAlign w:val="bottom"/>
          </w:tcPr>
          <w:p w14:paraId="662093E4"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73D35C25" w14:textId="77777777" w:rsidTr="00AE7D74">
        <w:trPr>
          <w:trHeight w:val="360"/>
        </w:trPr>
        <w:tc>
          <w:tcPr>
            <w:tcW w:w="773" w:type="pct"/>
            <w:tcBorders>
              <w:top w:val="nil"/>
              <w:left w:val="nil"/>
              <w:right w:val="nil"/>
            </w:tcBorders>
            <w:shd w:val="clear" w:color="auto" w:fill="auto"/>
            <w:noWrap/>
            <w:tcMar>
              <w:top w:w="15" w:type="dxa"/>
              <w:left w:w="15" w:type="dxa"/>
              <w:bottom w:w="0" w:type="dxa"/>
              <w:right w:w="15" w:type="dxa"/>
            </w:tcMar>
            <w:vAlign w:val="bottom"/>
          </w:tcPr>
          <w:p w14:paraId="60CA7B53" w14:textId="77777777" w:rsidR="009B6ECF" w:rsidRPr="00A87811" w:rsidRDefault="009B6ECF" w:rsidP="00AE7D74">
            <w:pPr>
              <w:spacing w:after="0"/>
              <w:rPr>
                <w:rFonts w:eastAsia="Arial Unicode MS"/>
                <w:sz w:val="18"/>
                <w:szCs w:val="18"/>
              </w:rPr>
            </w:pPr>
            <w:r w:rsidRPr="00A87811">
              <w:rPr>
                <w:sz w:val="18"/>
                <w:szCs w:val="18"/>
              </w:rPr>
              <w:t>Excursion River</w:t>
            </w:r>
          </w:p>
        </w:tc>
        <w:tc>
          <w:tcPr>
            <w:tcW w:w="686" w:type="pct"/>
            <w:tcBorders>
              <w:top w:val="nil"/>
              <w:left w:val="nil"/>
              <w:right w:val="nil"/>
            </w:tcBorders>
            <w:shd w:val="clear" w:color="auto" w:fill="auto"/>
            <w:vAlign w:val="bottom"/>
          </w:tcPr>
          <w:p w14:paraId="52E9FEFC"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AS,</w:t>
            </w:r>
            <w:r>
              <w:rPr>
                <w:rFonts w:eastAsia="Arial Unicode MS"/>
                <w:sz w:val="18"/>
                <w:szCs w:val="18"/>
              </w:rPr>
              <w:t xml:space="preserve"> </w:t>
            </w:r>
            <w:r w:rsidRPr="00A87811">
              <w:rPr>
                <w:rFonts w:eastAsia="Arial Unicode MS"/>
                <w:sz w:val="18"/>
                <w:szCs w:val="18"/>
              </w:rPr>
              <w:t>IE</w:t>
            </w:r>
          </w:p>
        </w:tc>
        <w:tc>
          <w:tcPr>
            <w:tcW w:w="277" w:type="pct"/>
            <w:tcBorders>
              <w:top w:val="nil"/>
              <w:left w:val="nil"/>
              <w:right w:val="nil"/>
            </w:tcBorders>
            <w:shd w:val="clear" w:color="auto" w:fill="auto"/>
            <w:vAlign w:val="bottom"/>
          </w:tcPr>
          <w:p w14:paraId="75E7EF99" w14:textId="77777777" w:rsidR="009B6ECF" w:rsidRPr="00A87811" w:rsidRDefault="009B6ECF" w:rsidP="00AE7D74">
            <w:pPr>
              <w:spacing w:after="0"/>
              <w:jc w:val="center"/>
              <w:rPr>
                <w:sz w:val="18"/>
                <w:szCs w:val="18"/>
              </w:rPr>
            </w:pPr>
            <w:r w:rsidRPr="00A87811">
              <w:rPr>
                <w:rFonts w:eastAsia="Arial Unicode MS"/>
                <w:sz w:val="18"/>
                <w:szCs w:val="18"/>
              </w:rPr>
              <w:t>SEG</w:t>
            </w:r>
          </w:p>
        </w:tc>
        <w:tc>
          <w:tcPr>
            <w:tcW w:w="532" w:type="pct"/>
            <w:tcBorders>
              <w:top w:val="nil"/>
              <w:left w:val="nil"/>
              <w:right w:val="nil"/>
            </w:tcBorders>
            <w:shd w:val="clear" w:color="auto" w:fill="auto"/>
            <w:vAlign w:val="bottom"/>
          </w:tcPr>
          <w:p w14:paraId="5DDFA98E"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4,000–18,000</w:t>
            </w:r>
          </w:p>
        </w:tc>
        <w:tc>
          <w:tcPr>
            <w:tcW w:w="431" w:type="pct"/>
            <w:tcBorders>
              <w:top w:val="nil"/>
              <w:left w:val="nil"/>
              <w:right w:val="nil"/>
            </w:tcBorders>
            <w:shd w:val="clear" w:color="auto" w:fill="auto"/>
            <w:noWrap/>
            <w:tcMar>
              <w:top w:w="15" w:type="dxa"/>
              <w:left w:w="15" w:type="dxa"/>
              <w:bottom w:w="0" w:type="dxa"/>
              <w:right w:w="15" w:type="dxa"/>
            </w:tcMar>
            <w:vAlign w:val="bottom"/>
          </w:tcPr>
          <w:p w14:paraId="687898DB" w14:textId="77777777" w:rsidR="009B6ECF" w:rsidRPr="00A87811" w:rsidRDefault="009B6ECF" w:rsidP="00AE7D74">
            <w:pPr>
              <w:spacing w:after="0"/>
              <w:jc w:val="center"/>
              <w:rPr>
                <w:sz w:val="18"/>
                <w:szCs w:val="18"/>
              </w:rPr>
            </w:pPr>
            <w:r w:rsidRPr="00A87811">
              <w:rPr>
                <w:sz w:val="18"/>
                <w:szCs w:val="18"/>
              </w:rPr>
              <w:t>2009</w:t>
            </w:r>
          </w:p>
        </w:tc>
        <w:tc>
          <w:tcPr>
            <w:tcW w:w="277" w:type="pct"/>
            <w:tcBorders>
              <w:top w:val="nil"/>
              <w:right w:val="nil"/>
            </w:tcBorders>
            <w:shd w:val="clear" w:color="auto" w:fill="auto"/>
            <w:noWrap/>
            <w:tcMar>
              <w:top w:w="15" w:type="dxa"/>
              <w:left w:w="15" w:type="dxa"/>
              <w:bottom w:w="0" w:type="dxa"/>
              <w:right w:w="15" w:type="dxa"/>
            </w:tcMar>
            <w:vAlign w:val="bottom"/>
          </w:tcPr>
          <w:p w14:paraId="758CF574" w14:textId="77777777" w:rsidR="009B6ECF" w:rsidRPr="00E96AFA" w:rsidRDefault="009B6ECF" w:rsidP="00AE7D74">
            <w:pPr>
              <w:spacing w:after="0"/>
              <w:jc w:val="center"/>
              <w:rPr>
                <w:sz w:val="18"/>
                <w:szCs w:val="18"/>
              </w:rPr>
            </w:pPr>
            <w:r w:rsidRPr="00E96AFA">
              <w:rPr>
                <w:sz w:val="18"/>
                <w:szCs w:val="18"/>
              </w:rPr>
              <w:t>10,800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3BB1528F" w14:textId="77777777" w:rsidR="009B6ECF" w:rsidRPr="00E96AFA" w:rsidRDefault="009B6ECF" w:rsidP="00AE7D74">
            <w:pPr>
              <w:spacing w:after="0"/>
              <w:jc w:val="center"/>
              <w:rPr>
                <w:sz w:val="18"/>
                <w:szCs w:val="18"/>
              </w:rPr>
            </w:pPr>
            <w:r w:rsidRPr="00E96AFA">
              <w:rPr>
                <w:sz w:val="18"/>
                <w:szCs w:val="18"/>
              </w:rPr>
              <w:t>12,000</w:t>
            </w:r>
          </w:p>
        </w:tc>
        <w:tc>
          <w:tcPr>
            <w:tcW w:w="277"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1CB915B0" w14:textId="77777777" w:rsidR="009B6ECF" w:rsidRPr="00E96AFA" w:rsidRDefault="009B6ECF" w:rsidP="00AE7D74">
            <w:pPr>
              <w:spacing w:after="0"/>
              <w:jc w:val="center"/>
              <w:rPr>
                <w:sz w:val="18"/>
                <w:szCs w:val="18"/>
              </w:rPr>
            </w:pPr>
            <w:r w:rsidRPr="00E96AFA">
              <w:rPr>
                <w:sz w:val="18"/>
                <w:szCs w:val="18"/>
              </w:rPr>
              <w:t>1,400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0381BD55" w14:textId="77777777" w:rsidR="009B6ECF" w:rsidRPr="00E96AFA" w:rsidRDefault="009B6ECF" w:rsidP="00AE7D74">
            <w:pPr>
              <w:spacing w:after="0"/>
              <w:jc w:val="center"/>
              <w:rPr>
                <w:sz w:val="18"/>
                <w:szCs w:val="18"/>
              </w:rPr>
            </w:pPr>
            <w:r w:rsidRPr="00E96AFA">
              <w:rPr>
                <w:sz w:val="18"/>
                <w:szCs w:val="18"/>
              </w:rPr>
              <w:t>14,500</w:t>
            </w:r>
          </w:p>
        </w:tc>
        <w:tc>
          <w:tcPr>
            <w:tcW w:w="277" w:type="pct"/>
            <w:tcBorders>
              <w:top w:val="nil"/>
              <w:left w:val="nil"/>
              <w:right w:val="nil"/>
            </w:tcBorders>
            <w:shd w:val="clear" w:color="auto" w:fill="auto"/>
            <w:noWrap/>
            <w:tcMar>
              <w:top w:w="15" w:type="dxa"/>
              <w:left w:w="15" w:type="dxa"/>
              <w:bottom w:w="0" w:type="dxa"/>
              <w:right w:w="15" w:type="dxa"/>
            </w:tcMar>
            <w:vAlign w:val="bottom"/>
          </w:tcPr>
          <w:p w14:paraId="234928CB" w14:textId="77777777" w:rsidR="009B6ECF" w:rsidRPr="00E96AFA" w:rsidRDefault="009B6ECF" w:rsidP="00AE7D74">
            <w:pPr>
              <w:spacing w:after="0"/>
              <w:jc w:val="center"/>
              <w:rPr>
                <w:sz w:val="18"/>
                <w:szCs w:val="18"/>
              </w:rPr>
            </w:pPr>
            <w:r w:rsidRPr="00E96AFA">
              <w:rPr>
                <w:sz w:val="18"/>
                <w:szCs w:val="18"/>
              </w:rPr>
              <w:t>6,200</w:t>
            </w:r>
          </w:p>
        </w:tc>
        <w:tc>
          <w:tcPr>
            <w:tcW w:w="277" w:type="pct"/>
            <w:tcBorders>
              <w:top w:val="nil"/>
              <w:left w:val="nil"/>
              <w:right w:val="nil"/>
            </w:tcBorders>
            <w:shd w:val="clear" w:color="auto" w:fill="D9D9D9" w:themeFill="background1" w:themeFillShade="D9"/>
            <w:noWrap/>
            <w:tcMar>
              <w:top w:w="15" w:type="dxa"/>
              <w:left w:w="15" w:type="dxa"/>
              <w:bottom w:w="0" w:type="dxa"/>
              <w:right w:w="15" w:type="dxa"/>
            </w:tcMar>
            <w:vAlign w:val="bottom"/>
          </w:tcPr>
          <w:p w14:paraId="48AEAF17" w14:textId="77777777" w:rsidR="009B6ECF" w:rsidRPr="00E96AFA" w:rsidRDefault="009B6ECF" w:rsidP="00AE7D74">
            <w:pPr>
              <w:spacing w:after="0"/>
              <w:jc w:val="center"/>
              <w:rPr>
                <w:sz w:val="18"/>
                <w:szCs w:val="18"/>
              </w:rPr>
            </w:pPr>
            <w:r w:rsidRPr="00E96AFA">
              <w:rPr>
                <w:sz w:val="18"/>
                <w:szCs w:val="18"/>
              </w:rPr>
              <w:t>3,600</w:t>
            </w:r>
          </w:p>
        </w:tc>
        <w:tc>
          <w:tcPr>
            <w:tcW w:w="641" w:type="pct"/>
            <w:tcBorders>
              <w:top w:val="nil"/>
              <w:left w:val="nil"/>
              <w:right w:val="nil"/>
            </w:tcBorders>
            <w:shd w:val="clear" w:color="auto" w:fill="auto"/>
            <w:vAlign w:val="bottom"/>
          </w:tcPr>
          <w:p w14:paraId="707FD9CC" w14:textId="77777777" w:rsidR="009B6ECF" w:rsidRPr="00A87811" w:rsidRDefault="009B6ECF" w:rsidP="00AE7D74">
            <w:pPr>
              <w:spacing w:after="0"/>
              <w:jc w:val="center"/>
              <w:rPr>
                <w:rFonts w:eastAsia="Arial Unicode MS"/>
                <w:sz w:val="18"/>
                <w:szCs w:val="18"/>
                <w:vertAlign w:val="superscript"/>
                <w:lang w:val="de-DE"/>
              </w:rPr>
            </w:pPr>
            <w:r w:rsidRPr="00A87811">
              <w:rPr>
                <w:rFonts w:eastAsia="Arial Unicode MS"/>
                <w:sz w:val="18"/>
                <w:szCs w:val="18"/>
              </w:rPr>
              <w:t>No change</w:t>
            </w:r>
          </w:p>
        </w:tc>
      </w:tr>
      <w:tr w:rsidR="009B6ECF" w:rsidRPr="00A87811" w14:paraId="2DADA305" w14:textId="77777777" w:rsidTr="00AE7D74">
        <w:trPr>
          <w:trHeight w:val="360"/>
        </w:trPr>
        <w:tc>
          <w:tcPr>
            <w:tcW w:w="773"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0E82ED28" w14:textId="77777777" w:rsidR="009B6ECF" w:rsidRPr="00A87811" w:rsidRDefault="009B6ECF" w:rsidP="00AE7D74">
            <w:pPr>
              <w:spacing w:after="0"/>
              <w:rPr>
                <w:rFonts w:eastAsia="Arial Unicode MS"/>
                <w:sz w:val="18"/>
                <w:szCs w:val="18"/>
              </w:rPr>
            </w:pPr>
            <w:proofErr w:type="spellStart"/>
            <w:r w:rsidRPr="00A87811">
              <w:rPr>
                <w:sz w:val="18"/>
                <w:szCs w:val="18"/>
              </w:rPr>
              <w:t>Chilkat</w:t>
            </w:r>
            <w:proofErr w:type="spellEnd"/>
            <w:r w:rsidRPr="00A87811">
              <w:rPr>
                <w:sz w:val="18"/>
                <w:szCs w:val="18"/>
              </w:rPr>
              <w:t xml:space="preserve"> River</w:t>
            </w:r>
          </w:p>
        </w:tc>
        <w:tc>
          <w:tcPr>
            <w:tcW w:w="686" w:type="pct"/>
            <w:tcBorders>
              <w:top w:val="nil"/>
              <w:left w:val="nil"/>
              <w:bottom w:val="single" w:sz="4" w:space="0" w:color="auto"/>
              <w:right w:val="nil"/>
            </w:tcBorders>
            <w:shd w:val="clear" w:color="auto" w:fill="auto"/>
            <w:vAlign w:val="bottom"/>
          </w:tcPr>
          <w:p w14:paraId="4FD0D8CB"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FW expansion</w:t>
            </w:r>
          </w:p>
        </w:tc>
        <w:tc>
          <w:tcPr>
            <w:tcW w:w="277" w:type="pct"/>
            <w:tcBorders>
              <w:top w:val="nil"/>
              <w:left w:val="nil"/>
              <w:bottom w:val="single" w:sz="4" w:space="0" w:color="auto"/>
              <w:right w:val="nil"/>
            </w:tcBorders>
            <w:shd w:val="clear" w:color="auto" w:fill="auto"/>
            <w:vAlign w:val="bottom"/>
          </w:tcPr>
          <w:p w14:paraId="1A19C59B" w14:textId="77777777" w:rsidR="009B6ECF" w:rsidRPr="00A87811" w:rsidRDefault="009B6ECF" w:rsidP="00AE7D74">
            <w:pPr>
              <w:spacing w:after="0"/>
              <w:jc w:val="center"/>
              <w:rPr>
                <w:sz w:val="18"/>
                <w:szCs w:val="18"/>
              </w:rPr>
            </w:pPr>
            <w:r w:rsidRPr="00A87811">
              <w:rPr>
                <w:rFonts w:eastAsia="Arial Unicode MS"/>
                <w:sz w:val="18"/>
                <w:szCs w:val="18"/>
              </w:rPr>
              <w:t>SEG</w:t>
            </w:r>
          </w:p>
        </w:tc>
        <w:tc>
          <w:tcPr>
            <w:tcW w:w="532" w:type="pct"/>
            <w:tcBorders>
              <w:top w:val="nil"/>
              <w:left w:val="nil"/>
              <w:bottom w:val="single" w:sz="4" w:space="0" w:color="auto"/>
              <w:right w:val="nil"/>
            </w:tcBorders>
            <w:shd w:val="clear" w:color="auto" w:fill="auto"/>
            <w:vAlign w:val="bottom"/>
          </w:tcPr>
          <w:p w14:paraId="69BE8753"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75,000–250,000</w:t>
            </w:r>
          </w:p>
        </w:tc>
        <w:tc>
          <w:tcPr>
            <w:tcW w:w="431"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4D5A67F3" w14:textId="77777777" w:rsidR="009B6ECF" w:rsidRPr="00A87811" w:rsidRDefault="009B6ECF" w:rsidP="00AE7D74">
            <w:pPr>
              <w:spacing w:after="0"/>
              <w:jc w:val="center"/>
              <w:rPr>
                <w:sz w:val="18"/>
                <w:szCs w:val="18"/>
              </w:rPr>
            </w:pPr>
            <w:r w:rsidRPr="00A87811">
              <w:rPr>
                <w:sz w:val="18"/>
                <w:szCs w:val="18"/>
              </w:rPr>
              <w:t>2015</w:t>
            </w:r>
          </w:p>
        </w:tc>
        <w:tc>
          <w:tcPr>
            <w:tcW w:w="277" w:type="pct"/>
            <w:tcBorders>
              <w:top w:val="nil"/>
              <w:bottom w:val="single" w:sz="4" w:space="0" w:color="auto"/>
              <w:right w:val="nil"/>
            </w:tcBorders>
            <w:shd w:val="clear" w:color="auto" w:fill="auto"/>
            <w:noWrap/>
            <w:tcMar>
              <w:top w:w="15" w:type="dxa"/>
              <w:left w:w="15" w:type="dxa"/>
              <w:bottom w:w="0" w:type="dxa"/>
              <w:right w:w="15" w:type="dxa"/>
            </w:tcMar>
            <w:vAlign w:val="bottom"/>
          </w:tcPr>
          <w:p w14:paraId="2052A53A" w14:textId="77777777" w:rsidR="009B6ECF" w:rsidRPr="00E96AFA" w:rsidRDefault="009B6ECF" w:rsidP="00AE7D74">
            <w:pPr>
              <w:spacing w:after="0"/>
              <w:jc w:val="center"/>
              <w:rPr>
                <w:sz w:val="18"/>
                <w:szCs w:val="18"/>
              </w:rPr>
            </w:pPr>
            <w:r w:rsidRPr="00E96AFA">
              <w:rPr>
                <w:sz w:val="18"/>
                <w:szCs w:val="18"/>
              </w:rPr>
              <w:t>142,000</w:t>
            </w:r>
          </w:p>
        </w:tc>
        <w:tc>
          <w:tcPr>
            <w:tcW w:w="277"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1D9974A5" w14:textId="77777777" w:rsidR="009B6ECF" w:rsidRPr="00E96AFA" w:rsidRDefault="009B6ECF" w:rsidP="00AE7D74">
            <w:pPr>
              <w:spacing w:after="0"/>
              <w:jc w:val="center"/>
              <w:rPr>
                <w:sz w:val="18"/>
                <w:szCs w:val="18"/>
              </w:rPr>
            </w:pPr>
            <w:r w:rsidRPr="00E96AFA">
              <w:rPr>
                <w:sz w:val="18"/>
                <w:szCs w:val="18"/>
              </w:rPr>
              <w:t>207,000</w:t>
            </w:r>
          </w:p>
        </w:tc>
        <w:tc>
          <w:tcPr>
            <w:tcW w:w="277"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31C97DD" w14:textId="77777777" w:rsidR="009B6ECF" w:rsidRPr="00E96AFA" w:rsidRDefault="009B6ECF" w:rsidP="00AE7D74">
            <w:pPr>
              <w:spacing w:after="0"/>
              <w:jc w:val="center"/>
              <w:rPr>
                <w:sz w:val="18"/>
                <w:szCs w:val="18"/>
              </w:rPr>
            </w:pPr>
            <w:r w:rsidRPr="00E96AFA">
              <w:rPr>
                <w:sz w:val="18"/>
                <w:szCs w:val="18"/>
              </w:rPr>
              <w:t>218,000</w:t>
            </w:r>
          </w:p>
        </w:tc>
        <w:tc>
          <w:tcPr>
            <w:tcW w:w="277"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1AFABC6C" w14:textId="77777777" w:rsidR="009B6ECF" w:rsidRPr="00E96AFA" w:rsidRDefault="009B6ECF" w:rsidP="00AE7D74">
            <w:pPr>
              <w:spacing w:after="0"/>
              <w:jc w:val="center"/>
              <w:rPr>
                <w:sz w:val="18"/>
                <w:szCs w:val="18"/>
              </w:rPr>
            </w:pPr>
            <w:r w:rsidRPr="00E96AFA">
              <w:rPr>
                <w:sz w:val="18"/>
                <w:szCs w:val="18"/>
              </w:rPr>
              <w:t>130,000</w:t>
            </w:r>
          </w:p>
        </w:tc>
        <w:tc>
          <w:tcPr>
            <w:tcW w:w="277"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01B4B7C" w14:textId="77777777" w:rsidR="009B6ECF" w:rsidRPr="00E96AFA" w:rsidRDefault="009B6ECF" w:rsidP="00AE7D74">
            <w:pPr>
              <w:spacing w:after="0"/>
              <w:jc w:val="center"/>
              <w:rPr>
                <w:sz w:val="18"/>
                <w:szCs w:val="18"/>
              </w:rPr>
            </w:pPr>
            <w:proofErr w:type="spellStart"/>
            <w:r w:rsidRPr="00E96AFA">
              <w:rPr>
                <w:sz w:val="18"/>
                <w:szCs w:val="18"/>
              </w:rPr>
              <w:t>NA</w:t>
            </w:r>
            <w:r w:rsidRPr="00E96AFA">
              <w:rPr>
                <w:sz w:val="18"/>
                <w:szCs w:val="18"/>
                <w:vertAlign w:val="superscript"/>
              </w:rPr>
              <w:t>a</w:t>
            </w:r>
            <w:proofErr w:type="spellEnd"/>
          </w:p>
        </w:tc>
        <w:tc>
          <w:tcPr>
            <w:tcW w:w="277" w:type="pct"/>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22B9C21" w14:textId="77777777" w:rsidR="009B6ECF" w:rsidRPr="00E96AFA" w:rsidRDefault="009B6ECF" w:rsidP="00AE7D74">
            <w:pPr>
              <w:spacing w:after="0"/>
              <w:jc w:val="center"/>
              <w:rPr>
                <w:sz w:val="18"/>
                <w:szCs w:val="18"/>
              </w:rPr>
            </w:pPr>
            <w:r w:rsidRPr="00E96AFA">
              <w:rPr>
                <w:sz w:val="18"/>
                <w:szCs w:val="18"/>
              </w:rPr>
              <w:t>224,000</w:t>
            </w:r>
          </w:p>
        </w:tc>
        <w:tc>
          <w:tcPr>
            <w:tcW w:w="641" w:type="pct"/>
            <w:tcBorders>
              <w:top w:val="nil"/>
              <w:left w:val="nil"/>
              <w:bottom w:val="single" w:sz="4" w:space="0" w:color="auto"/>
              <w:right w:val="nil"/>
            </w:tcBorders>
            <w:shd w:val="clear" w:color="auto" w:fill="auto"/>
            <w:vAlign w:val="bottom"/>
          </w:tcPr>
          <w:p w14:paraId="6E116DC9" w14:textId="77777777" w:rsidR="009B6ECF" w:rsidRPr="00A87811" w:rsidRDefault="009B6ECF" w:rsidP="00AE7D74">
            <w:pPr>
              <w:spacing w:after="0"/>
              <w:jc w:val="center"/>
              <w:rPr>
                <w:rFonts w:eastAsia="Arial Unicode MS"/>
                <w:sz w:val="18"/>
                <w:szCs w:val="18"/>
              </w:rPr>
            </w:pPr>
            <w:r w:rsidRPr="00A87811">
              <w:rPr>
                <w:rFonts w:eastAsia="Arial Unicode MS"/>
                <w:sz w:val="18"/>
                <w:szCs w:val="18"/>
              </w:rPr>
              <w:t>No change</w:t>
            </w:r>
          </w:p>
        </w:tc>
      </w:tr>
    </w:tbl>
    <w:p w14:paraId="1CA74552" w14:textId="421D8A6E" w:rsidR="00B65801" w:rsidRDefault="00B65801" w:rsidP="000A5E9C">
      <w:pPr>
        <w:spacing w:after="0"/>
        <w:ind w:left="432" w:hanging="432"/>
        <w:rPr>
          <w:sz w:val="18"/>
          <w:szCs w:val="18"/>
        </w:rPr>
      </w:pPr>
      <w:r w:rsidRPr="007E74C9">
        <w:rPr>
          <w:i/>
          <w:sz w:val="18"/>
          <w:szCs w:val="18"/>
        </w:rPr>
        <w:t>Note</w:t>
      </w:r>
      <w:r w:rsidRPr="007E74C9">
        <w:rPr>
          <w:sz w:val="18"/>
          <w:szCs w:val="18"/>
        </w:rPr>
        <w:t>:</w:t>
      </w:r>
      <w:r>
        <w:rPr>
          <w:sz w:val="18"/>
          <w:szCs w:val="18"/>
        </w:rPr>
        <w:t xml:space="preserve"> </w:t>
      </w:r>
      <w:r w:rsidRPr="00F67B2D">
        <w:rPr>
          <w:sz w:val="18"/>
          <w:szCs w:val="18"/>
        </w:rPr>
        <w:t xml:space="preserve">AS = aerial survey, </w:t>
      </w:r>
      <w:r>
        <w:rPr>
          <w:sz w:val="18"/>
          <w:szCs w:val="18"/>
        </w:rPr>
        <w:t xml:space="preserve">FS = foot survey, HS = helicopter survey, </w:t>
      </w:r>
      <w:r w:rsidRPr="00F67B2D">
        <w:rPr>
          <w:sz w:val="18"/>
          <w:szCs w:val="18"/>
        </w:rPr>
        <w:t xml:space="preserve">IE = index escapement, </w:t>
      </w:r>
      <w:r>
        <w:rPr>
          <w:sz w:val="18"/>
          <w:szCs w:val="18"/>
        </w:rPr>
        <w:t xml:space="preserve">FW = fish wheel index, SEG = sustainable escapement goal, </w:t>
      </w:r>
    </w:p>
    <w:p w14:paraId="581B1C6D" w14:textId="5A2C76D8" w:rsidR="00A2496F" w:rsidRDefault="00B65801" w:rsidP="000A5E9C">
      <w:pPr>
        <w:ind w:left="432"/>
        <w:rPr>
          <w:sz w:val="18"/>
          <w:szCs w:val="18"/>
        </w:rPr>
      </w:pPr>
      <w:r>
        <w:rPr>
          <w:sz w:val="18"/>
          <w:szCs w:val="18"/>
        </w:rPr>
        <w:t>LB SEG = lower</w:t>
      </w:r>
      <w:r w:rsidR="002F5A0E">
        <w:rPr>
          <w:sz w:val="18"/>
          <w:szCs w:val="18"/>
        </w:rPr>
        <w:t xml:space="preserve"> </w:t>
      </w:r>
      <w:r>
        <w:rPr>
          <w:sz w:val="18"/>
          <w:szCs w:val="18"/>
        </w:rPr>
        <w:t xml:space="preserve">bound SEG; </w:t>
      </w:r>
      <w:r w:rsidRPr="00F67B2D">
        <w:rPr>
          <w:sz w:val="18"/>
          <w:szCs w:val="18"/>
          <w:highlight w:val="lightGray"/>
        </w:rPr>
        <w:t>gray cells</w:t>
      </w:r>
      <w:r w:rsidRPr="00F67B2D">
        <w:rPr>
          <w:sz w:val="18"/>
          <w:szCs w:val="18"/>
        </w:rPr>
        <w:t xml:space="preserve"> indicate lower bound of the escapement goal not met.</w:t>
      </w:r>
    </w:p>
    <w:p w14:paraId="508688B0" w14:textId="77777777" w:rsidR="000A5E9C" w:rsidRPr="000A5E9C" w:rsidRDefault="000A5E9C" w:rsidP="000A5E9C">
      <w:pPr>
        <w:spacing w:after="0" w:line="276" w:lineRule="auto"/>
        <w:ind w:left="432" w:hanging="432"/>
        <w:jc w:val="left"/>
        <w:rPr>
          <w:rFonts w:cstheme="minorBidi"/>
          <w:snapToGrid w:val="0"/>
          <w:sz w:val="20"/>
          <w:szCs w:val="20"/>
        </w:rPr>
      </w:pPr>
      <w:proofErr w:type="spellStart"/>
      <w:r w:rsidRPr="000A5E9C">
        <w:rPr>
          <w:rFonts w:eastAsiaTheme="minorHAnsi" w:cstheme="minorBidi"/>
          <w:sz w:val="18"/>
          <w:szCs w:val="18"/>
          <w:vertAlign w:val="superscript"/>
        </w:rPr>
        <w:t>a</w:t>
      </w:r>
      <w:proofErr w:type="spellEnd"/>
      <w:r w:rsidRPr="000A5E9C">
        <w:rPr>
          <w:rFonts w:eastAsiaTheme="minorHAnsi" w:cstheme="minorBidi"/>
          <w:sz w:val="18"/>
          <w:szCs w:val="18"/>
        </w:rPr>
        <w:t xml:space="preserve"> In 2018, </w:t>
      </w:r>
      <w:proofErr w:type="spellStart"/>
      <w:r w:rsidRPr="000A5E9C">
        <w:rPr>
          <w:rFonts w:eastAsiaTheme="minorHAnsi" w:cstheme="minorBidi"/>
          <w:sz w:val="18"/>
          <w:szCs w:val="18"/>
        </w:rPr>
        <w:t>Chilkat</w:t>
      </w:r>
      <w:proofErr w:type="spellEnd"/>
      <w:r w:rsidRPr="000A5E9C">
        <w:rPr>
          <w:rFonts w:eastAsiaTheme="minorHAnsi" w:cstheme="minorBidi"/>
          <w:sz w:val="18"/>
          <w:szCs w:val="18"/>
        </w:rPr>
        <w:t xml:space="preserve"> River fish wheel counts unreliable due to extremely low water; fall chum salmon escapement estimate not available.</w:t>
      </w:r>
    </w:p>
    <w:p w14:paraId="71A6FB2E" w14:textId="77777777" w:rsidR="000A5E9C" w:rsidRPr="005A75B9" w:rsidRDefault="000A5E9C" w:rsidP="001F554C">
      <w:pPr>
        <w:spacing w:after="0"/>
        <w:ind w:left="432"/>
      </w:pPr>
    </w:p>
    <w:p w14:paraId="231E5FEF" w14:textId="77777777" w:rsidR="00A2496F" w:rsidRPr="005A75B9" w:rsidRDefault="00A2496F" w:rsidP="00A2496F">
      <w:pPr>
        <w:sectPr w:rsidR="00A2496F" w:rsidRPr="005A75B9" w:rsidSect="003D3B4A">
          <w:headerReference w:type="default" r:id="rId31"/>
          <w:footerReference w:type="default" r:id="rId32"/>
          <w:pgSz w:w="15840" w:h="12240" w:orient="landscape" w:code="1"/>
          <w:pgMar w:top="1440" w:right="1440" w:bottom="1440" w:left="1440" w:header="720" w:footer="547" w:gutter="0"/>
          <w:cols w:space="432"/>
          <w:formProt w:val="0"/>
        </w:sectPr>
      </w:pPr>
    </w:p>
    <w:p w14:paraId="5F532199" w14:textId="77777777" w:rsidR="00B16123" w:rsidRPr="005A75B9" w:rsidRDefault="00B16123" w:rsidP="00CD312E">
      <w:pPr>
        <w:pStyle w:val="Heading2"/>
      </w:pPr>
      <w:bookmarkStart w:id="34" w:name="_Toc51147305"/>
      <w:r w:rsidRPr="005A75B9">
        <w:lastRenderedPageBreak/>
        <w:t>Escapement Goal Development</w:t>
      </w:r>
      <w:bookmarkEnd w:id="34"/>
    </w:p>
    <w:p w14:paraId="133CD941" w14:textId="38A27391" w:rsidR="00B16123" w:rsidRPr="005A75B9" w:rsidRDefault="00B16123" w:rsidP="00B16123">
      <w:commentRangeStart w:id="35"/>
      <w:commentRangeStart w:id="36"/>
      <w:r w:rsidRPr="005A75B9">
        <w:t xml:space="preserve">Escapement goals were classified </w:t>
      </w:r>
      <w:ins w:id="37" w:author="Heinl, Steve (DFG)" w:date="2020-12-21T09:01:00Z">
        <w:r w:rsidR="008E3975">
          <w:t xml:space="preserve">by the escapement goal review committee </w:t>
        </w:r>
      </w:ins>
      <w:r w:rsidRPr="005A75B9">
        <w:t>as either biological or sustainable escapement goals</w:t>
      </w:r>
      <w:commentRangeEnd w:id="35"/>
      <w:r w:rsidR="001218D1">
        <w:rPr>
          <w:rStyle w:val="CommentReference"/>
        </w:rPr>
        <w:commentReference w:id="35"/>
      </w:r>
      <w:commentRangeEnd w:id="36"/>
      <w:r w:rsidR="008E3975">
        <w:rPr>
          <w:rStyle w:val="CommentReference"/>
        </w:rPr>
        <w:commentReference w:id="36"/>
      </w:r>
      <w:r w:rsidRPr="005A75B9">
        <w:t xml:space="preserve"> as defined in the </w:t>
      </w:r>
      <w:r w:rsidRPr="00CD26AA">
        <w:rPr>
          <w:i/>
        </w:rPr>
        <w:t>Policy for the Management of Sustainable Salmon Fisheries</w:t>
      </w:r>
      <w:r w:rsidRPr="005A75B9">
        <w:t xml:space="preserve"> (5 AAC 39.222) under section (f)</w:t>
      </w:r>
      <w:r w:rsidR="00C0127A">
        <w:t xml:space="preserve"> as follows</w:t>
      </w:r>
      <w:r w:rsidRPr="005A75B9">
        <w:t>:</w:t>
      </w:r>
    </w:p>
    <w:p w14:paraId="206750F5" w14:textId="6D95EF1A" w:rsidR="00B16123" w:rsidRPr="005A75B9" w:rsidRDefault="00B16123" w:rsidP="00B16123">
      <w:pPr>
        <w:ind w:left="432"/>
      </w:pPr>
      <w:r w:rsidRPr="005A75B9">
        <w:t xml:space="preserve">“(3) </w:t>
      </w:r>
      <w:r w:rsidR="00C0127A">
        <w:t>‘</w:t>
      </w:r>
      <w:r w:rsidRPr="005A75B9">
        <w:t>biological escapement goal</w:t>
      </w:r>
      <w:r w:rsidR="00C0127A">
        <w:t>’</w:t>
      </w:r>
      <w:r w:rsidRPr="005A75B9">
        <w:t xml:space="preserve"> or </w:t>
      </w:r>
      <w:r w:rsidR="00C0127A">
        <w:t>‘</w:t>
      </w:r>
      <w:r w:rsidRPr="005A75B9">
        <w:t>(BEG)</w:t>
      </w:r>
      <w:r w:rsidR="00C0127A">
        <w:t>’</w:t>
      </w:r>
      <w:r w:rsidRPr="005A75B9">
        <w:t xml:space="preserve"> means the escapement that provides the greatest potential for maximum sustained yield;</w:t>
      </w:r>
      <w:r w:rsidR="000E07FC">
        <w:t xml:space="preserve"> </w:t>
      </w:r>
      <w:r w:rsidR="009F3C11">
        <w:t>…</w:t>
      </w:r>
      <w:r w:rsidRPr="005A75B9">
        <w:t>” and</w:t>
      </w:r>
    </w:p>
    <w:p w14:paraId="36997F47" w14:textId="3DDFF7A0" w:rsidR="00B16123" w:rsidRPr="005A75B9" w:rsidRDefault="00B16123" w:rsidP="00B16123">
      <w:pPr>
        <w:ind w:left="432"/>
      </w:pPr>
      <w:r w:rsidRPr="005A75B9">
        <w:t xml:space="preserve">“(36) </w:t>
      </w:r>
      <w:r w:rsidR="00C0127A">
        <w:t>‘</w:t>
      </w:r>
      <w:r w:rsidRPr="005A75B9">
        <w:t>sustainable escapement goal</w:t>
      </w:r>
      <w:r w:rsidR="00C0127A">
        <w:t>’</w:t>
      </w:r>
      <w:r w:rsidRPr="005A75B9">
        <w:t xml:space="preserve"> or </w:t>
      </w:r>
      <w:r w:rsidR="00C0127A">
        <w:t>‘</w:t>
      </w:r>
      <w:r w:rsidRPr="005A75B9">
        <w:t>(SEG)</w:t>
      </w:r>
      <w:r w:rsidR="00C0127A">
        <w:t>'’</w:t>
      </w:r>
      <w:r w:rsidRPr="005A75B9">
        <w:t xml:space="preserve"> means a level of escapement, indicated by an index or an escapement estimate, that is known to provide for sustained yield over a 5 to 10 year period, used in situations where a BEG cannot be estimated or managed for; …</w:t>
      </w:r>
      <w:r w:rsidR="00C0127A">
        <w:t xml:space="preserve">the SEG </w:t>
      </w:r>
      <w:r w:rsidRPr="005A75B9">
        <w:t xml:space="preserve">will </w:t>
      </w:r>
      <w:r w:rsidR="00C0127A">
        <w:t xml:space="preserve">be determined by the department and will take into account data uncertainty and </w:t>
      </w:r>
      <w:r w:rsidRPr="005A75B9">
        <w:t xml:space="preserve">be stated as </w:t>
      </w:r>
      <w:r w:rsidR="009F3C11">
        <w:t>either a</w:t>
      </w:r>
      <w:r w:rsidRPr="005A75B9">
        <w:t xml:space="preserve"> </w:t>
      </w:r>
      <w:r w:rsidR="00C0127A">
        <w:t>‘</w:t>
      </w:r>
      <w:r w:rsidRPr="005A75B9">
        <w:t xml:space="preserve">SEG </w:t>
      </w:r>
      <w:r w:rsidR="009F3C11">
        <w:t>r</w:t>
      </w:r>
      <w:r w:rsidR="009F3C11" w:rsidRPr="005A75B9">
        <w:t>ange</w:t>
      </w:r>
      <w:r w:rsidR="00C0127A">
        <w:t>’</w:t>
      </w:r>
      <w:r w:rsidRPr="005A75B9">
        <w:t xml:space="preserve"> or </w:t>
      </w:r>
      <w:r w:rsidR="00C0127A">
        <w:t>‘</w:t>
      </w:r>
      <w:r w:rsidRPr="005A75B9">
        <w:t>lower bound SEG</w:t>
      </w:r>
      <w:r w:rsidR="00C0127A">
        <w:t>’</w:t>
      </w:r>
      <w:r w:rsidR="009F3C11">
        <w:t>;</w:t>
      </w:r>
      <w:r w:rsidRPr="005A75B9">
        <w:t>…”</w:t>
      </w:r>
    </w:p>
    <w:p w14:paraId="39B48A14" w14:textId="12DB5576" w:rsidR="00B16123" w:rsidRPr="005A75B9" w:rsidRDefault="00B16123" w:rsidP="00B16123">
      <w:r w:rsidRPr="005A75B9">
        <w:t>A wide variety of analytical methods have been used to establish escapement goals for Southeast Alaska salmon stocks. The following methods were used during the current escapement goal review:</w:t>
      </w:r>
    </w:p>
    <w:p w14:paraId="5E21FF73" w14:textId="4615F1A6" w:rsidR="00B16123" w:rsidRPr="005A75B9" w:rsidRDefault="007B49CE" w:rsidP="00B16123">
      <w:r w:rsidRPr="005A75B9">
        <w:rPr>
          <w:b/>
          <w:i/>
        </w:rPr>
        <w:t>Stock</w:t>
      </w:r>
      <w:r w:rsidR="00B16123" w:rsidRPr="005A75B9">
        <w:rPr>
          <w:b/>
          <w:i/>
        </w:rPr>
        <w:t>-recruit Analysis</w:t>
      </w:r>
      <w:r w:rsidR="00B16123" w:rsidRPr="005A75B9">
        <w:t>—Analysis of the relationship between escapement (number of spawners) and subsequent production of recruits (i.e., adults) in the next generation</w:t>
      </w:r>
      <w:r w:rsidR="009A21EB">
        <w:t xml:space="preserve"> determines levels of spawning abundance</w:t>
      </w:r>
      <w:r w:rsidR="00FE2E5D">
        <w:t xml:space="preserve"> that maximize sustained yield over time</w:t>
      </w:r>
      <w:r w:rsidR="00D12AB9">
        <w:t>.</w:t>
      </w:r>
      <w:r w:rsidR="00FE2E5D">
        <w:t xml:space="preserve"> </w:t>
      </w:r>
      <w:r w:rsidR="00D12AB9">
        <w:t>T</w:t>
      </w:r>
      <w:r w:rsidR="00B16123" w:rsidRPr="005A75B9">
        <w:t>he Ricker production model (Ricker 1954) is the most widely used method to estimate</w:t>
      </w:r>
      <w:r w:rsidR="00FE2E5D">
        <w:t xml:space="preserve"> these levels of spawning abundance</w:t>
      </w:r>
      <w:r w:rsidR="00B16123" w:rsidRPr="005A75B9">
        <w:t xml:space="preserve">. </w:t>
      </w:r>
      <w:r w:rsidRPr="005A75B9">
        <w:t>Stock</w:t>
      </w:r>
      <w:r w:rsidR="00B16123" w:rsidRPr="005A75B9">
        <w:t>-recruit models that better fit coho salmon production</w:t>
      </w:r>
      <w:r w:rsidR="00361422">
        <w:t xml:space="preserve"> </w:t>
      </w:r>
      <w:r w:rsidR="006456BB" w:rsidRPr="005A75B9">
        <w:t>includ</w:t>
      </w:r>
      <w:r w:rsidR="006456BB">
        <w:t>e</w:t>
      </w:r>
      <w:r w:rsidR="006456BB" w:rsidRPr="005A75B9">
        <w:t xml:space="preserve"> </w:t>
      </w:r>
      <w:proofErr w:type="spellStart"/>
      <w:r w:rsidR="00B16123" w:rsidRPr="005A75B9">
        <w:t>Beverton</w:t>
      </w:r>
      <w:proofErr w:type="spellEnd"/>
      <w:r w:rsidR="00B16123" w:rsidRPr="005A75B9">
        <w:t>-Holt (</w:t>
      </w:r>
      <w:proofErr w:type="spellStart"/>
      <w:r w:rsidR="00B16123" w:rsidRPr="005A75B9">
        <w:t>Beverton</w:t>
      </w:r>
      <w:proofErr w:type="spellEnd"/>
      <w:r w:rsidR="00B16123" w:rsidRPr="005A75B9">
        <w:t xml:space="preserve"> and Holt 1957) and hockey-stick (Barrowman and Myers 2000</w:t>
      </w:r>
      <w:r w:rsidR="008D0E59">
        <w:t>;</w:t>
      </w:r>
      <w:r w:rsidR="00B16123" w:rsidRPr="005A75B9">
        <w:t xml:space="preserve"> Bradford et al. 2000</w:t>
      </w:r>
      <w:r w:rsidR="008D0E59">
        <w:t>;</w:t>
      </w:r>
      <w:r w:rsidR="00B16123" w:rsidRPr="005A75B9">
        <w:t xml:space="preserve"> Shaul et al. 2013) models. Bayesian age-structured state-space models (Fleischman et al. 2013) have also been used recently to better account for observation and measurement error, process variation or natural fluctuations in the actual quantities, and missing data</w:t>
      </w:r>
      <w:r w:rsidR="00C06886">
        <w:t>, which are</w:t>
      </w:r>
      <w:r w:rsidR="00B16123" w:rsidRPr="005A75B9">
        <w:t xml:space="preserve"> common to salmon data sets. State-space models provide less biased estimates of population parameters and reference points than traditional stock-recruit methods (</w:t>
      </w:r>
      <w:proofErr w:type="spellStart"/>
      <w:r w:rsidR="00B16123" w:rsidRPr="005A75B9">
        <w:t>Su</w:t>
      </w:r>
      <w:proofErr w:type="spellEnd"/>
      <w:r w:rsidR="00B16123" w:rsidRPr="005A75B9">
        <w:t xml:space="preserve"> and Peterman 2012).</w:t>
      </w:r>
    </w:p>
    <w:p w14:paraId="5951C4FA" w14:textId="61B1968D" w:rsidR="00B40919" w:rsidRPr="005A75B9" w:rsidRDefault="00B16123" w:rsidP="00B16123">
      <w:r w:rsidRPr="005A75B9">
        <w:rPr>
          <w:b/>
          <w:i/>
        </w:rPr>
        <w:t>Percentile Method</w:t>
      </w:r>
      <w:r w:rsidRPr="005A75B9">
        <w:t>—</w:t>
      </w:r>
      <w:r w:rsidR="009A21EB">
        <w:t>The percentile</w:t>
      </w:r>
      <w:r w:rsidRPr="005A75B9">
        <w:t xml:space="preserve"> </w:t>
      </w:r>
      <w:r w:rsidR="0039148B">
        <w:t>approach</w:t>
      </w:r>
      <w:r w:rsidR="0039148B" w:rsidRPr="005A75B9">
        <w:t xml:space="preserve"> </w:t>
      </w:r>
      <w:r w:rsidRPr="005A75B9">
        <w:t xml:space="preserve">for establishing </w:t>
      </w:r>
      <w:r w:rsidR="0025586D">
        <w:t>sustainable escapement goals</w:t>
      </w:r>
      <w:r w:rsidRPr="005A75B9">
        <w:t xml:space="preserve"> </w:t>
      </w:r>
      <w:r w:rsidR="009A21EB">
        <w:t xml:space="preserve">was </w:t>
      </w:r>
      <w:r w:rsidRPr="005A75B9">
        <w:t xml:space="preserve">developed by </w:t>
      </w:r>
      <w:proofErr w:type="spellStart"/>
      <w:r w:rsidRPr="005A75B9">
        <w:t>Bue</w:t>
      </w:r>
      <w:proofErr w:type="spellEnd"/>
      <w:r w:rsidRPr="005A75B9">
        <w:t xml:space="preserve"> and Hasbrouck</w:t>
      </w:r>
      <w:r w:rsidR="003567AA">
        <w:t xml:space="preserve"> (</w:t>
      </w:r>
      <w:r w:rsidR="003567AA" w:rsidRPr="003567AA">
        <w:rPr>
          <w:i/>
        </w:rPr>
        <w:t>unpublished</w:t>
      </w:r>
      <w:r w:rsidRPr="005A75B9">
        <w:rPr>
          <w:rStyle w:val="FootnoteReference"/>
        </w:rPr>
        <w:footnoteReference w:id="1"/>
      </w:r>
      <w:r w:rsidR="003567AA">
        <w:t>)</w:t>
      </w:r>
      <w:r w:rsidR="0039148B">
        <w:t xml:space="preserve"> in 2001,</w:t>
      </w:r>
      <w:r w:rsidRPr="005A75B9">
        <w:t xml:space="preserve"> </w:t>
      </w:r>
      <w:r w:rsidR="0039148B" w:rsidRPr="0039148B">
        <w:t xml:space="preserve">and </w:t>
      </w:r>
      <w:r w:rsidR="0039148B">
        <w:t xml:space="preserve">it </w:t>
      </w:r>
      <w:r w:rsidR="0039148B" w:rsidRPr="0039148B">
        <w:t xml:space="preserve">has since been used extensively throughout Alaska (Munro 2019) to develop sustainable escapement goals in situations where stock assessment data are insufficient to estimate the escapement that produces maximum sustained yield, </w:t>
      </w:r>
      <w:r w:rsidR="0039148B" w:rsidRPr="0039148B">
        <w:rPr>
          <w:i/>
          <w:iCs/>
        </w:rPr>
        <w:t>S</w:t>
      </w:r>
      <w:r w:rsidR="0039148B" w:rsidRPr="0039148B">
        <w:rPr>
          <w:vertAlign w:val="subscript"/>
        </w:rPr>
        <w:t>MSY</w:t>
      </w:r>
      <w:r w:rsidR="0039148B" w:rsidRPr="0039148B">
        <w:t xml:space="preserve">. </w:t>
      </w:r>
      <w:r w:rsidR="00493532" w:rsidRPr="00493532">
        <w:t xml:space="preserve">The percentile approach is based on the principle that a range of observed escapements, or indices of escapements, that have been sustained over a period of time represents a sustainable escapement goal for a stock that has been fished and has likely sustained an unknown level of harvest over that same period. Maintaining escapements within a specified range of percentiles of those observed escapements provides a proxy for the range of escapements that encompasses </w:t>
      </w:r>
      <w:r w:rsidR="00493532" w:rsidRPr="0039148B">
        <w:rPr>
          <w:i/>
          <w:iCs/>
        </w:rPr>
        <w:t>S</w:t>
      </w:r>
      <w:r w:rsidR="00493532" w:rsidRPr="0039148B">
        <w:rPr>
          <w:vertAlign w:val="subscript"/>
        </w:rPr>
        <w:t>MSY</w:t>
      </w:r>
      <w:r w:rsidR="00493532" w:rsidRPr="00493532">
        <w:t xml:space="preserve"> (Clark et al. 2014).</w:t>
      </w:r>
    </w:p>
    <w:p w14:paraId="2913317A" w14:textId="0C0CD8D8" w:rsidR="003427B4" w:rsidRDefault="00665F8D" w:rsidP="003427B4">
      <w:r>
        <w:t xml:space="preserve">Clark et al. (2014) evaluated the </w:t>
      </w:r>
      <w:proofErr w:type="spellStart"/>
      <w:r>
        <w:t>Bue</w:t>
      </w:r>
      <w:proofErr w:type="spellEnd"/>
      <w:r>
        <w:t xml:space="preserve"> and Hasbrouck (</w:t>
      </w:r>
      <w:r>
        <w:rPr>
          <w:i/>
        </w:rPr>
        <w:t>unpublished</w:t>
      </w:r>
      <w:r>
        <w:t xml:space="preserve">) 4-tier percentile approach and recommended changes to the approach because the tiers are probably sub-optimal as proxies for determining a range of escapements around </w:t>
      </w:r>
      <w:r>
        <w:rPr>
          <w:i/>
        </w:rPr>
        <w:t>S</w:t>
      </w:r>
      <w:r>
        <w:rPr>
          <w:i/>
          <w:vertAlign w:val="subscript"/>
        </w:rPr>
        <w:t>MSY</w:t>
      </w:r>
      <w:r>
        <w:t xml:space="preserve">. </w:t>
      </w:r>
      <w:r w:rsidR="00493532" w:rsidRPr="00493532">
        <w:t xml:space="preserve">Clark et al. (2014) recommended 3 tiers of percentile ranges (Table 6) that performed well with respect to </w:t>
      </w:r>
      <w:r w:rsidR="00493532" w:rsidRPr="0039148B">
        <w:rPr>
          <w:i/>
          <w:iCs/>
        </w:rPr>
        <w:t>S</w:t>
      </w:r>
      <w:r w:rsidR="00493532" w:rsidRPr="0039148B">
        <w:rPr>
          <w:vertAlign w:val="subscript"/>
        </w:rPr>
        <w:t>MSY</w:t>
      </w:r>
      <w:r w:rsidR="00493532" w:rsidRPr="00493532">
        <w:t xml:space="preserve"> across a wide range of productivities, serial correlation in escapements, and measurement error in escapements for stocks </w:t>
      </w:r>
      <w:r w:rsidR="00493532" w:rsidRPr="00493532">
        <w:lastRenderedPageBreak/>
        <w:t xml:space="preserve">that experience low to moderate (&lt;0.40) average harvest rates. Clark et al. (2014) further cautioned that the percentile approach is not recommended for stocks that have both very low </w:t>
      </w:r>
      <w:r>
        <w:t xml:space="preserve">escapement </w:t>
      </w:r>
      <w:r w:rsidR="00493532" w:rsidRPr="00493532">
        <w:t>contrast (≤4) and high measurement error or those stocks that experience average harvest rates ≥0.40; however, it was recommended that if the percentile approach must be used for stocks that experience higher harvest rates, the lower bound of the escapement goal range should be set no lower than the 25th percentile of observed escapements as a precautionary approach to prevent overfishing and the upper bound should be set at the 75th percentile or greater, regardless of the level of measurement error.</w:t>
      </w:r>
    </w:p>
    <w:p w14:paraId="605DE0B2" w14:textId="43DF5168" w:rsidR="003567AA" w:rsidRDefault="003567AA" w:rsidP="008D23C7">
      <w:pPr>
        <w:pStyle w:val="Caption"/>
      </w:pPr>
      <w:bookmarkStart w:id="38" w:name="_Toc51147331"/>
      <w:r>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6</w:t>
      </w:r>
      <w:r w:rsidR="00C0127A">
        <w:rPr>
          <w:noProof/>
        </w:rPr>
        <w:fldChar w:fldCharType="end"/>
      </w:r>
      <w:r>
        <w:t>.–</w:t>
      </w:r>
      <w:r w:rsidR="00493532" w:rsidRPr="00493532">
        <w:t>Three tiers recommended by Clark et al. (2014) to set sustainable escapement goals based on percentiles of observed escapement counts for stocks that experience low to moderate (&lt;0.40) harvest rates.</w:t>
      </w:r>
      <w:bookmarkEnd w:id="38"/>
    </w:p>
    <w:tbl>
      <w:tblPr>
        <w:tblW w:w="5000" w:type="pct"/>
        <w:tblLook w:val="01E0" w:firstRow="1" w:lastRow="1" w:firstColumn="1" w:lastColumn="1" w:noHBand="0" w:noVBand="0"/>
      </w:tblPr>
      <w:tblGrid>
        <w:gridCol w:w="1000"/>
        <w:gridCol w:w="4809"/>
        <w:gridCol w:w="3551"/>
      </w:tblGrid>
      <w:tr w:rsidR="00493532" w:rsidRPr="003427B4" w14:paraId="049FE9AE" w14:textId="77777777" w:rsidTr="00343DE1">
        <w:trPr>
          <w:trHeight w:val="360"/>
        </w:trPr>
        <w:tc>
          <w:tcPr>
            <w:tcW w:w="534" w:type="pct"/>
            <w:tcBorders>
              <w:top w:val="single" w:sz="4" w:space="0" w:color="auto"/>
              <w:bottom w:val="single" w:sz="4" w:space="0" w:color="auto"/>
            </w:tcBorders>
            <w:vAlign w:val="bottom"/>
          </w:tcPr>
          <w:p w14:paraId="3112357A" w14:textId="77777777" w:rsidR="00493532" w:rsidRPr="003427B4" w:rsidRDefault="00493532" w:rsidP="00343DE1">
            <w:pPr>
              <w:spacing w:after="0"/>
              <w:jc w:val="center"/>
              <w:rPr>
                <w:sz w:val="20"/>
                <w:szCs w:val="20"/>
              </w:rPr>
            </w:pPr>
            <w:r w:rsidRPr="003427B4">
              <w:rPr>
                <w:sz w:val="20"/>
                <w:szCs w:val="20"/>
              </w:rPr>
              <w:t>Tier</w:t>
            </w:r>
          </w:p>
        </w:tc>
        <w:tc>
          <w:tcPr>
            <w:tcW w:w="2569" w:type="pct"/>
            <w:tcBorders>
              <w:top w:val="single" w:sz="4" w:space="0" w:color="auto"/>
              <w:bottom w:val="single" w:sz="4" w:space="0" w:color="auto"/>
            </w:tcBorders>
            <w:vAlign w:val="bottom"/>
          </w:tcPr>
          <w:p w14:paraId="229A4497" w14:textId="77777777" w:rsidR="00493532" w:rsidRPr="003427B4" w:rsidRDefault="00493532" w:rsidP="00343DE1">
            <w:pPr>
              <w:spacing w:after="0"/>
              <w:rPr>
                <w:sz w:val="20"/>
                <w:szCs w:val="20"/>
              </w:rPr>
            </w:pPr>
            <w:r w:rsidRPr="003427B4">
              <w:rPr>
                <w:sz w:val="20"/>
                <w:szCs w:val="20"/>
              </w:rPr>
              <w:t xml:space="preserve">Escapement </w:t>
            </w:r>
            <w:proofErr w:type="spellStart"/>
            <w:r w:rsidRPr="003427B4">
              <w:rPr>
                <w:sz w:val="20"/>
                <w:szCs w:val="20"/>
              </w:rPr>
              <w:t>Contrast</w:t>
            </w:r>
            <w:r w:rsidRPr="00AA232E">
              <w:rPr>
                <w:sz w:val="20"/>
                <w:szCs w:val="20"/>
                <w:vertAlign w:val="superscript"/>
              </w:rPr>
              <w:t>a</w:t>
            </w:r>
            <w:proofErr w:type="spellEnd"/>
            <w:r w:rsidRPr="003427B4">
              <w:rPr>
                <w:sz w:val="20"/>
                <w:szCs w:val="20"/>
              </w:rPr>
              <w:t xml:space="preserve"> and Measurement Error</w:t>
            </w:r>
          </w:p>
        </w:tc>
        <w:tc>
          <w:tcPr>
            <w:tcW w:w="1897" w:type="pct"/>
            <w:tcBorders>
              <w:top w:val="single" w:sz="4" w:space="0" w:color="auto"/>
              <w:bottom w:val="single" w:sz="4" w:space="0" w:color="auto"/>
            </w:tcBorders>
            <w:vAlign w:val="bottom"/>
          </w:tcPr>
          <w:p w14:paraId="13462256" w14:textId="77777777" w:rsidR="00493532" w:rsidRPr="003427B4" w:rsidRDefault="00493532" w:rsidP="00343DE1">
            <w:pPr>
              <w:spacing w:after="0"/>
              <w:rPr>
                <w:sz w:val="20"/>
                <w:szCs w:val="20"/>
              </w:rPr>
            </w:pPr>
            <w:r w:rsidRPr="003427B4">
              <w:rPr>
                <w:sz w:val="20"/>
                <w:szCs w:val="20"/>
              </w:rPr>
              <w:t>Sustainable Escapement Goal Range</w:t>
            </w:r>
          </w:p>
        </w:tc>
      </w:tr>
      <w:tr w:rsidR="00493532" w:rsidRPr="003427B4" w14:paraId="04B2C83C" w14:textId="77777777" w:rsidTr="00343DE1">
        <w:trPr>
          <w:trHeight w:hRule="exact" w:val="360"/>
        </w:trPr>
        <w:tc>
          <w:tcPr>
            <w:tcW w:w="534" w:type="pct"/>
            <w:tcMar>
              <w:left w:w="288" w:type="dxa"/>
              <w:right w:w="115" w:type="dxa"/>
            </w:tcMar>
            <w:vAlign w:val="bottom"/>
          </w:tcPr>
          <w:p w14:paraId="05D460AD" w14:textId="77777777" w:rsidR="00493532" w:rsidRPr="003427B4" w:rsidRDefault="00493532" w:rsidP="00343DE1">
            <w:pPr>
              <w:spacing w:after="0"/>
              <w:jc w:val="left"/>
              <w:rPr>
                <w:sz w:val="20"/>
                <w:szCs w:val="20"/>
              </w:rPr>
            </w:pPr>
            <w:r w:rsidRPr="003427B4">
              <w:rPr>
                <w:sz w:val="20"/>
                <w:szCs w:val="20"/>
              </w:rPr>
              <w:t>Tier 1</w:t>
            </w:r>
          </w:p>
        </w:tc>
        <w:tc>
          <w:tcPr>
            <w:tcW w:w="2569" w:type="pct"/>
            <w:vAlign w:val="bottom"/>
          </w:tcPr>
          <w:p w14:paraId="3F8D839F" w14:textId="77777777" w:rsidR="00493532" w:rsidRPr="003427B4" w:rsidRDefault="00493532" w:rsidP="00343DE1">
            <w:pPr>
              <w:spacing w:after="0"/>
              <w:jc w:val="left"/>
              <w:rPr>
                <w:sz w:val="20"/>
                <w:szCs w:val="20"/>
              </w:rPr>
            </w:pPr>
            <w:r w:rsidRPr="003427B4">
              <w:rPr>
                <w:sz w:val="20"/>
                <w:szCs w:val="20"/>
              </w:rPr>
              <w:t>High contrast (&gt;8); high error (aerial</w:t>
            </w:r>
            <w:r>
              <w:rPr>
                <w:sz w:val="20"/>
                <w:szCs w:val="20"/>
              </w:rPr>
              <w:t xml:space="preserve"> </w:t>
            </w:r>
            <w:r w:rsidRPr="003427B4">
              <w:rPr>
                <w:sz w:val="20"/>
                <w:szCs w:val="20"/>
              </w:rPr>
              <w:t>and foot surveys)</w:t>
            </w:r>
          </w:p>
        </w:tc>
        <w:tc>
          <w:tcPr>
            <w:tcW w:w="1897" w:type="pct"/>
            <w:vAlign w:val="bottom"/>
          </w:tcPr>
          <w:p w14:paraId="32FF3C23" w14:textId="77777777" w:rsidR="00493532" w:rsidRPr="003427B4" w:rsidRDefault="00493532" w:rsidP="00343DE1">
            <w:pPr>
              <w:spacing w:after="0"/>
              <w:jc w:val="left"/>
              <w:rPr>
                <w:sz w:val="20"/>
                <w:szCs w:val="20"/>
              </w:rPr>
            </w:pPr>
            <w:r w:rsidRPr="003427B4">
              <w:rPr>
                <w:sz w:val="20"/>
                <w:szCs w:val="20"/>
              </w:rPr>
              <w:t>20th to 60th percentiles</w:t>
            </w:r>
          </w:p>
        </w:tc>
      </w:tr>
      <w:tr w:rsidR="00493532" w:rsidRPr="003427B4" w14:paraId="4F980726" w14:textId="77777777" w:rsidTr="00343DE1">
        <w:trPr>
          <w:trHeight w:hRule="exact" w:val="360"/>
        </w:trPr>
        <w:tc>
          <w:tcPr>
            <w:tcW w:w="534" w:type="pct"/>
            <w:tcMar>
              <w:left w:w="288" w:type="dxa"/>
              <w:right w:w="115" w:type="dxa"/>
            </w:tcMar>
            <w:vAlign w:val="bottom"/>
          </w:tcPr>
          <w:p w14:paraId="59B85E24" w14:textId="77777777" w:rsidR="00493532" w:rsidRPr="003427B4" w:rsidRDefault="00493532" w:rsidP="00343DE1">
            <w:pPr>
              <w:spacing w:after="0"/>
              <w:jc w:val="left"/>
              <w:rPr>
                <w:sz w:val="20"/>
                <w:szCs w:val="20"/>
              </w:rPr>
            </w:pPr>
            <w:r w:rsidRPr="003427B4">
              <w:rPr>
                <w:sz w:val="20"/>
                <w:szCs w:val="20"/>
              </w:rPr>
              <w:t>Tier 2</w:t>
            </w:r>
          </w:p>
        </w:tc>
        <w:tc>
          <w:tcPr>
            <w:tcW w:w="2569" w:type="pct"/>
            <w:vAlign w:val="bottom"/>
          </w:tcPr>
          <w:p w14:paraId="11007BB3" w14:textId="77777777" w:rsidR="00493532" w:rsidRPr="003427B4" w:rsidRDefault="00493532" w:rsidP="00343DE1">
            <w:pPr>
              <w:spacing w:after="0"/>
              <w:jc w:val="left"/>
              <w:rPr>
                <w:sz w:val="20"/>
                <w:szCs w:val="20"/>
              </w:rPr>
            </w:pPr>
            <w:r w:rsidRPr="003427B4">
              <w:rPr>
                <w:sz w:val="20"/>
                <w:szCs w:val="20"/>
              </w:rPr>
              <w:t>High contrast (&gt;8); low error (weirs,</w:t>
            </w:r>
            <w:r>
              <w:rPr>
                <w:sz w:val="20"/>
                <w:szCs w:val="20"/>
              </w:rPr>
              <w:t xml:space="preserve"> </w:t>
            </w:r>
            <w:r w:rsidRPr="003427B4">
              <w:rPr>
                <w:sz w:val="20"/>
                <w:szCs w:val="20"/>
              </w:rPr>
              <w:t>towers)</w:t>
            </w:r>
          </w:p>
        </w:tc>
        <w:tc>
          <w:tcPr>
            <w:tcW w:w="1897" w:type="pct"/>
            <w:vAlign w:val="bottom"/>
          </w:tcPr>
          <w:p w14:paraId="5A9635BA" w14:textId="77777777" w:rsidR="00493532" w:rsidRPr="003427B4" w:rsidRDefault="00493532" w:rsidP="00343DE1">
            <w:pPr>
              <w:spacing w:after="0"/>
              <w:jc w:val="left"/>
              <w:rPr>
                <w:sz w:val="20"/>
                <w:szCs w:val="20"/>
              </w:rPr>
            </w:pPr>
            <w:r w:rsidRPr="003427B4">
              <w:rPr>
                <w:sz w:val="20"/>
                <w:szCs w:val="20"/>
              </w:rPr>
              <w:t>15th to 65th percentiles</w:t>
            </w:r>
          </w:p>
        </w:tc>
      </w:tr>
      <w:tr w:rsidR="00493532" w:rsidRPr="003427B4" w14:paraId="01970227" w14:textId="77777777" w:rsidTr="00343DE1">
        <w:trPr>
          <w:trHeight w:hRule="exact" w:val="360"/>
        </w:trPr>
        <w:tc>
          <w:tcPr>
            <w:tcW w:w="534" w:type="pct"/>
            <w:tcBorders>
              <w:bottom w:val="single" w:sz="4" w:space="0" w:color="auto"/>
            </w:tcBorders>
            <w:tcMar>
              <w:left w:w="288" w:type="dxa"/>
              <w:right w:w="115" w:type="dxa"/>
            </w:tcMar>
            <w:vAlign w:val="bottom"/>
          </w:tcPr>
          <w:p w14:paraId="165709D5" w14:textId="77777777" w:rsidR="00493532" w:rsidRPr="003427B4" w:rsidRDefault="00493532" w:rsidP="00343DE1">
            <w:pPr>
              <w:spacing w:after="0"/>
              <w:jc w:val="left"/>
              <w:rPr>
                <w:sz w:val="20"/>
                <w:szCs w:val="20"/>
              </w:rPr>
            </w:pPr>
            <w:r w:rsidRPr="003427B4">
              <w:rPr>
                <w:sz w:val="20"/>
                <w:szCs w:val="20"/>
              </w:rPr>
              <w:t>Tier 3</w:t>
            </w:r>
          </w:p>
        </w:tc>
        <w:tc>
          <w:tcPr>
            <w:tcW w:w="2569" w:type="pct"/>
            <w:tcBorders>
              <w:bottom w:val="single" w:sz="4" w:space="0" w:color="auto"/>
            </w:tcBorders>
            <w:vAlign w:val="bottom"/>
          </w:tcPr>
          <w:p w14:paraId="2420FFBB" w14:textId="77777777" w:rsidR="00493532" w:rsidRPr="003427B4" w:rsidRDefault="00493532" w:rsidP="00343DE1">
            <w:pPr>
              <w:spacing w:after="0"/>
              <w:jc w:val="left"/>
              <w:rPr>
                <w:sz w:val="20"/>
                <w:szCs w:val="20"/>
              </w:rPr>
            </w:pPr>
            <w:r w:rsidRPr="003427B4">
              <w:rPr>
                <w:sz w:val="20"/>
                <w:szCs w:val="20"/>
              </w:rPr>
              <w:t>Low contrast (≤8)</w:t>
            </w:r>
          </w:p>
        </w:tc>
        <w:tc>
          <w:tcPr>
            <w:tcW w:w="1897" w:type="pct"/>
            <w:tcBorders>
              <w:bottom w:val="single" w:sz="4" w:space="0" w:color="auto"/>
            </w:tcBorders>
            <w:vAlign w:val="bottom"/>
          </w:tcPr>
          <w:p w14:paraId="20FF6A20" w14:textId="77777777" w:rsidR="00493532" w:rsidRPr="003427B4" w:rsidRDefault="00493532" w:rsidP="00343DE1">
            <w:pPr>
              <w:spacing w:after="0"/>
              <w:jc w:val="left"/>
              <w:rPr>
                <w:sz w:val="20"/>
                <w:szCs w:val="20"/>
              </w:rPr>
            </w:pPr>
            <w:r w:rsidRPr="003427B4">
              <w:rPr>
                <w:sz w:val="20"/>
                <w:szCs w:val="20"/>
              </w:rPr>
              <w:t>5th to 65th percentiles</w:t>
            </w:r>
          </w:p>
        </w:tc>
      </w:tr>
    </w:tbl>
    <w:p w14:paraId="193A524F" w14:textId="77777777" w:rsidR="00493532" w:rsidRPr="00D96940" w:rsidRDefault="00493532" w:rsidP="00493532">
      <w:pPr>
        <w:spacing w:before="60"/>
        <w:ind w:left="288" w:hanging="288"/>
        <w:rPr>
          <w:sz w:val="18"/>
          <w:szCs w:val="18"/>
        </w:rPr>
      </w:pPr>
      <w:r w:rsidRPr="00AA232E">
        <w:rPr>
          <w:sz w:val="18"/>
          <w:szCs w:val="18"/>
          <w:vertAlign w:val="superscript"/>
        </w:rPr>
        <w:t>a</w:t>
      </w:r>
      <w:r w:rsidRPr="00AA232E">
        <w:rPr>
          <w:sz w:val="18"/>
          <w:szCs w:val="18"/>
        </w:rPr>
        <w:tab/>
      </w:r>
      <w:r>
        <w:rPr>
          <w:sz w:val="18"/>
          <w:szCs w:val="18"/>
        </w:rPr>
        <w:t>Contrast is the r</w:t>
      </w:r>
      <w:r w:rsidRPr="00AA232E">
        <w:rPr>
          <w:sz w:val="18"/>
          <w:szCs w:val="18"/>
        </w:rPr>
        <w:t>elative range of the entire time series of escapement data calculated by dividing the maximum observed escapement by the minimum observed escapement.</w:t>
      </w:r>
    </w:p>
    <w:p w14:paraId="2974A8EB" w14:textId="77777777" w:rsidR="00493532" w:rsidRPr="00D96940" w:rsidRDefault="00493532" w:rsidP="00B16123">
      <w:pPr>
        <w:rPr>
          <w:sz w:val="20"/>
          <w:szCs w:val="20"/>
        </w:rPr>
      </w:pPr>
    </w:p>
    <w:p w14:paraId="707DF994" w14:textId="78EFF8F3" w:rsidR="00B16123" w:rsidRDefault="00B16123" w:rsidP="00EE5A0F">
      <w:commentRangeStart w:id="39"/>
      <w:commentRangeStart w:id="40"/>
      <w:r w:rsidRPr="005A75B9">
        <w:rPr>
          <w:b/>
          <w:i/>
        </w:rPr>
        <w:t>Yield Analysis</w:t>
      </w:r>
      <w:r w:rsidRPr="005A75B9">
        <w:t>—Graphical or tabular examination of yields produced from observed escapements or escapement indices from which the escapement range with the greatest yields is identified (</w:t>
      </w:r>
      <w:proofErr w:type="spellStart"/>
      <w:r w:rsidRPr="005A75B9">
        <w:t>Hilborn</w:t>
      </w:r>
      <w:proofErr w:type="spellEnd"/>
      <w:r w:rsidRPr="005A75B9">
        <w:t xml:space="preserve"> and Walters 1992). </w:t>
      </w:r>
      <w:del w:id="41" w:author="Heinl, Steve (DFG)" w:date="2020-12-21T09:39:00Z">
        <w:r w:rsidR="00EB6C08" w:rsidDel="00EE5A0F">
          <w:delText>Y</w:delText>
        </w:r>
        <w:r w:rsidR="00EB6C08" w:rsidRPr="00EB6C08" w:rsidDel="00EE5A0F">
          <w:delText>ield analysis</w:delText>
        </w:r>
        <w:r w:rsidR="00916DA5" w:rsidDel="00EE5A0F">
          <w:delText xml:space="preserve"> is</w:delText>
        </w:r>
        <w:r w:rsidR="00EB6C08" w:rsidRPr="00EB6C08" w:rsidDel="00EE5A0F">
          <w:delText xml:space="preserve"> useful for setting escapement goals when the form of the stock-recruit relationship is not known.</w:delText>
        </w:r>
        <w:r w:rsidR="00EB6C08" w:rsidDel="00EE5A0F">
          <w:delText xml:space="preserve"> </w:delText>
        </w:r>
      </w:del>
      <w:r w:rsidRPr="005A75B9">
        <w:t xml:space="preserve">In Southeast Alaska, this method has </w:t>
      </w:r>
      <w:ins w:id="42" w:author="Heinl, Steve (DFG)" w:date="2020-12-21T09:44:00Z">
        <w:r w:rsidR="00692C0C">
          <w:t xml:space="preserve">only </w:t>
        </w:r>
      </w:ins>
      <w:r w:rsidRPr="005A75B9">
        <w:t xml:space="preserve">been used to establish </w:t>
      </w:r>
      <w:del w:id="43" w:author="Heinl, Steve (DFG)" w:date="2020-12-21T09:44:00Z">
        <w:r w:rsidR="00EB6C08" w:rsidDel="00692C0C">
          <w:delText xml:space="preserve">biological </w:delText>
        </w:r>
      </w:del>
      <w:r w:rsidRPr="005A75B9">
        <w:t>escapement goals for pink salmon</w:t>
      </w:r>
      <w:del w:id="44" w:author="Heinl, Steve (DFG)" w:date="2020-12-21T10:31:00Z">
        <w:r w:rsidR="005A472D" w:rsidDel="00EE49E5">
          <w:delText xml:space="preserve"> </w:delText>
        </w:r>
      </w:del>
      <w:del w:id="45" w:author="Heinl, Steve (DFG)" w:date="2020-12-21T09:40:00Z">
        <w:r w:rsidR="005A472D" w:rsidDel="00EE5A0F">
          <w:delText>in the Northern Southeast Outside, Northern Southeast Inside, and Southern Southeast subregions</w:delText>
        </w:r>
        <w:r w:rsidR="00493532" w:rsidDel="00EE5A0F">
          <w:delText xml:space="preserve"> </w:delText>
        </w:r>
      </w:del>
      <w:del w:id="46" w:author="Heinl, Steve (DFG)" w:date="2020-12-21T10:30:00Z">
        <w:r w:rsidR="00493532" w:rsidDel="00EE49E5">
          <w:delText>(Heinl et al. 2008)</w:delText>
        </w:r>
      </w:del>
      <w:r w:rsidRPr="005A75B9">
        <w:t>.</w:t>
      </w:r>
      <w:commentRangeEnd w:id="39"/>
      <w:r w:rsidR="00AB3C31">
        <w:rPr>
          <w:rStyle w:val="CommentReference"/>
        </w:rPr>
        <w:commentReference w:id="39"/>
      </w:r>
      <w:commentRangeEnd w:id="40"/>
      <w:r w:rsidR="002F246A">
        <w:rPr>
          <w:rStyle w:val="CommentReference"/>
        </w:rPr>
        <w:commentReference w:id="40"/>
      </w:r>
      <w:ins w:id="47" w:author="Heinl, Steve (DFG)" w:date="2020-12-21T09:34:00Z">
        <w:r w:rsidR="00EE5A0F" w:rsidRPr="00EE5A0F">
          <w:t xml:space="preserve"> </w:t>
        </w:r>
      </w:ins>
      <w:ins w:id="48" w:author="Heinl, Steve (DFG)" w:date="2020-12-21T09:39:00Z">
        <w:r w:rsidR="00EE5A0F" w:rsidRPr="00EE5A0F">
          <w:t xml:space="preserve">Yield analysis is useful for setting escapement goals when the form of the stock-recruit relationship is not known. </w:t>
        </w:r>
      </w:ins>
      <w:ins w:id="49" w:author="Heinl, Steve (DFG)" w:date="2020-12-21T09:34:00Z">
        <w:r w:rsidR="00EE5A0F" w:rsidRPr="00EE5A0F">
          <w:t xml:space="preserve">In the case of Southeast Alaska pink salmon, total </w:t>
        </w:r>
      </w:ins>
      <w:ins w:id="50" w:author="Heinl, Steve (DFG)" w:date="2020-12-21T09:46:00Z">
        <w:r w:rsidR="00692C0C">
          <w:t xml:space="preserve">spawning </w:t>
        </w:r>
      </w:ins>
      <w:ins w:id="51" w:author="Heinl, Steve (DFG)" w:date="2020-12-21T09:34:00Z">
        <w:r w:rsidR="00EE5A0F" w:rsidRPr="00EE5A0F">
          <w:t>escapement cannot be accurately estimated</w:t>
        </w:r>
      </w:ins>
      <w:ins w:id="52" w:author="Heinl, Steve (DFG)" w:date="2020-12-21T09:42:00Z">
        <w:r w:rsidR="00EE5A0F">
          <w:t xml:space="preserve"> from</w:t>
        </w:r>
      </w:ins>
      <w:ins w:id="53" w:author="Heinl, Steve (DFG)" w:date="2020-12-21T10:56:00Z">
        <w:r w:rsidR="002F246A">
          <w:t xml:space="preserve"> available</w:t>
        </w:r>
      </w:ins>
      <w:ins w:id="54" w:author="Heinl, Steve (DFG)" w:date="2020-12-21T09:42:00Z">
        <w:r w:rsidR="00EE5A0F">
          <w:t xml:space="preserve"> </w:t>
        </w:r>
      </w:ins>
      <w:ins w:id="55" w:author="Heinl, Steve (DFG)" w:date="2020-12-21T09:34:00Z">
        <w:r w:rsidR="00EE5A0F" w:rsidRPr="00EE5A0F">
          <w:t xml:space="preserve">escapement </w:t>
        </w:r>
      </w:ins>
      <w:ins w:id="56" w:author="Heinl, Steve (DFG)" w:date="2020-12-21T09:42:00Z">
        <w:r w:rsidR="00EE5A0F">
          <w:t>indices</w:t>
        </w:r>
      </w:ins>
      <w:ins w:id="57" w:author="Heinl, Steve (DFG)" w:date="2020-12-21T09:43:00Z">
        <w:r w:rsidR="00EE5A0F">
          <w:t xml:space="preserve">, as they </w:t>
        </w:r>
      </w:ins>
      <w:ins w:id="58" w:author="Heinl, Steve (DFG)" w:date="2020-12-21T09:34:00Z">
        <w:r w:rsidR="00EE5A0F" w:rsidRPr="00EE5A0F">
          <w:t xml:space="preserve">represent an unknown fraction of the total escapement. </w:t>
        </w:r>
      </w:ins>
      <w:ins w:id="59" w:author="Heinl, Steve (DFG)" w:date="2020-12-21T09:47:00Z">
        <w:r w:rsidR="00692C0C">
          <w:t>Thus, a</w:t>
        </w:r>
      </w:ins>
      <w:ins w:id="60" w:author="Heinl, Steve (DFG)" w:date="2020-12-21T09:34:00Z">
        <w:r w:rsidR="00EE5A0F" w:rsidRPr="00EE5A0F">
          <w:t xml:space="preserve"> Ricker analysis </w:t>
        </w:r>
      </w:ins>
      <w:ins w:id="61" w:author="Heinl, Steve (DFG)" w:date="2020-12-21T09:45:00Z">
        <w:r w:rsidR="00692C0C">
          <w:t>of Southeast A</w:t>
        </w:r>
      </w:ins>
      <w:ins w:id="62" w:author="Heinl, Steve (DFG)" w:date="2020-12-21T09:46:00Z">
        <w:r w:rsidR="00692C0C">
          <w:t xml:space="preserve">laska pink salmon data </w:t>
        </w:r>
      </w:ins>
      <w:ins w:id="63" w:author="Heinl, Steve (DFG)" w:date="2020-12-21T09:34:00Z">
        <w:r w:rsidR="00EE5A0F" w:rsidRPr="00EE5A0F">
          <w:t>is not possible without making unproven and possibly ill-advised assumptions</w:t>
        </w:r>
      </w:ins>
      <w:ins w:id="64" w:author="Heinl, Steve (DFG)" w:date="2020-12-21T09:48:00Z">
        <w:r w:rsidR="00692C0C">
          <w:t xml:space="preserve"> (</w:t>
        </w:r>
      </w:ins>
      <w:proofErr w:type="spellStart"/>
      <w:ins w:id="65" w:author="Heinl, Steve (DFG)" w:date="2020-12-21T10:30:00Z">
        <w:r w:rsidR="00EE49E5">
          <w:t>Zadina</w:t>
        </w:r>
      </w:ins>
      <w:proofErr w:type="spellEnd"/>
      <w:ins w:id="66" w:author="Heinl, Steve (DFG)" w:date="2020-12-21T09:48:00Z">
        <w:r w:rsidR="00692C0C">
          <w:t xml:space="preserve"> et al. 200</w:t>
        </w:r>
      </w:ins>
      <w:ins w:id="67" w:author="Heinl, Steve (DFG)" w:date="2020-12-21T10:30:00Z">
        <w:r w:rsidR="00EE49E5">
          <w:t>4</w:t>
        </w:r>
      </w:ins>
      <w:ins w:id="68" w:author="Heinl, Steve (DFG)" w:date="2020-12-21T09:48:00Z">
        <w:r w:rsidR="00692C0C">
          <w:t>)</w:t>
        </w:r>
      </w:ins>
      <w:ins w:id="69" w:author="Heinl, Steve (DFG)" w:date="2020-12-21T09:34:00Z">
        <w:r w:rsidR="00EE5A0F" w:rsidRPr="00EE5A0F">
          <w:t>.</w:t>
        </w:r>
      </w:ins>
      <w:ins w:id="70" w:author="Heinl, Steve (DFG)" w:date="2020-12-21T09:41:00Z">
        <w:r w:rsidR="00EE5A0F">
          <w:t xml:space="preserve"> </w:t>
        </w:r>
        <w:proofErr w:type="spellStart"/>
        <w:r w:rsidR="00EE5A0F">
          <w:t>Hilborn</w:t>
        </w:r>
        <w:proofErr w:type="spellEnd"/>
        <w:r w:rsidR="00EE5A0F">
          <w:t xml:space="preserve"> and Walters (1992) caution</w:t>
        </w:r>
      </w:ins>
      <w:ins w:id="71" w:author="Heinl, Steve (DFG)" w:date="2020-12-21T10:53:00Z">
        <w:r w:rsidR="002F246A">
          <w:t>ed</w:t>
        </w:r>
      </w:ins>
      <w:ins w:id="72" w:author="Heinl, Steve (DFG)" w:date="2020-12-21T09:41:00Z">
        <w:r w:rsidR="00EE5A0F">
          <w:t xml:space="preserve"> that </w:t>
        </w:r>
      </w:ins>
      <w:ins w:id="73" w:author="Heinl, Steve (DFG)" w:date="2020-12-21T10:54:00Z">
        <w:r w:rsidR="002F246A">
          <w:t>the tabular</w:t>
        </w:r>
      </w:ins>
      <w:ins w:id="74" w:author="Heinl, Steve (DFG)" w:date="2020-12-21T09:43:00Z">
        <w:r w:rsidR="00692C0C">
          <w:t xml:space="preserve"> approach </w:t>
        </w:r>
      </w:ins>
      <w:ins w:id="75" w:author="Heinl, Steve (DFG)" w:date="2020-12-21T10:27:00Z">
        <w:r w:rsidR="006B54B2">
          <w:t>should not be used without very</w:t>
        </w:r>
      </w:ins>
      <w:ins w:id="76" w:author="Heinl, Steve (DFG)" w:date="2020-12-21T09:43:00Z">
        <w:r w:rsidR="00692C0C">
          <w:t xml:space="preserve"> </w:t>
        </w:r>
      </w:ins>
      <w:ins w:id="77" w:author="Heinl, Steve (DFG)" w:date="2020-12-21T09:44:00Z">
        <w:r w:rsidR="00692C0C">
          <w:t>large sample sizes (30–50 data points)</w:t>
        </w:r>
      </w:ins>
      <w:ins w:id="78" w:author="Heinl, Steve (DFG)" w:date="2020-12-21T10:54:00Z">
        <w:r w:rsidR="002F246A">
          <w:t>, which we have for Southeast Alaska pink salmon</w:t>
        </w:r>
      </w:ins>
      <w:ins w:id="79" w:author="Heinl, Steve (DFG)" w:date="2020-12-21T09:47:00Z">
        <w:r w:rsidR="00692C0C">
          <w:t>.</w:t>
        </w:r>
      </w:ins>
    </w:p>
    <w:p w14:paraId="2BDC97E1" w14:textId="77777777" w:rsidR="00A2496F" w:rsidRPr="005A75B9" w:rsidRDefault="00A2496F" w:rsidP="00A2496F">
      <w:pPr>
        <w:pStyle w:val="Heading2"/>
      </w:pPr>
      <w:bookmarkStart w:id="80" w:name="_Toc51147306"/>
      <w:r w:rsidRPr="005A75B9">
        <w:t>Stock Assessment Overview</w:t>
      </w:r>
      <w:bookmarkEnd w:id="80"/>
    </w:p>
    <w:p w14:paraId="48BB68FB" w14:textId="31586BAB" w:rsidR="00A2496F" w:rsidRPr="005A75B9" w:rsidRDefault="00A2496F" w:rsidP="00A2496F">
      <w:r w:rsidRPr="005A75B9">
        <w:t xml:space="preserve">The Southeast Alaska region encompasses all coastal waters and inland drainages entering the Gulf of Alaska from Dixon Entrance north and west to Cape Suckling. </w:t>
      </w:r>
      <w:commentRangeStart w:id="81"/>
      <w:commentRangeStart w:id="82"/>
      <w:del w:id="83" w:author="Heinl, Steve (DFG)" w:date="2020-12-21T10:58:00Z">
        <w:r w:rsidRPr="005A75B9" w:rsidDel="002F246A">
          <w:delText xml:space="preserve">Salmon runs within the region can be divided into three groups: the Yakutat area (Cape Fairweather to Cape Suckling), the Southeast area (Dixon Entrance to Cape Fairweather), and transboundary rivers that flow from Canada and into Alaska. </w:delText>
        </w:r>
      </w:del>
      <w:commentRangeEnd w:id="81"/>
      <w:r w:rsidR="007508EE">
        <w:rPr>
          <w:rStyle w:val="CommentReference"/>
        </w:rPr>
        <w:commentReference w:id="81"/>
      </w:r>
      <w:commentRangeEnd w:id="82"/>
      <w:r w:rsidR="002F246A">
        <w:rPr>
          <w:rStyle w:val="CommentReference"/>
        </w:rPr>
        <w:commentReference w:id="82"/>
      </w:r>
      <w:r w:rsidRPr="005A75B9">
        <w:t xml:space="preserve">Stock assessment and escapement goal development for transboundary Alsek, </w:t>
      </w:r>
      <w:proofErr w:type="spellStart"/>
      <w:r w:rsidRPr="005A75B9">
        <w:t>Taku</w:t>
      </w:r>
      <w:proofErr w:type="spellEnd"/>
      <w:r w:rsidRPr="005A75B9">
        <w:t xml:space="preserve">, and Stikine river salmon runs is conducted jointly by ADF&amp;G, Fisheries and Oceans Canada, and several Canadian First Nations groups, </w:t>
      </w:r>
      <w:r w:rsidR="00B27CFC">
        <w:t>and work is approved by</w:t>
      </w:r>
      <w:r w:rsidRPr="005A75B9">
        <w:t xml:space="preserve"> the Transboundary Technical Committee </w:t>
      </w:r>
      <w:r w:rsidR="009314B0">
        <w:t xml:space="preserve">(TTC) </w:t>
      </w:r>
      <w:r w:rsidRPr="005A75B9">
        <w:t xml:space="preserve">of the </w:t>
      </w:r>
      <w:r w:rsidR="009F643F">
        <w:t>Pacific Salmon Commission</w:t>
      </w:r>
      <w:r w:rsidRPr="005A75B9">
        <w:t>. These projects include estimation of stock-specific harvests and drainagewide escapement estimates based on mark</w:t>
      </w:r>
      <w:r w:rsidR="00064FF8">
        <w:t>–</w:t>
      </w:r>
      <w:r w:rsidRPr="005A75B9">
        <w:t xml:space="preserve">recapture studies, weir counts of some tributary stocks, and postseason run-reconstruction analyses of fishery data. Detailed overviews of transboundary river escapement estimation projects are outlined in annual management plans (e.g., TTC </w:t>
      </w:r>
      <w:r w:rsidR="004064A0" w:rsidRPr="005A75B9">
        <w:t>20</w:t>
      </w:r>
      <w:r w:rsidR="004064A0">
        <w:t>20</w:t>
      </w:r>
      <w:r w:rsidRPr="005A75B9">
        <w:t xml:space="preserve">). </w:t>
      </w:r>
      <w:r w:rsidR="000E2FA3">
        <w:t xml:space="preserve">Stock assessment and escapement goal development </w:t>
      </w:r>
      <w:r w:rsidR="000E2FA3">
        <w:lastRenderedPageBreak/>
        <w:t xml:space="preserve">for other </w:t>
      </w:r>
      <w:r w:rsidR="008C2FBC">
        <w:t xml:space="preserve">non-transboundary </w:t>
      </w:r>
      <w:r w:rsidR="000E2FA3">
        <w:t>s</w:t>
      </w:r>
      <w:r w:rsidR="008C2FBC">
        <w:t>tocks of salmon</w:t>
      </w:r>
      <w:r w:rsidR="000E2FA3">
        <w:t xml:space="preserve"> is conducted by ADF&amp;G</w:t>
      </w:r>
      <w:r w:rsidR="008C2FBC">
        <w:t>, reviewed by the BOF,</w:t>
      </w:r>
      <w:r w:rsidR="000E2FA3">
        <w:t xml:space="preserve"> and </w:t>
      </w:r>
      <w:r w:rsidR="008C2FBC">
        <w:t xml:space="preserve">in some cases, additionally reviewed by the </w:t>
      </w:r>
      <w:r w:rsidR="000E2FA3">
        <w:t>PSC.</w:t>
      </w:r>
    </w:p>
    <w:p w14:paraId="58B741A5" w14:textId="77777777" w:rsidR="00A2496F" w:rsidRPr="005A75B9" w:rsidRDefault="00A2496F" w:rsidP="00A2496F">
      <w:pPr>
        <w:pStyle w:val="Heading3"/>
      </w:pPr>
      <w:bookmarkStart w:id="84" w:name="_Toc51147307"/>
      <w:r w:rsidRPr="005A75B9">
        <w:t>Chinook Salmon</w:t>
      </w:r>
      <w:bookmarkEnd w:id="84"/>
    </w:p>
    <w:p w14:paraId="095E3654" w14:textId="77777777" w:rsidR="00A2496F" w:rsidRPr="005A75B9" w:rsidRDefault="00A2496F" w:rsidP="00A2496F">
      <w:r w:rsidRPr="005A75B9">
        <w:t>In Southeast Alaska, Chinook salmon are known to occur in 34 rivers (</w:t>
      </w:r>
      <w:proofErr w:type="spellStart"/>
      <w:r w:rsidRPr="005A75B9">
        <w:t>Kissner</w:t>
      </w:r>
      <w:proofErr w:type="spellEnd"/>
      <w:r w:rsidRPr="005A75B9">
        <w:t xml:space="preserve"> 1978). Assessment programs are currently in place to estimate spawning escapements in 11 of these rivers (</w:t>
      </w:r>
      <w:proofErr w:type="spellStart"/>
      <w:r w:rsidRPr="005A75B9">
        <w:t>Situk</w:t>
      </w:r>
      <w:proofErr w:type="spellEnd"/>
      <w:r w:rsidRPr="005A75B9">
        <w:t xml:space="preserve">, Alsek, </w:t>
      </w:r>
      <w:proofErr w:type="spellStart"/>
      <w:r w:rsidRPr="005A75B9">
        <w:t>Chilkat</w:t>
      </w:r>
      <w:proofErr w:type="spellEnd"/>
      <w:r w:rsidRPr="005A75B9">
        <w:t xml:space="preserve">, </w:t>
      </w:r>
      <w:proofErr w:type="spellStart"/>
      <w:r w:rsidRPr="005A75B9">
        <w:t>Taku</w:t>
      </w:r>
      <w:proofErr w:type="spellEnd"/>
      <w:r w:rsidRPr="005A75B9">
        <w:t xml:space="preserve">, King Salmon, Stikine, </w:t>
      </w:r>
      <w:proofErr w:type="spellStart"/>
      <w:r w:rsidRPr="005A75B9">
        <w:t>Unuk</w:t>
      </w:r>
      <w:proofErr w:type="spellEnd"/>
      <w:r w:rsidRPr="005A75B9">
        <w:t xml:space="preserve">, </w:t>
      </w:r>
      <w:proofErr w:type="spellStart"/>
      <w:r w:rsidRPr="005A75B9">
        <w:t>Chickamin</w:t>
      </w:r>
      <w:proofErr w:type="spellEnd"/>
      <w:r w:rsidRPr="005A75B9">
        <w:t xml:space="preserve">, Blossom, and Keta rivers and Andrew Creek) </w:t>
      </w:r>
      <w:r w:rsidR="00484298">
        <w:t>that</w:t>
      </w:r>
      <w:r w:rsidR="00484298" w:rsidRPr="005A75B9">
        <w:t xml:space="preserve"> </w:t>
      </w:r>
      <w:r w:rsidRPr="005A75B9">
        <w:t>serve as indicator stocks for Southeast Alaska Chinook salmon production. Stock specific information for these indicator stocks, including current and historical escapements, escapement goals, and stock status can be found in Appendix A.</w:t>
      </w:r>
    </w:p>
    <w:p w14:paraId="7E56F0C1" w14:textId="6E0B08EE" w:rsidR="00A2496F" w:rsidRPr="005A75B9" w:rsidRDefault="00A2496F" w:rsidP="00A2496F">
      <w:r w:rsidRPr="005A75B9">
        <w:t>In the mid-1970s it became apparent that many Chinook salmon stocks in Southeast Alaska were depressed relative to historical levels of production (</w:t>
      </w:r>
      <w:proofErr w:type="spellStart"/>
      <w:r w:rsidRPr="005A75B9">
        <w:t>Kissner</w:t>
      </w:r>
      <w:proofErr w:type="spellEnd"/>
      <w:r w:rsidRPr="005A75B9">
        <w:t xml:space="preserve"> 1978), and a management plan was implemented that closed commercial and recreational fisheries in terminal and near-terminal areas in U.S. waters. A 15-year (roughly three life-cycles) Chinook salmon rebuilding program was formally established by ADF&amp;G in 1981 (ADF&amp;G 1981). The program used regionwide, all-gear catch ceilings for Chinook salmon, designed to rebuild spawning escapements by 1995. This rebuilding program was incorporated into a comprehensive coastwide rebuilding program for all wild stocks of Chinook salmon, under the auspices of the U.S./Canada Pacific Salmon Treaty</w:t>
      </w:r>
      <w:r w:rsidR="00B27CFC">
        <w:t xml:space="preserve"> (treaty)</w:t>
      </w:r>
      <w:r w:rsidRPr="005A75B9">
        <w:t xml:space="preserve">. </w:t>
      </w:r>
    </w:p>
    <w:p w14:paraId="685F1DD0" w14:textId="3ECB13F1" w:rsidR="00A2496F" w:rsidRPr="005A75B9" w:rsidRDefault="00A2496F" w:rsidP="00A2496F">
      <w:r w:rsidRPr="005A75B9">
        <w:t>During the rebuilding program, ADF&amp;G established interim point escapement goals for the 11 indicator stocks in Southeast Alaska, based on the highest observed escapement count prior to 1981. Biological escapement goal ranges based on more rigorous analyses have subsequently been established for all indicator stocks (Table 1). Escapement goals for the three transboundary river stocks (</w:t>
      </w:r>
      <w:proofErr w:type="spellStart"/>
      <w:r w:rsidRPr="005A75B9">
        <w:t>Taku</w:t>
      </w:r>
      <w:proofErr w:type="spellEnd"/>
      <w:r w:rsidRPr="005A75B9">
        <w:t xml:space="preserve">, Stikine, and Alsek rivers) have additionally been reviewed and accepted by the Chinook Technical Committee </w:t>
      </w:r>
      <w:r w:rsidR="00472158">
        <w:t xml:space="preserve">(CTC) </w:t>
      </w:r>
      <w:r w:rsidRPr="005A75B9">
        <w:t xml:space="preserve">and </w:t>
      </w:r>
      <w:r w:rsidR="00B27CFC">
        <w:t xml:space="preserve">the </w:t>
      </w:r>
      <w:r w:rsidRPr="005A75B9">
        <w:t xml:space="preserve">Transboundary Panel of the Pacific Salmon Commission, and Fisheries and Oceans Canada, Centre for Science Advice Pacific. Revised escapement goals for the other eight stocks have also been reviewed and accepted by the </w:t>
      </w:r>
      <w:r w:rsidR="00472158">
        <w:t>CTC; some goals have been revised after initial acceptance.</w:t>
      </w:r>
      <w:r w:rsidRPr="005A75B9">
        <w:t xml:space="preserve"> </w:t>
      </w:r>
    </w:p>
    <w:p w14:paraId="24079E97" w14:textId="512C60BB" w:rsidR="004A3C47" w:rsidRDefault="00054738" w:rsidP="004A3C47">
      <w:r>
        <w:t>Escapements to the 11 indicator systems are monitored and estimated using river-specific approaches</w:t>
      </w:r>
      <w:r w:rsidR="00F978E7">
        <w:t>,</w:t>
      </w:r>
      <w:r>
        <w:t xml:space="preserve"> which are described here. </w:t>
      </w:r>
      <w:r w:rsidR="004A3C47" w:rsidRPr="005A75B9">
        <w:t xml:space="preserve">Escapements are enumerated annually using weirs operated on the </w:t>
      </w:r>
      <w:proofErr w:type="spellStart"/>
      <w:r w:rsidR="004A3C47" w:rsidRPr="005A75B9">
        <w:t>Klukshu</w:t>
      </w:r>
      <w:proofErr w:type="spellEnd"/>
      <w:r w:rsidR="004A3C47" w:rsidRPr="005A75B9">
        <w:t xml:space="preserve"> River (</w:t>
      </w:r>
      <w:r w:rsidR="00A357C6">
        <w:t xml:space="preserve">in the </w:t>
      </w:r>
      <w:r w:rsidR="004A3C47" w:rsidRPr="005A75B9">
        <w:t xml:space="preserve">Alsek River drainage) and the </w:t>
      </w:r>
      <w:proofErr w:type="spellStart"/>
      <w:r w:rsidR="004A3C47" w:rsidRPr="005A75B9">
        <w:t>Situk</w:t>
      </w:r>
      <w:proofErr w:type="spellEnd"/>
      <w:r w:rsidR="004A3C47" w:rsidRPr="005A75B9">
        <w:t xml:space="preserve"> River. </w:t>
      </w:r>
      <w:r w:rsidR="009314B0">
        <w:t xml:space="preserve">Escapements are estimated </w:t>
      </w:r>
      <w:r w:rsidR="004A3C47" w:rsidRPr="005A75B9">
        <w:t>using mark</w:t>
      </w:r>
      <w:r w:rsidR="00CD26AA">
        <w:t>–</w:t>
      </w:r>
      <w:r w:rsidR="004A3C47" w:rsidRPr="005A75B9">
        <w:t xml:space="preserve">recapture </w:t>
      </w:r>
      <w:r w:rsidR="008B3079">
        <w:t>studies</w:t>
      </w:r>
      <w:r w:rsidR="008B3079" w:rsidRPr="005A75B9">
        <w:t xml:space="preserve"> </w:t>
      </w:r>
      <w:r w:rsidR="004A3C47" w:rsidRPr="005A75B9">
        <w:t xml:space="preserve">on the </w:t>
      </w:r>
      <w:proofErr w:type="spellStart"/>
      <w:r w:rsidR="004A3C47" w:rsidRPr="005A75B9">
        <w:t>Chilkat</w:t>
      </w:r>
      <w:proofErr w:type="spellEnd"/>
      <w:r w:rsidR="004A3C47" w:rsidRPr="005A75B9">
        <w:t xml:space="preserve">, </w:t>
      </w:r>
      <w:proofErr w:type="spellStart"/>
      <w:r w:rsidR="004A3C47" w:rsidRPr="005A75B9">
        <w:t>Taku</w:t>
      </w:r>
      <w:proofErr w:type="spellEnd"/>
      <w:r w:rsidR="004A3C47" w:rsidRPr="005A75B9">
        <w:t xml:space="preserve">, </w:t>
      </w:r>
      <w:r w:rsidR="004A3C47">
        <w:t xml:space="preserve">and </w:t>
      </w:r>
      <w:r w:rsidR="004A3C47" w:rsidRPr="005A75B9">
        <w:t xml:space="preserve">Stikine rivers, and </w:t>
      </w:r>
      <w:r w:rsidR="009314B0">
        <w:t xml:space="preserve">using </w:t>
      </w:r>
      <w:r w:rsidR="004A3C47" w:rsidRPr="005A75B9">
        <w:t xml:space="preserve">survey counts on the King Salmon, </w:t>
      </w:r>
      <w:proofErr w:type="spellStart"/>
      <w:r w:rsidR="004A3C47" w:rsidRPr="005A75B9">
        <w:t>Chickamin</w:t>
      </w:r>
      <w:proofErr w:type="spellEnd"/>
      <w:r w:rsidR="004A3C47" w:rsidRPr="005A75B9">
        <w:t xml:space="preserve">, </w:t>
      </w:r>
      <w:proofErr w:type="spellStart"/>
      <w:r w:rsidR="004A3C47">
        <w:t>Unuk</w:t>
      </w:r>
      <w:proofErr w:type="spellEnd"/>
      <w:r w:rsidR="004A3C47">
        <w:t xml:space="preserve">, </w:t>
      </w:r>
      <w:r w:rsidR="004A3C47" w:rsidRPr="005A75B9">
        <w:t xml:space="preserve">Blossom, and Keta rivers and Andrew Creek. Escapement </w:t>
      </w:r>
      <w:r w:rsidR="00CD26AA">
        <w:t xml:space="preserve">estimates </w:t>
      </w:r>
      <w:r w:rsidR="004A3C47" w:rsidRPr="005A75B9">
        <w:t xml:space="preserve">in the </w:t>
      </w:r>
      <w:r w:rsidR="00472158">
        <w:t>Alsek</w:t>
      </w:r>
      <w:r w:rsidR="004A3C47" w:rsidRPr="005A75B9">
        <w:t xml:space="preserve"> River include fish age-1.2 and older, and escapement </w:t>
      </w:r>
      <w:r w:rsidR="00CD26AA">
        <w:t xml:space="preserve">estimates </w:t>
      </w:r>
      <w:r w:rsidR="004A3C47" w:rsidRPr="005A75B9">
        <w:t xml:space="preserve">for the other 10 indicator stocks </w:t>
      </w:r>
      <w:r w:rsidR="00CD26AA">
        <w:t>are</w:t>
      </w:r>
      <w:r w:rsidR="004A3C47" w:rsidRPr="005A75B9">
        <w:t xml:space="preserve"> germane to large fish (Chinook salmon ≥660 mm mid-eye to fork of tail length)</w:t>
      </w:r>
      <w:r w:rsidR="00CD26AA">
        <w:t>,</w:t>
      </w:r>
      <w:r w:rsidR="004A3C47" w:rsidRPr="005A75B9">
        <w:t xml:space="preserve"> which in most systems include fish age-1.3 and older. In Southeast Alaska, nearly all female Chinook salmon are age-1.3 and older, whereas younger Chinook salmon (age-1.1 and age-1.2 fish) are predominantly precocious males or “jacks”.</w:t>
      </w:r>
    </w:p>
    <w:p w14:paraId="535BBB28" w14:textId="76D9E473" w:rsidR="00025D6D" w:rsidRPr="005A75B9" w:rsidRDefault="004F73AA" w:rsidP="004A3C47">
      <w:r>
        <w:t xml:space="preserve">Among the 11 Southeast Alaska Chinook </w:t>
      </w:r>
      <w:r w:rsidR="00B27CFC">
        <w:t xml:space="preserve">salmon </w:t>
      </w:r>
      <w:r>
        <w:t>stocks that are monitored for escapement, there are 4 stocks (</w:t>
      </w:r>
      <w:proofErr w:type="spellStart"/>
      <w:r>
        <w:t>Chilkat</w:t>
      </w:r>
      <w:proofErr w:type="spellEnd"/>
      <w:r>
        <w:t xml:space="preserve">, </w:t>
      </w:r>
      <w:proofErr w:type="spellStart"/>
      <w:r>
        <w:t>Taku</w:t>
      </w:r>
      <w:proofErr w:type="spellEnd"/>
      <w:r>
        <w:t xml:space="preserve">, Stikine, and </w:t>
      </w:r>
      <w:proofErr w:type="spellStart"/>
      <w:r>
        <w:t>Unuk</w:t>
      </w:r>
      <w:proofErr w:type="spellEnd"/>
      <w:r>
        <w:t xml:space="preserve"> rivers) for which a full stock assessment is performed. This includes coded-wire</w:t>
      </w:r>
      <w:r w:rsidR="002777C1">
        <w:t>-</w:t>
      </w:r>
      <w:r>
        <w:t>tagging juveniles and smolt</w:t>
      </w:r>
      <w:r w:rsidR="00C81B4D">
        <w:t>, which provide</w:t>
      </w:r>
      <w:r>
        <w:t xml:space="preserve"> estimates of smolt abundance, </w:t>
      </w:r>
      <w:r w:rsidR="00A34C8B">
        <w:t xml:space="preserve">and </w:t>
      </w:r>
      <w:r>
        <w:t xml:space="preserve">estimates </w:t>
      </w:r>
      <w:r w:rsidR="00A34C8B">
        <w:t xml:space="preserve">of harvest </w:t>
      </w:r>
      <w:r w:rsidR="00C81B4D">
        <w:t xml:space="preserve">by gear, area, and time </w:t>
      </w:r>
      <w:r>
        <w:t>in mixed stock commercial and sport fisheries. These data, when paired with spawn</w:t>
      </w:r>
      <w:r w:rsidR="00C81B4D">
        <w:t xml:space="preserve">ing abundance estimates, </w:t>
      </w:r>
      <w:r w:rsidR="00B27CFC">
        <w:t>allow for</w:t>
      </w:r>
      <w:r>
        <w:t xml:space="preserve"> estimates of marine (smolt-to-adult) survival, total return, and exploitation rates </w:t>
      </w:r>
      <w:r w:rsidR="00A34C8B">
        <w:t>for</w:t>
      </w:r>
      <w:r>
        <w:t xml:space="preserve"> these 4 Chinook </w:t>
      </w:r>
      <w:r w:rsidR="00B27CFC">
        <w:t xml:space="preserve">salmon </w:t>
      </w:r>
      <w:r>
        <w:t>stocks.</w:t>
      </w:r>
    </w:p>
    <w:p w14:paraId="0127BF22" w14:textId="38D60A4E" w:rsidR="004A3C47" w:rsidRPr="005A75B9" w:rsidRDefault="004A3C47" w:rsidP="004A3C47">
      <w:r w:rsidRPr="005A75B9">
        <w:lastRenderedPageBreak/>
        <w:t>Southeast Chinook salmon stocks can be classified into two broad categories, inside-rearing (</w:t>
      </w:r>
      <w:r w:rsidR="00472158">
        <w:t xml:space="preserve">mostly </w:t>
      </w:r>
      <w:r w:rsidRPr="005A75B9">
        <w:t>within Southeast Alaska waters) and outside-rearing (Gulf of Alaska and Bering Sea), based on ocean migrations. Outside-rearing stocks spend limited time rearing in marine waters in Southeast Alaska and are harvested primarily</w:t>
      </w:r>
      <w:r w:rsidR="00B27CFC">
        <w:t xml:space="preserve"> in Southeast Alaska</w:t>
      </w:r>
      <w:r w:rsidRPr="005A75B9">
        <w:t xml:space="preserve"> during their return spawning migrations in the spring and early summer</w:t>
      </w:r>
      <w:r>
        <w:t xml:space="preserve"> (mid-March through June)</w:t>
      </w:r>
      <w:r w:rsidRPr="005A75B9">
        <w:t xml:space="preserve">. These stocks include Chinook salmon returning to the </w:t>
      </w:r>
      <w:proofErr w:type="spellStart"/>
      <w:r w:rsidRPr="005A75B9">
        <w:t>Situk</w:t>
      </w:r>
      <w:proofErr w:type="spellEnd"/>
      <w:r w:rsidRPr="005A75B9">
        <w:t xml:space="preserve">, Alsek, </w:t>
      </w:r>
      <w:proofErr w:type="spellStart"/>
      <w:r w:rsidRPr="005A75B9">
        <w:t>Taku</w:t>
      </w:r>
      <w:proofErr w:type="spellEnd"/>
      <w:r w:rsidRPr="005A75B9">
        <w:t xml:space="preserve">, and Stikine rivers. Inside-rearing stocks are </w:t>
      </w:r>
      <w:r w:rsidR="00472158">
        <w:t xml:space="preserve">more </w:t>
      </w:r>
      <w:r w:rsidRPr="005A75B9">
        <w:t>vulnerable to harvest in Southeast Alaska and northern British Columbia fisheries as immature fish</w:t>
      </w:r>
      <w:r w:rsidR="007B55E8">
        <w:t>,</w:t>
      </w:r>
      <w:r w:rsidRPr="005A75B9">
        <w:t xml:space="preserve"> as well as during their </w:t>
      </w:r>
      <w:r w:rsidR="00472158">
        <w:t>ocean</w:t>
      </w:r>
      <w:r w:rsidRPr="005A75B9">
        <w:t xml:space="preserve"> migrations </w:t>
      </w:r>
      <w:r w:rsidR="00EF091C">
        <w:t xml:space="preserve">as mature fish, </w:t>
      </w:r>
      <w:r w:rsidRPr="005A75B9">
        <w:t xml:space="preserve">and include the other seven Southeast </w:t>
      </w:r>
      <w:r w:rsidR="007B55E8">
        <w:t xml:space="preserve">Chinook salmon </w:t>
      </w:r>
      <w:r w:rsidRPr="005A75B9">
        <w:t>indicator stocks</w:t>
      </w:r>
      <w:r w:rsidR="007B55E8">
        <w:t xml:space="preserve"> at</w:t>
      </w:r>
      <w:r>
        <w:t xml:space="preserve"> the </w:t>
      </w:r>
      <w:proofErr w:type="spellStart"/>
      <w:r>
        <w:t>Chilkat</w:t>
      </w:r>
      <w:proofErr w:type="spellEnd"/>
      <w:r>
        <w:t xml:space="preserve">, King Salmon, </w:t>
      </w:r>
      <w:proofErr w:type="spellStart"/>
      <w:r>
        <w:t>Unuk</w:t>
      </w:r>
      <w:proofErr w:type="spellEnd"/>
      <w:r>
        <w:t xml:space="preserve">, </w:t>
      </w:r>
      <w:proofErr w:type="spellStart"/>
      <w:r>
        <w:t>Chickamin</w:t>
      </w:r>
      <w:proofErr w:type="spellEnd"/>
      <w:r>
        <w:t>, Blossom</w:t>
      </w:r>
      <w:r w:rsidR="007009DC">
        <w:t>,</w:t>
      </w:r>
      <w:r>
        <w:t xml:space="preserve"> and Keta rivers and Andrew Creek.  </w:t>
      </w:r>
      <w:r w:rsidRPr="005A75B9">
        <w:t xml:space="preserve">Note that there is some overlap in ocean migrations within these two broad classifications. Southeast Alaska and transboundary river indicator stocks produce primarily yearling smolt, </w:t>
      </w:r>
      <w:r w:rsidR="00EF091C">
        <w:t xml:space="preserve">which are </w:t>
      </w:r>
      <w:r w:rsidRPr="005A75B9">
        <w:t xml:space="preserve">fish having spent two winters in the freshwater environment. Exceptions occur in the </w:t>
      </w:r>
      <w:proofErr w:type="spellStart"/>
      <w:r w:rsidRPr="005A75B9">
        <w:t>Situk</w:t>
      </w:r>
      <w:proofErr w:type="spellEnd"/>
      <w:r w:rsidRPr="005A75B9">
        <w:t xml:space="preserve"> River, which produces mostly sub-yearling smolt </w:t>
      </w:r>
      <w:r w:rsidR="00B27CFC">
        <w:t>that</w:t>
      </w:r>
      <w:r w:rsidRPr="005A75B9">
        <w:t xml:space="preserve"> spend only one winter in freshwater, and in the Keta and Blossom rivers</w:t>
      </w:r>
      <w:r w:rsidR="00A34C8B">
        <w:t>,</w:t>
      </w:r>
      <w:r w:rsidRPr="005A75B9">
        <w:t xml:space="preserve"> which produce around 10% sub-yearling smolt.</w:t>
      </w:r>
    </w:p>
    <w:p w14:paraId="6CDC2768" w14:textId="77777777" w:rsidR="00A2496F" w:rsidRPr="005A75B9" w:rsidRDefault="00A2496F" w:rsidP="00A2496F">
      <w:pPr>
        <w:pStyle w:val="Heading3"/>
      </w:pPr>
      <w:bookmarkStart w:id="85" w:name="_Toc51147308"/>
      <w:r w:rsidRPr="005A75B9">
        <w:t>Sockeye Salmon</w:t>
      </w:r>
      <w:bookmarkEnd w:id="85"/>
    </w:p>
    <w:p w14:paraId="54E0B97E" w14:textId="4DED2CDB" w:rsidR="00A2496F" w:rsidRPr="005A75B9" w:rsidRDefault="00E22807" w:rsidP="00E22807">
      <w:r>
        <w:t>Sockeye salmon harvested in Southeast Alaska originate from three sources: coastal lakes and rivers</w:t>
      </w:r>
      <w:r w:rsidR="003B2D71">
        <w:t>,</w:t>
      </w:r>
      <w:r>
        <w:t xml:space="preserve"> transboundary rivers that flow through Canada and into Alaska (e.g., the Alsek, </w:t>
      </w:r>
      <w:proofErr w:type="spellStart"/>
      <w:r>
        <w:t>Taku</w:t>
      </w:r>
      <w:proofErr w:type="spellEnd"/>
      <w:r>
        <w:t>, and Stikine rivers</w:t>
      </w:r>
      <w:r w:rsidR="003B2D71">
        <w:t>),</w:t>
      </w:r>
      <w:r>
        <w:t xml:space="preserve"> and Canadian river systems whose returning adult salmon migrate through U.S. waters (e.g., the Nass and Skeena rivers). </w:t>
      </w:r>
      <w:r w:rsidR="001E2ED1">
        <w:t>Although t</w:t>
      </w:r>
      <w:r w:rsidR="001E2ED1" w:rsidRPr="001E2ED1">
        <w:t>here are more than 200 systems</w:t>
      </w:r>
      <w:r w:rsidR="003B2D71" w:rsidRPr="003B2D71">
        <w:t xml:space="preserve"> within Southeast Alaska</w:t>
      </w:r>
      <w:r w:rsidR="001E2ED1" w:rsidRPr="001E2ED1">
        <w:t xml:space="preserve"> that produce sockeye salmon, </w:t>
      </w:r>
      <w:r w:rsidR="001E2ED1">
        <w:t>most are small</w:t>
      </w:r>
      <w:r w:rsidR="003B2D71">
        <w:t xml:space="preserve"> and c</w:t>
      </w:r>
      <w:r w:rsidR="003B2D71" w:rsidRPr="003B2D71">
        <w:t xml:space="preserve">omprehensive stock assessment projects </w:t>
      </w:r>
      <w:r w:rsidR="00624383">
        <w:t xml:space="preserve">that provide detailed information on escapement and harvest </w:t>
      </w:r>
      <w:r w:rsidR="003B2D71" w:rsidRPr="003B2D71">
        <w:t xml:space="preserve">are limited to the largest producers, including the </w:t>
      </w:r>
      <w:proofErr w:type="spellStart"/>
      <w:r w:rsidR="003B2D71" w:rsidRPr="003B2D71">
        <w:t>Chilkat</w:t>
      </w:r>
      <w:proofErr w:type="spellEnd"/>
      <w:r w:rsidR="003B2D71" w:rsidRPr="003B2D71">
        <w:t xml:space="preserve"> and </w:t>
      </w:r>
      <w:proofErr w:type="spellStart"/>
      <w:r w:rsidR="003B2D71" w:rsidRPr="003B2D71">
        <w:t>Chilkoot</w:t>
      </w:r>
      <w:proofErr w:type="spellEnd"/>
      <w:r w:rsidR="003B2D71" w:rsidRPr="003B2D71">
        <w:t xml:space="preserve"> systems in Lynn Canal and the transboundary Alsek, </w:t>
      </w:r>
      <w:proofErr w:type="spellStart"/>
      <w:r w:rsidR="003B2D71" w:rsidRPr="003B2D71">
        <w:t>Taku</w:t>
      </w:r>
      <w:proofErr w:type="spellEnd"/>
      <w:r w:rsidR="003B2D71" w:rsidRPr="003B2D71">
        <w:t xml:space="preserve">, and Stikine rivers. </w:t>
      </w:r>
      <w:r w:rsidR="00624383">
        <w:t>La</w:t>
      </w:r>
      <w:r w:rsidR="00A2496F" w:rsidRPr="005A75B9">
        <w:t xml:space="preserve">ck of </w:t>
      </w:r>
      <w:r w:rsidR="00624383">
        <w:t xml:space="preserve">long-term monitoring information, </w:t>
      </w:r>
      <w:r w:rsidR="00A2496F" w:rsidRPr="005A75B9">
        <w:t>particularly regarding harvests</w:t>
      </w:r>
      <w:r w:rsidR="00624383">
        <w:t>, which often occur in mixed stock commercial net fisheries</w:t>
      </w:r>
      <w:r w:rsidR="00A2496F" w:rsidRPr="005A75B9">
        <w:t xml:space="preserve">, greatly limits potential for development </w:t>
      </w:r>
      <w:r w:rsidR="003B2D71">
        <w:t xml:space="preserve">of escapement goals </w:t>
      </w:r>
      <w:r w:rsidR="00624383">
        <w:t xml:space="preserve">for the many smaller systems </w:t>
      </w:r>
      <w:r w:rsidR="00A2496F" w:rsidRPr="005A75B9">
        <w:t xml:space="preserve">(Geiger et al. 2004). </w:t>
      </w:r>
      <w:r w:rsidR="003B2D71">
        <w:t>L</w:t>
      </w:r>
      <w:r w:rsidR="00A2496F" w:rsidRPr="005A75B9">
        <w:t xml:space="preserve">ong-term escapement monitoring projects have been maintained at </w:t>
      </w:r>
      <w:proofErr w:type="spellStart"/>
      <w:r w:rsidR="009956BF">
        <w:t>Chilkat</w:t>
      </w:r>
      <w:proofErr w:type="spellEnd"/>
      <w:r w:rsidR="009956BF">
        <w:t xml:space="preserve">, </w:t>
      </w:r>
      <w:proofErr w:type="spellStart"/>
      <w:r w:rsidR="009956BF">
        <w:t>Chilkoot</w:t>
      </w:r>
      <w:proofErr w:type="spellEnd"/>
      <w:r w:rsidR="009956BF">
        <w:t xml:space="preserve">, </w:t>
      </w:r>
      <w:r w:rsidR="00A2496F" w:rsidRPr="005A75B9">
        <w:t xml:space="preserve">Redoubt, </w:t>
      </w:r>
      <w:proofErr w:type="spellStart"/>
      <w:r w:rsidR="00A2496F" w:rsidRPr="005A75B9">
        <w:t>Speel</w:t>
      </w:r>
      <w:proofErr w:type="spellEnd"/>
      <w:r w:rsidR="00A2496F" w:rsidRPr="005A75B9">
        <w:t xml:space="preserve">, McDonald, and Hugh Smith lakes. In the Yakutat area, sockeye salmon escapements have been measured with a weir at the </w:t>
      </w:r>
      <w:proofErr w:type="spellStart"/>
      <w:r w:rsidR="00A2496F" w:rsidRPr="005A75B9">
        <w:t>Situk</w:t>
      </w:r>
      <w:proofErr w:type="spellEnd"/>
      <w:r w:rsidR="00A2496F" w:rsidRPr="005A75B9">
        <w:t xml:space="preserve"> River since 1976, but most other Yakutat area sockeye salmon systems have been assessed through survey counts. </w:t>
      </w:r>
      <w:r w:rsidR="003B2D71" w:rsidRPr="003B2D71">
        <w:t xml:space="preserve">Escapement goals are currently established for </w:t>
      </w:r>
      <w:r w:rsidR="007B55E8">
        <w:t>two</w:t>
      </w:r>
      <w:r w:rsidR="007B55E8" w:rsidRPr="003B2D71">
        <w:t xml:space="preserve"> </w:t>
      </w:r>
      <w:r w:rsidR="003B2D71" w:rsidRPr="003B2D71">
        <w:t>Yakutat area stocks (</w:t>
      </w:r>
      <w:proofErr w:type="spellStart"/>
      <w:r w:rsidR="003B2D71" w:rsidRPr="003B2D71">
        <w:t>Situk</w:t>
      </w:r>
      <w:proofErr w:type="spellEnd"/>
      <w:r w:rsidR="003B2D71" w:rsidRPr="003B2D71">
        <w:t xml:space="preserve"> and East Alsek), </w:t>
      </w:r>
      <w:r w:rsidR="007B55E8">
        <w:t>four</w:t>
      </w:r>
      <w:r w:rsidR="007B55E8" w:rsidRPr="003B2D71">
        <w:t xml:space="preserve"> </w:t>
      </w:r>
      <w:r w:rsidR="003B2D71" w:rsidRPr="003B2D71">
        <w:t>transboundary river stocks (</w:t>
      </w:r>
      <w:proofErr w:type="spellStart"/>
      <w:r w:rsidR="003B2D71" w:rsidRPr="003B2D71">
        <w:t>Klukshu</w:t>
      </w:r>
      <w:proofErr w:type="spellEnd"/>
      <w:r w:rsidR="003B2D71" w:rsidRPr="003B2D71">
        <w:t xml:space="preserve">, </w:t>
      </w:r>
      <w:proofErr w:type="spellStart"/>
      <w:r w:rsidR="003B2D71" w:rsidRPr="003B2D71">
        <w:t>Taku</w:t>
      </w:r>
      <w:proofErr w:type="spellEnd"/>
      <w:r w:rsidR="003B2D71" w:rsidRPr="003B2D71">
        <w:t>, Stikine, and Tahltan), and six other Southeast stocks (</w:t>
      </w:r>
      <w:proofErr w:type="spellStart"/>
      <w:r w:rsidR="003B2D71" w:rsidRPr="003B2D71">
        <w:t>Chilkat</w:t>
      </w:r>
      <w:proofErr w:type="spellEnd"/>
      <w:r w:rsidR="003B2D71" w:rsidRPr="003B2D71">
        <w:t xml:space="preserve">, </w:t>
      </w:r>
      <w:proofErr w:type="spellStart"/>
      <w:r w:rsidR="003B2D71" w:rsidRPr="003B2D71">
        <w:t>Chilkoot</w:t>
      </w:r>
      <w:proofErr w:type="spellEnd"/>
      <w:r w:rsidR="003B2D71" w:rsidRPr="003B2D71">
        <w:t xml:space="preserve">, </w:t>
      </w:r>
      <w:proofErr w:type="spellStart"/>
      <w:r w:rsidR="003B2D71" w:rsidRPr="003B2D71">
        <w:t>Speel</w:t>
      </w:r>
      <w:proofErr w:type="spellEnd"/>
      <w:r w:rsidR="003B2D71" w:rsidRPr="003B2D71">
        <w:t>, Redoubt, McDonald, and Hugh Smith) (Table 2; Appendix B).</w:t>
      </w:r>
    </w:p>
    <w:p w14:paraId="4C38EDC4" w14:textId="77777777" w:rsidR="00A2496F" w:rsidRPr="005A75B9" w:rsidRDefault="00A2496F" w:rsidP="00A2496F">
      <w:pPr>
        <w:pStyle w:val="Heading3"/>
      </w:pPr>
      <w:bookmarkStart w:id="86" w:name="_Toc51147309"/>
      <w:r w:rsidRPr="00E2645E">
        <w:t>Coho</w:t>
      </w:r>
      <w:r w:rsidRPr="005A75B9">
        <w:t xml:space="preserve"> Salmon</w:t>
      </w:r>
      <w:bookmarkEnd w:id="86"/>
    </w:p>
    <w:p w14:paraId="3F064D9F" w14:textId="7562E135" w:rsidR="00A2496F" w:rsidRPr="005A75B9" w:rsidRDefault="00A2496F" w:rsidP="00A2496F">
      <w:r w:rsidRPr="005A75B9">
        <w:t xml:space="preserve">Excellent coho salmon habitat occurs in thousands of streams distributed throughout Southeast Alaska, many of which are small producers about which little is known. Due to the </w:t>
      </w:r>
      <w:r w:rsidR="00C55B54">
        <w:t xml:space="preserve">abundant and </w:t>
      </w:r>
      <w:r w:rsidRPr="005A75B9">
        <w:t xml:space="preserve">widely distributed nature of the resource, stock assessment projects </w:t>
      </w:r>
      <w:r w:rsidR="00C55B54">
        <w:t xml:space="preserve">occur </w:t>
      </w:r>
      <w:r w:rsidRPr="005A75B9">
        <w:t xml:space="preserve">on only a small fraction of producing streams. Assessment is further challenged by the wet coastal climate of the region, including frequent freshets during the fall months when spawners return to freshwater. The majority of the harvest is taken in </w:t>
      </w:r>
      <w:r w:rsidR="00E2645E">
        <w:t xml:space="preserve">mixed stock </w:t>
      </w:r>
      <w:r w:rsidRPr="005A75B9">
        <w:t xml:space="preserve">fisheries in areas distant from </w:t>
      </w:r>
      <w:r w:rsidR="00E2645E">
        <w:t>natal</w:t>
      </w:r>
      <w:r w:rsidRPr="005A75B9">
        <w:t xml:space="preserve"> streams. In addition to wild stocks within Southeast Alaska, important contributions to the total </w:t>
      </w:r>
      <w:r w:rsidR="0032776A">
        <w:t xml:space="preserve">regional </w:t>
      </w:r>
      <w:r w:rsidRPr="005A75B9">
        <w:t xml:space="preserve">harvest are made by local hatchery stocks (13 total), several transboundary rivers, and by natural systems and hatcheries on the northern British Columbia coast. </w:t>
      </w:r>
      <w:r w:rsidR="000874D1">
        <w:t>Currently</w:t>
      </w:r>
      <w:r w:rsidRPr="005A75B9">
        <w:t>, 1</w:t>
      </w:r>
      <w:r w:rsidR="000874D1">
        <w:t>3</w:t>
      </w:r>
      <w:r w:rsidRPr="005A75B9">
        <w:t xml:space="preserve"> systems or groups of systems have escapement goals, including </w:t>
      </w:r>
      <w:r w:rsidR="000874D1">
        <w:t>8</w:t>
      </w:r>
      <w:r w:rsidR="000874D1" w:rsidRPr="005A75B9">
        <w:t xml:space="preserve"> </w:t>
      </w:r>
      <w:r w:rsidRPr="005A75B9">
        <w:t>with biological escapement goals</w:t>
      </w:r>
      <w:r w:rsidR="0000439D">
        <w:t xml:space="preserve"> and </w:t>
      </w:r>
      <w:r w:rsidR="000874D1">
        <w:t>3</w:t>
      </w:r>
      <w:r w:rsidR="000874D1" w:rsidRPr="005A75B9">
        <w:t xml:space="preserve"> </w:t>
      </w:r>
      <w:r w:rsidRPr="005A75B9">
        <w:t xml:space="preserve">with </w:t>
      </w:r>
      <w:r w:rsidRPr="005A75B9">
        <w:lastRenderedPageBreak/>
        <w:t>sustainable escapement goals (Table 3; Appendix C). Most direct stock assessment occurs at two levels: full indicator stock and escapement indicator</w:t>
      </w:r>
      <w:r w:rsidR="00954633">
        <w:t xml:space="preserve"> stock</w:t>
      </w:r>
      <w:r w:rsidRPr="005A75B9">
        <w:t>.</w:t>
      </w:r>
    </w:p>
    <w:p w14:paraId="6FDCA94C" w14:textId="15B8A1D8" w:rsidR="00A2496F" w:rsidRPr="005A75B9" w:rsidRDefault="00A2496F" w:rsidP="00A2496F">
      <w:r w:rsidRPr="005A75B9">
        <w:t>Full indicator stocks</w:t>
      </w:r>
      <w:r w:rsidR="008C2FBC" w:rsidRPr="008C2FBC">
        <w:t xml:space="preserve"> </w:t>
      </w:r>
      <w:r w:rsidR="00A34C8B">
        <w:t>are monitored for spawning escapement and are coded-wire</w:t>
      </w:r>
      <w:r w:rsidR="00C55B54">
        <w:t>-</w:t>
      </w:r>
      <w:r w:rsidR="00A34C8B">
        <w:t xml:space="preserve">tagged as smolts, which provides </w:t>
      </w:r>
      <w:r w:rsidR="008C2FBC">
        <w:t xml:space="preserve">estimates of </w:t>
      </w:r>
      <w:r w:rsidR="008C2FBC" w:rsidRPr="005A75B9">
        <w:t>total adult abundance</w:t>
      </w:r>
      <w:r w:rsidR="008C2FBC">
        <w:t xml:space="preserve"> and</w:t>
      </w:r>
      <w:r w:rsidR="008C2FBC" w:rsidRPr="005A75B9">
        <w:t xml:space="preserve"> spawning escapement (including age, size, and sex)</w:t>
      </w:r>
      <w:r w:rsidR="00A34C8B">
        <w:t>,</w:t>
      </w:r>
      <w:r w:rsidR="008C2FBC">
        <w:t xml:space="preserve"> </w:t>
      </w:r>
      <w:r w:rsidRPr="005A75B9">
        <w:t xml:space="preserve">smolt production (abundance, age, and size), marine survival, fishery contributions </w:t>
      </w:r>
      <w:r w:rsidR="00E254FE">
        <w:t>(</w:t>
      </w:r>
      <w:r w:rsidRPr="005A75B9">
        <w:t>by area, gear type</w:t>
      </w:r>
      <w:r w:rsidR="00A34C8B">
        <w:t>,</w:t>
      </w:r>
      <w:r w:rsidRPr="005A75B9">
        <w:t xml:space="preserve"> and time</w:t>
      </w:r>
      <w:r w:rsidR="00E254FE">
        <w:t>)</w:t>
      </w:r>
      <w:r w:rsidRPr="005A75B9">
        <w:t xml:space="preserve">, and exploitation rates. Over time, these parameters are used to evaluate the relationship between spawning escapement and production and to establish biological escapement goals that produce maximum sustained yield. Annual estimates </w:t>
      </w:r>
      <w:r w:rsidR="00C55B54">
        <w:t xml:space="preserve">for these parameters </w:t>
      </w:r>
      <w:r w:rsidRPr="005A75B9">
        <w:t xml:space="preserve">extend from the early 1980s for </w:t>
      </w:r>
      <w:r w:rsidR="000874D1">
        <w:t>four</w:t>
      </w:r>
      <w:r w:rsidR="000874D1" w:rsidRPr="005A75B9">
        <w:t xml:space="preserve"> </w:t>
      </w:r>
      <w:r w:rsidRPr="005A75B9">
        <w:t>systems (Auke Creek, Berners River, Hugh Smith Lake</w:t>
      </w:r>
      <w:r w:rsidR="00236532">
        <w:t>, and Ford Arm Creek, the latter of which is no longer monitored</w:t>
      </w:r>
      <w:r w:rsidRPr="005A75B9">
        <w:t xml:space="preserve">) and were later expanded to include the </w:t>
      </w:r>
      <w:proofErr w:type="spellStart"/>
      <w:r w:rsidRPr="005A75B9">
        <w:t>Taku</w:t>
      </w:r>
      <w:proofErr w:type="spellEnd"/>
      <w:r w:rsidRPr="005A75B9">
        <w:t xml:space="preserve"> River in 1992</w:t>
      </w:r>
      <w:r w:rsidR="004F4374">
        <w:t xml:space="preserve"> and the </w:t>
      </w:r>
      <w:proofErr w:type="spellStart"/>
      <w:r w:rsidR="004F4374">
        <w:t>Chilkat</w:t>
      </w:r>
      <w:proofErr w:type="spellEnd"/>
      <w:r w:rsidR="004F4374">
        <w:t xml:space="preserve"> River in 2000</w:t>
      </w:r>
      <w:r w:rsidRPr="005A75B9">
        <w:t xml:space="preserve">. </w:t>
      </w:r>
    </w:p>
    <w:p w14:paraId="7F57AEF5" w14:textId="5DD9BD85" w:rsidR="00A2496F" w:rsidRPr="005A75B9" w:rsidRDefault="003B27D8" w:rsidP="00A2496F">
      <w:r w:rsidRPr="003B27D8">
        <w:t xml:space="preserve">In addition to the full indicator stocks, a systematic escapement survey program was developed to assess coho salmon spawning abundance in individual streams and aggregates of index streams. </w:t>
      </w:r>
      <w:r w:rsidR="00A2496F" w:rsidRPr="005A75B9">
        <w:t xml:space="preserve">Escapement indicators have been established in the Haines, </w:t>
      </w:r>
      <w:r w:rsidR="00A34C8B">
        <w:t xml:space="preserve">Juneau, </w:t>
      </w:r>
      <w:r w:rsidR="00A2496F" w:rsidRPr="005A75B9">
        <w:t>Sitka, Ketchika</w:t>
      </w:r>
      <w:r w:rsidR="00A34C8B">
        <w:t xml:space="preserve">n, and Yakutat areas where foot, </w:t>
      </w:r>
      <w:r w:rsidR="00A2496F" w:rsidRPr="005A75B9">
        <w:t>helicopter</w:t>
      </w:r>
      <w:r w:rsidR="00A34C8B">
        <w:t>, or boat</w:t>
      </w:r>
      <w:r w:rsidR="00A2496F" w:rsidRPr="005A75B9">
        <w:t xml:space="preserve"> surveys are systematically conducted. Escapement goals for surveyed streams near Sitka and Ketchikan apply to the sum of peak survey counts on aggregate</w:t>
      </w:r>
      <w:r w:rsidR="00A34C8B">
        <w:t>s</w:t>
      </w:r>
      <w:r w:rsidR="00A2496F" w:rsidRPr="005A75B9">
        <w:t xml:space="preserve"> of streams in each area (5 near Sitka and 14 near Ketchikan). Only peak survey counts that meet standards for timing, survey conditions, and completeness are included in the indices, and statistical interpolations are made for missing counts on individual streams to maintain comparability of the index across years. In the Juneau and Yakutat areas, survey-based escapement goals apply to individual streams (</w:t>
      </w:r>
      <w:r w:rsidR="000874D1">
        <w:t>two</w:t>
      </w:r>
      <w:r w:rsidR="000874D1" w:rsidRPr="005A75B9">
        <w:t xml:space="preserve"> </w:t>
      </w:r>
      <w:r w:rsidR="00A2496F" w:rsidRPr="005A75B9">
        <w:t xml:space="preserve">near Juneau and </w:t>
      </w:r>
      <w:r w:rsidR="000874D1">
        <w:t>three</w:t>
      </w:r>
      <w:r w:rsidR="000874D1" w:rsidRPr="005A75B9">
        <w:t xml:space="preserve"> </w:t>
      </w:r>
      <w:r w:rsidR="00A2496F" w:rsidRPr="005A75B9">
        <w:t xml:space="preserve">near Yakutat). In the Haines area, peak survey counts </w:t>
      </w:r>
      <w:r w:rsidR="00A34C8B">
        <w:t>at</w:t>
      </w:r>
      <w:r w:rsidR="00A2496F" w:rsidRPr="005A75B9">
        <w:t xml:space="preserve"> </w:t>
      </w:r>
      <w:r w:rsidR="000874D1">
        <w:t>four</w:t>
      </w:r>
      <w:r w:rsidR="000874D1" w:rsidRPr="005A75B9">
        <w:t xml:space="preserve"> </w:t>
      </w:r>
      <w:r w:rsidR="00A2496F" w:rsidRPr="005A75B9">
        <w:t xml:space="preserve">tributaries are expanded to estimate total escapement to the </w:t>
      </w:r>
      <w:proofErr w:type="spellStart"/>
      <w:r w:rsidR="00A2496F" w:rsidRPr="005A75B9">
        <w:t>Chilkat</w:t>
      </w:r>
      <w:proofErr w:type="spellEnd"/>
      <w:r w:rsidR="00A2496F" w:rsidRPr="005A75B9">
        <w:t xml:space="preserve"> River.</w:t>
      </w:r>
    </w:p>
    <w:p w14:paraId="61DFF200" w14:textId="77777777" w:rsidR="00A2496F" w:rsidRPr="005A75B9" w:rsidRDefault="00A2496F" w:rsidP="00A2496F">
      <w:pPr>
        <w:pStyle w:val="Heading3"/>
      </w:pPr>
      <w:bookmarkStart w:id="87" w:name="_Toc51147310"/>
      <w:r w:rsidRPr="005A75B9">
        <w:t>Pink Salmon</w:t>
      </w:r>
      <w:bookmarkEnd w:id="87"/>
    </w:p>
    <w:p w14:paraId="09CF7EEA" w14:textId="77777777" w:rsidR="0030098F" w:rsidRDefault="0030098F" w:rsidP="0030098F">
      <w:r>
        <w:t>Wild pink salmon spawn in more than 2,500 short, coastal streams in Southeast Alaska (</w:t>
      </w:r>
      <w:proofErr w:type="spellStart"/>
      <w:r>
        <w:t>Zadina</w:t>
      </w:r>
      <w:proofErr w:type="spellEnd"/>
      <w:r>
        <w:t xml:space="preserve"> et al. 2004). The vast majority of the pink salmon harvest takes place in mixed stock commercial fisheries in Southeast Alaska waters from Dixon Entrance, north to Cross Sound. Yakutat area pink salmon stocks are spatially segregated from the rest of Southeast Alaska and are harvested primarily in terminal, inriver commercial set gillnet fisheries (Clark 1995a). The majority (96%) of the pink salmon harvest in Southeast Alaska occurs in commercial purse seine fisheries, which are managed through extensive inseason monitoring of harvests, fishing effort, and movement of pink salmon into spawning streams (Van Alen 2000; </w:t>
      </w:r>
      <w:proofErr w:type="spellStart"/>
      <w:r>
        <w:t>Zadina</w:t>
      </w:r>
      <w:proofErr w:type="spellEnd"/>
      <w:r>
        <w:t xml:space="preserve"> et al. 2004).</w:t>
      </w:r>
    </w:p>
    <w:p w14:paraId="15EE455D" w14:textId="216CB441" w:rsidR="00A2496F" w:rsidRPr="005A75B9" w:rsidRDefault="0030098F" w:rsidP="00A2496F">
      <w:r>
        <w:t xml:space="preserve">Because pink salmon production in Southeast Alaska is broadly dispersed, assessment of escapements has been based on aerial surveys. Peak aerial survey counts of 702 streams in the region are used to generate an annual escapement measure, or index of abundance, upon which pink salmon escapement goals are based (Piston and Heinl 2020a). Southeast Alaska pink salmon are largely harvested in mixed stock fisheries, so it is not possible to allocate harvests of pink salmon to stock group of origin at any finer scale than subregion. Therefore, escapement goals for Southeast Alaska pink salmon have been established for aggregates of pink salmon runs in three broad subregions (Table 4; Appendix D; </w:t>
      </w:r>
      <w:proofErr w:type="spellStart"/>
      <w:r>
        <w:t>Zadina</w:t>
      </w:r>
      <w:proofErr w:type="spellEnd"/>
      <w:r>
        <w:t xml:space="preserve"> et al. 2004). The Southern Southeast Subregion includes 366 index streams from Sumner Strait south to Dixon Entrance (Districts 1–8), the Northern Southeast Inside Subregion includes 295 index streams located on inside waters north of Sumner Strait (Districts 9–12, 14–15, and District 13 subdistricts 51–59), and the Northern Southeast Outside Subregion includes 41 index streams located on the outside waters of Chichagof </w:t>
      </w:r>
      <w:r>
        <w:lastRenderedPageBreak/>
        <w:t>and Baranof islands in northern Southeast Alaska (District 13, excluding Peril Straits and Hoonah Sound subdistricts 51–59; Table 4; Piston and Heinl 2020a).</w:t>
      </w:r>
    </w:p>
    <w:p w14:paraId="70E7BC80" w14:textId="77777777" w:rsidR="00A2496F" w:rsidRPr="005A75B9" w:rsidRDefault="00A2496F" w:rsidP="00A2496F">
      <w:pPr>
        <w:pStyle w:val="Heading3"/>
      </w:pPr>
      <w:bookmarkStart w:id="88" w:name="_Toc51147311"/>
      <w:r w:rsidRPr="005A75B9">
        <w:t>Chum Salmon</w:t>
      </w:r>
      <w:bookmarkEnd w:id="88"/>
    </w:p>
    <w:p w14:paraId="072EA3F0" w14:textId="77777777" w:rsidR="0030098F" w:rsidRDefault="0030098F" w:rsidP="0030098F">
      <w:r>
        <w:t xml:space="preserve">There are more than 1,200 streams and rivers in Southeast Alaska for which ADF&amp;G has a record of at least one annual adult chum salmon spawning count since 1960, and counts of 1,000 or more chum salmon were obtained at approximately 450 of those streams prior to 1985 (Piston and Heinl 2020b). Of the chum salmon populations that have been consistently monitored, most have been monitored through aerial surveys, though small numbers have been monitored annually by foot surveys. Inriver fish wheel counts have been used to monitor salmon escapements to the </w:t>
      </w:r>
      <w:proofErr w:type="spellStart"/>
      <w:r>
        <w:t>Taku</w:t>
      </w:r>
      <w:proofErr w:type="spellEnd"/>
      <w:r>
        <w:t xml:space="preserve"> and </w:t>
      </w:r>
      <w:proofErr w:type="spellStart"/>
      <w:r>
        <w:t>Chilkat</w:t>
      </w:r>
      <w:proofErr w:type="spellEnd"/>
      <w:r>
        <w:t xml:space="preserve"> rivers, which are large glacial, mainland river systems. Stock-specific harvest information is not available for the vast majority of wild chum salmon stocks in Southeast Alaska, which are predominantly harvested in mixed stock fisheries. Some fall chum salmon runs are harvested directly in terminal or near-terminal fisheries, which allows for some accounting of stock-specific harvest; however, in many cases these fall-run fish also migrate through mixed stock fisheries where stock composition of the harvest may not be known.</w:t>
      </w:r>
    </w:p>
    <w:p w14:paraId="3B150C74" w14:textId="6F9002BB" w:rsidR="00A2496F" w:rsidRPr="005A75B9" w:rsidRDefault="0030098F" w:rsidP="00A2496F">
      <w:r>
        <w:t xml:space="preserve">Southeast Alaska chum salmon index streams were grouped into appropriate stock groups by area and run-timing based on marine-tagging and genetic studies (Eggers and Heinl 2008). Chum salmon populations in Southeast Alaska are generally divided into two runs based on migration timing: summer-run fish spawn during the period mid-July to mid-August and fall-run fish spawn in September or later. Southeast Alaska summer-run chum salmon index streams were grouped into three stock groups that comprise aggregates of index streams across broad subregions, upon which lower bound sustainable escapement goals are based (Table 5; Appendix E; Piston and Heinl 2020b): the Southern Southeast Subregion includes 15 index streams (Districts 1–7); the Northern Southeast Inside Subregion includes 63 index streams (Districts 8–12, 14–15, and District 13 subdistricts 51–59); and the Northern Southeast Outside Subregion includes nine index streams (District 13, excluding Peril Straits and Hoonah Sound subdistricts 51–59). Southeast Alaska fall-run chum salmon index streams were grouped into stocks that support terminal commercial fisheries or have supported fisheries in the past. Fall-run stocks with sustainable escapement goals include Cholmondeley Sound, Security Bay, Port Camden, Excursion Inlet, and the </w:t>
      </w:r>
      <w:proofErr w:type="spellStart"/>
      <w:r>
        <w:t>Chilkat</w:t>
      </w:r>
      <w:proofErr w:type="spellEnd"/>
      <w:r>
        <w:t xml:space="preserve"> River (Table 5; Appendix E).</w:t>
      </w:r>
    </w:p>
    <w:p w14:paraId="318B8F37" w14:textId="77777777" w:rsidR="000B1498" w:rsidRPr="005A75B9" w:rsidRDefault="00D10928" w:rsidP="00CD312E">
      <w:pPr>
        <w:pStyle w:val="Heading2"/>
      </w:pPr>
      <w:bookmarkStart w:id="89" w:name="_Toc51147312"/>
      <w:r w:rsidRPr="005A75B9">
        <w:t>Escapement Goal Recommendations</w:t>
      </w:r>
      <w:bookmarkEnd w:id="89"/>
    </w:p>
    <w:p w14:paraId="5201F8FC" w14:textId="6AE95D8A" w:rsidR="00493149" w:rsidRDefault="004D60AA" w:rsidP="003A5EBE">
      <w:r w:rsidRPr="004D60AA">
        <w:t xml:space="preserve">The Southeast escapement goal review committee recommended that </w:t>
      </w:r>
      <w:r w:rsidR="004064A0">
        <w:t>2 of the 47 existing</w:t>
      </w:r>
      <w:r w:rsidR="00421FB6">
        <w:t xml:space="preserve"> </w:t>
      </w:r>
      <w:r w:rsidRPr="004D60AA">
        <w:t xml:space="preserve">escapement goals </w:t>
      </w:r>
      <w:r w:rsidR="00F12DBE">
        <w:t>be change</w:t>
      </w:r>
      <w:r w:rsidR="00B365A1">
        <w:t>d</w:t>
      </w:r>
      <w:r w:rsidR="00AE7395">
        <w:t xml:space="preserve"> or</w:t>
      </w:r>
      <w:r w:rsidR="00F12DBE">
        <w:t xml:space="preserve"> re</w:t>
      </w:r>
      <w:r w:rsidR="00B54996">
        <w:t>placed</w:t>
      </w:r>
      <w:r w:rsidR="003A5EBE">
        <w:t xml:space="preserve"> (</w:t>
      </w:r>
      <w:proofErr w:type="spellStart"/>
      <w:r w:rsidR="00BE1459">
        <w:t>Taku</w:t>
      </w:r>
      <w:proofErr w:type="spellEnd"/>
      <w:r w:rsidR="00BE1459">
        <w:t xml:space="preserve"> River sockeye salmon and </w:t>
      </w:r>
      <w:proofErr w:type="spellStart"/>
      <w:r w:rsidR="00BE1459">
        <w:t>Situk</w:t>
      </w:r>
      <w:proofErr w:type="spellEnd"/>
      <w:r w:rsidR="00BE1459">
        <w:t xml:space="preserve"> River </w:t>
      </w:r>
      <w:proofErr w:type="spellStart"/>
      <w:r w:rsidR="00BE1459">
        <w:t>coho</w:t>
      </w:r>
      <w:proofErr w:type="spellEnd"/>
      <w:r w:rsidR="00BE1459">
        <w:t xml:space="preserve"> salmon; </w:t>
      </w:r>
      <w:r w:rsidR="003A5EBE">
        <w:t>Tables 1−</w:t>
      </w:r>
      <w:r w:rsidR="00DD16C2">
        <w:t>5</w:t>
      </w:r>
      <w:r w:rsidR="003A5EBE">
        <w:t>)</w:t>
      </w:r>
      <w:r w:rsidR="004D7C90">
        <w:t xml:space="preserve">. </w:t>
      </w:r>
      <w:r w:rsidR="00493149" w:rsidRPr="005A75B9">
        <w:t xml:space="preserve">Summaries of these </w:t>
      </w:r>
      <w:r w:rsidR="006A440E">
        <w:t>specific</w:t>
      </w:r>
      <w:r w:rsidR="00421FB6">
        <w:t xml:space="preserve"> reviews and</w:t>
      </w:r>
      <w:r w:rsidR="006A440E">
        <w:t xml:space="preserve"> </w:t>
      </w:r>
      <w:r w:rsidR="00493149" w:rsidRPr="005A75B9">
        <w:t xml:space="preserve">recommendations are provided </w:t>
      </w:r>
      <w:r w:rsidR="006A440E">
        <w:t xml:space="preserve">in the accounts </w:t>
      </w:r>
      <w:r w:rsidR="00493149" w:rsidRPr="005A75B9">
        <w:t xml:space="preserve">below. </w:t>
      </w:r>
      <w:r w:rsidR="00AE7395" w:rsidRPr="00AE7395">
        <w:t>Escapement goal reviews conducted for several additional stocks (</w:t>
      </w:r>
      <w:proofErr w:type="spellStart"/>
      <w:r w:rsidR="00AE7395" w:rsidRPr="00AE7395">
        <w:t>Chilkoot</w:t>
      </w:r>
      <w:proofErr w:type="spellEnd"/>
      <w:r w:rsidR="00AE7395" w:rsidRPr="00AE7395">
        <w:t xml:space="preserve">, </w:t>
      </w:r>
      <w:proofErr w:type="spellStart"/>
      <w:r w:rsidR="00AE7395" w:rsidRPr="00AE7395">
        <w:t>Speel</w:t>
      </w:r>
      <w:proofErr w:type="spellEnd"/>
      <w:r w:rsidR="00AE7395" w:rsidRPr="00AE7395">
        <w:t xml:space="preserve">, and Redoubt lake sockeye salmon) are also </w:t>
      </w:r>
      <w:r w:rsidR="002332F6">
        <w:t>documented</w:t>
      </w:r>
      <w:r w:rsidR="00AE7395" w:rsidRPr="00AE7395">
        <w:t xml:space="preserve"> below, though no changes were subsequently recommended to those escapement goals. </w:t>
      </w:r>
      <w:r w:rsidR="00F364D0">
        <w:t>Escapement g</w:t>
      </w:r>
      <w:r w:rsidR="00F364D0" w:rsidRPr="005A75B9">
        <w:t xml:space="preserve">oals not </w:t>
      </w:r>
      <w:commentRangeStart w:id="90"/>
      <w:del w:id="91" w:author="Heinl, Steve (DFG)" w:date="2020-12-22T11:35:00Z">
        <w:r w:rsidR="00F364D0" w:rsidRPr="005A75B9" w:rsidDel="000A2119">
          <w:delText xml:space="preserve">listed </w:delText>
        </w:r>
      </w:del>
      <w:ins w:id="92" w:author="Heinl, Steve (DFG)" w:date="2020-12-22T11:35:00Z">
        <w:r w:rsidR="000A2119">
          <w:t>presented</w:t>
        </w:r>
        <w:r w:rsidR="000A2119" w:rsidRPr="005A75B9">
          <w:t xml:space="preserve"> </w:t>
        </w:r>
        <w:commentRangeEnd w:id="90"/>
        <w:r w:rsidR="000A2119">
          <w:rPr>
            <w:rStyle w:val="CommentReference"/>
          </w:rPr>
          <w:commentReference w:id="90"/>
        </w:r>
      </w:ins>
      <w:r w:rsidR="00F364D0">
        <w:t>below</w:t>
      </w:r>
      <w:r w:rsidR="00F364D0" w:rsidRPr="005A75B9">
        <w:t xml:space="preserve"> remain</w:t>
      </w:r>
      <w:r w:rsidR="00F364D0">
        <w:t>ed</w:t>
      </w:r>
      <w:r w:rsidR="00F364D0" w:rsidRPr="005A75B9">
        <w:t xml:space="preserve"> status quo.</w:t>
      </w:r>
      <w:r w:rsidR="00AE7395" w:rsidRPr="00AE7395">
        <w:t xml:space="preserve"> </w:t>
      </w:r>
    </w:p>
    <w:p w14:paraId="59739464" w14:textId="77777777" w:rsidR="00534143" w:rsidRDefault="00534143" w:rsidP="00E64856">
      <w:pPr>
        <w:pStyle w:val="Heading3"/>
      </w:pPr>
      <w:bookmarkStart w:id="93" w:name="_Toc51147313"/>
      <w:proofErr w:type="spellStart"/>
      <w:r>
        <w:t>Taku</w:t>
      </w:r>
      <w:proofErr w:type="spellEnd"/>
      <w:r>
        <w:t xml:space="preserve"> River Sockeye Salmon:</w:t>
      </w:r>
      <w:bookmarkEnd w:id="93"/>
    </w:p>
    <w:p w14:paraId="4210AB67" w14:textId="08F3B169" w:rsidR="00534143" w:rsidRDefault="00534143" w:rsidP="00534143">
      <w:r>
        <w:t xml:space="preserve">The </w:t>
      </w:r>
      <w:proofErr w:type="spellStart"/>
      <w:r>
        <w:t>Taku</w:t>
      </w:r>
      <w:proofErr w:type="spellEnd"/>
      <w:r>
        <w:t xml:space="preserve"> River is a transboundary river system that originates in the Stikine plateau of northwestern British Columbia and terminates at </w:t>
      </w:r>
      <w:proofErr w:type="spellStart"/>
      <w:r>
        <w:t>Taku</w:t>
      </w:r>
      <w:proofErr w:type="spellEnd"/>
      <w:r>
        <w:t xml:space="preserve"> Inlet, approximately 30 km northeast of Juneau, Alaska. The river produces one of the larger runs of sockeye salmon harvested in Southeast Alaska. Canadian-origin </w:t>
      </w:r>
      <w:proofErr w:type="spellStart"/>
      <w:r>
        <w:t>Taku</w:t>
      </w:r>
      <w:proofErr w:type="spellEnd"/>
      <w:r>
        <w:t xml:space="preserve"> River salmon runs are jointly managed by ADF&amp;G, Fisheries and </w:t>
      </w:r>
      <w:r>
        <w:lastRenderedPageBreak/>
        <w:t xml:space="preserve">Oceans Canada (DFO), and the </w:t>
      </w:r>
      <w:proofErr w:type="spellStart"/>
      <w:r>
        <w:t>Taku</w:t>
      </w:r>
      <w:proofErr w:type="spellEnd"/>
      <w:r>
        <w:t xml:space="preserve"> River Tlingit First Nation as outlined in Chapter 1, Annex IV of the Pacific Salmon Treaty (treaty). Provisions of the treaty establish conservation and harvest sharing objectives for Canadian-origin </w:t>
      </w:r>
      <w:proofErr w:type="spellStart"/>
      <w:r>
        <w:t>Taku</w:t>
      </w:r>
      <w:proofErr w:type="spellEnd"/>
      <w:r>
        <w:t xml:space="preserve"> River sockeye salmon, which are managed as an aggregate run. (Hereafter, references to </w:t>
      </w:r>
      <w:proofErr w:type="spellStart"/>
      <w:r>
        <w:t>Taku</w:t>
      </w:r>
      <w:proofErr w:type="spellEnd"/>
      <w:r>
        <w:t xml:space="preserve"> River sockeye salmon and associated escapement goals refer specifically to fish of Canadian origin.) Based on current (2009–2018) assessment methods, the inriver run has averaged 13</w:t>
      </w:r>
      <w:r w:rsidR="00493532">
        <w:t>0</w:t>
      </w:r>
      <w:r>
        <w:t>,</w:t>
      </w:r>
      <w:r w:rsidR="00493532">
        <w:t>7</w:t>
      </w:r>
      <w:r>
        <w:t>00 fish over the past decade and the terminal run, which includes marine harvest (in U.S. District 111), has averaged 1</w:t>
      </w:r>
      <w:r w:rsidR="00493532">
        <w:t>8</w:t>
      </w:r>
      <w:r>
        <w:t>9,</w:t>
      </w:r>
      <w:r w:rsidR="00493532">
        <w:t>7</w:t>
      </w:r>
      <w:r>
        <w:t>00 fish. The harvest rate has averaged 4</w:t>
      </w:r>
      <w:r w:rsidR="00493532">
        <w:t>2</w:t>
      </w:r>
      <w:r>
        <w:t>%, resulting in average spawning escapements of 1</w:t>
      </w:r>
      <w:r w:rsidR="00493532">
        <w:t>10</w:t>
      </w:r>
      <w:r>
        <w:t xml:space="preserve">,000 fish that spawn throughout the Canadian portions of the drainage in both river and lake habitats. An aggregate escapement goal range of 71,000 to 80,000 fish was established by the </w:t>
      </w:r>
      <w:r w:rsidR="00147597">
        <w:t>TTC</w:t>
      </w:r>
      <w:r>
        <w:t xml:space="preserve"> of the Pacific Salmon Commission (PSC) in 1985. The goal was based on professional judgment and was long considered an “interim” goal (TTC 2014). In 2003, the department classified the goal as a sustainable escapement goal (Geiger et al. 2004).</w:t>
      </w:r>
    </w:p>
    <w:p w14:paraId="148C578D" w14:textId="07E9BECC" w:rsidR="00534143" w:rsidRDefault="00534143" w:rsidP="00534143">
      <w:proofErr w:type="spellStart"/>
      <w:r>
        <w:t>Inriver</w:t>
      </w:r>
      <w:proofErr w:type="spellEnd"/>
      <w:r>
        <w:t xml:space="preserve"> abundance of </w:t>
      </w:r>
      <w:proofErr w:type="spellStart"/>
      <w:r>
        <w:t>Taku</w:t>
      </w:r>
      <w:proofErr w:type="spellEnd"/>
      <w:r>
        <w:t xml:space="preserve"> River sockeye salmon is estimated annually through a two-event mark–recapture project that takes place in the lower </w:t>
      </w:r>
      <w:proofErr w:type="spellStart"/>
      <w:r>
        <w:t>Taku</w:t>
      </w:r>
      <w:proofErr w:type="spellEnd"/>
      <w:r>
        <w:t xml:space="preserve"> River near the U.S./Canada border. Fish are tagged (Event 1) near Canyon Island, in the U.S. portion of the lower </w:t>
      </w:r>
      <w:proofErr w:type="spellStart"/>
      <w:r>
        <w:t>Taku</w:t>
      </w:r>
      <w:proofErr w:type="spellEnd"/>
      <w:r>
        <w:t xml:space="preserve"> River and, a short distance upriver, catches in the Canadian commercial fishery are sampled (Event 2) for marked and unmarked fish. Radio telemetry studies conducted in 1984, 2015, 2017, and 2018 identified that roughly 22% of the tags released in Event 1 were not available for capture and sampling in Event 2, and this loss of tags resulted in estimates of escapement that were biased high (TTC 2019). As a result, the PSC directed the </w:t>
      </w:r>
      <w:r w:rsidR="00147597">
        <w:t>TTC</w:t>
      </w:r>
      <w:r>
        <w:t xml:space="preserve"> to account for this bias, revise historical estimates and datasets, and perform a detailed spawner-recruit analysis to facilitate development of a biologically-based escapement goal. An updated interim </w:t>
      </w:r>
      <w:proofErr w:type="spellStart"/>
      <w:r>
        <w:t>Taku</w:t>
      </w:r>
      <w:proofErr w:type="spellEnd"/>
      <w:r>
        <w:t xml:space="preserve"> River escapement objective of 55,000 to 62,000 fish was bilaterally approved for the 2019 fishing season, based on a 22% adjustment of the historical escapement goal range of 71,000 to 80,000 fish (TTC 2019). In addition, the most recent provisions of the treaty called for development of a bilaterally approved maximum sustainable yield escapement goal to be established prior to the 2020 fishing season, based on the revised historical estimates and datasets and updated spawner-recruit analysis.</w:t>
      </w:r>
    </w:p>
    <w:p w14:paraId="67077A7C" w14:textId="0CB35243" w:rsidR="00534143" w:rsidRDefault="00534143" w:rsidP="00534143">
      <w:r>
        <w:t xml:space="preserve">A </w:t>
      </w:r>
      <w:proofErr w:type="spellStart"/>
      <w:r>
        <w:t>Taku</w:t>
      </w:r>
      <w:proofErr w:type="spellEnd"/>
      <w:r>
        <w:t xml:space="preserve"> River Sockeye Working Group (working group) consisting of representatives from DFO, the department, and the </w:t>
      </w:r>
      <w:proofErr w:type="spellStart"/>
      <w:r>
        <w:t>Taku</w:t>
      </w:r>
      <w:proofErr w:type="spellEnd"/>
      <w:r>
        <w:t xml:space="preserve"> River Tlingit First Nation was created to accomplish this work. Over a two-year period, the working group reviewed the stock assessment program and historical data (</w:t>
      </w:r>
      <w:proofErr w:type="spellStart"/>
      <w:r>
        <w:t>Pestal</w:t>
      </w:r>
      <w:proofErr w:type="spellEnd"/>
      <w:r>
        <w:t xml:space="preserve"> et al. 2020) and conducted a detailed spawner-recruit analysis using revised mark–recapture estimates of abundance (Miller and </w:t>
      </w:r>
      <w:proofErr w:type="spellStart"/>
      <w:r>
        <w:t>Pestal</w:t>
      </w:r>
      <w:proofErr w:type="spellEnd"/>
      <w:r>
        <w:t xml:space="preserve"> 2020). Analyses conducted by the working group were reviewed and ultimately approved by the Canadian Science Advisory Secretariat in November 2019. Results were further reviewed and approved by the </w:t>
      </w:r>
      <w:r w:rsidR="00147597">
        <w:t>TTC</w:t>
      </w:r>
      <w:r>
        <w:t xml:space="preserve"> and two expert reviewers (Mr. Robert Clark, retired ADF&amp;G Fisheries Scientist and consultant from the U.S., and Dr. Carl Schwarz, Professor Emeritus</w:t>
      </w:r>
      <w:r w:rsidR="008240D3">
        <w:t>,</w:t>
      </w:r>
      <w:r>
        <w:t xml:space="preserve"> Simon Fraser University</w:t>
      </w:r>
      <w:r w:rsidR="008240D3">
        <w:t>,</w:t>
      </w:r>
      <w:r>
        <w:t xml:space="preserve"> and consulting biometrician from Canada).</w:t>
      </w:r>
    </w:p>
    <w:p w14:paraId="2C90C933" w14:textId="1FDEBEA8" w:rsidR="0036141C" w:rsidRPr="00764D85" w:rsidRDefault="00534143" w:rsidP="00534143">
      <w:pPr>
        <w:rPr>
          <w:bCs/>
        </w:rPr>
      </w:pPr>
      <w:r w:rsidRPr="000A0AC0">
        <w:rPr>
          <w:b/>
          <w:bCs/>
        </w:rPr>
        <w:t>Escapement goal review:</w:t>
      </w:r>
      <w:r>
        <w:t xml:space="preserve"> Revised </w:t>
      </w:r>
      <w:proofErr w:type="spellStart"/>
      <w:r>
        <w:t>Taku</w:t>
      </w:r>
      <w:proofErr w:type="spellEnd"/>
      <w:r>
        <w:t xml:space="preserve"> River </w:t>
      </w:r>
      <w:r w:rsidR="00147597">
        <w:t xml:space="preserve">sockeye </w:t>
      </w:r>
      <w:r>
        <w:t xml:space="preserve">salmon spawner-recruit data from run years 1980 to 2018 were analyzed using a Bayesian age-structured state-space spawner-recruit model that included a one year-lag autoregressive component as outlined by Miller and </w:t>
      </w:r>
      <w:proofErr w:type="spellStart"/>
      <w:r>
        <w:t>Pestal</w:t>
      </w:r>
      <w:proofErr w:type="spellEnd"/>
      <w:r>
        <w:t xml:space="preserve"> (2020). The </w:t>
      </w:r>
      <w:proofErr w:type="spellStart"/>
      <w:r>
        <w:t>Taku</w:t>
      </w:r>
      <w:proofErr w:type="spellEnd"/>
      <w:r>
        <w:t xml:space="preserve"> working group recommended a biological escapement goal range of 40,000 to 75,000 wild sockeye salmon. Escapements within this range are estimated to provide a 92% and 43% probability of achieving at least 80% of maximum sustained yield at the lower and upper bounds, respectively, and a 93% probability of achieving at least 80% of maximum sustained yield at the escapement estimated to provide maximum sustained yield, </w:t>
      </w:r>
      <w:r w:rsidRPr="00534143">
        <w:rPr>
          <w:i/>
          <w:iCs/>
        </w:rPr>
        <w:t>S</w:t>
      </w:r>
      <w:r w:rsidRPr="00534143">
        <w:rPr>
          <w:vertAlign w:val="subscript"/>
        </w:rPr>
        <w:t>MSY</w:t>
      </w:r>
      <w:r>
        <w:t xml:space="preserve"> (43,857 fish; 95% CI </w:t>
      </w:r>
      <w:r>
        <w:lastRenderedPageBreak/>
        <w:t>28,830–130,640 fish) (</w:t>
      </w:r>
      <w:r w:rsidRPr="00106953">
        <w:t>Figure 1;</w:t>
      </w:r>
      <w:r>
        <w:t xml:space="preserve"> Miller and </w:t>
      </w:r>
      <w:proofErr w:type="spellStart"/>
      <w:r>
        <w:t>Pestal</w:t>
      </w:r>
      <w:proofErr w:type="spellEnd"/>
      <w:r>
        <w:t xml:space="preserve"> 2020). This range accounts for uncertainty in the spawner-recruit relationship and the minimal contrast observed within the time series of historical escapement estimates (the 1980–2014 maximum estimate divided by the minimum estimate = 3.8). The escapement goal range also includes the median estimate of spawner abundance that maximizes sustained yield, </w:t>
      </w:r>
      <w:r w:rsidRPr="00534143">
        <w:rPr>
          <w:i/>
          <w:iCs/>
        </w:rPr>
        <w:t>S</w:t>
      </w:r>
      <w:r w:rsidRPr="00534143">
        <w:rPr>
          <w:vertAlign w:val="subscript"/>
        </w:rPr>
        <w:t>MSY</w:t>
      </w:r>
      <w:r>
        <w:t xml:space="preserve">. The recommended escapement goal is consistent with Canada’s Wild Salmon Policy and the Alaska </w:t>
      </w:r>
      <w:r w:rsidRPr="00106953">
        <w:rPr>
          <w:i/>
          <w:iCs/>
        </w:rPr>
        <w:t>Policy for the Management of Sustainable Salmon Fisheries</w:t>
      </w:r>
      <w:r>
        <w:t xml:space="preserve">, and it meets the treaty directive for establishing a maximum sustained yield escapement goal. The escapement goal range and a management objective of 58,000 fish (representing the midpoint of the escapement goal range) was adopted by the PSC Transboundary River Panel prior to the start of the 2020 fishing season (TTC 2020). </w:t>
      </w:r>
      <w:r w:rsidRPr="00534143">
        <w:rPr>
          <w:b/>
          <w:bCs/>
        </w:rPr>
        <w:t>The escapement goal committee recommended adopting the bilaterally approved biological escapement goal range of 40,000–75,000 wild sockeye salmon, assessed annually through U.S.-Canada mark–recapture and radio telemetry programs.</w:t>
      </w:r>
      <w:ins w:id="94" w:author="Heinl, Steve (DFG)" w:date="2020-12-22T10:45:00Z">
        <w:r w:rsidR="00764D85">
          <w:rPr>
            <w:b/>
            <w:bCs/>
          </w:rPr>
          <w:t xml:space="preserve"> </w:t>
        </w:r>
      </w:ins>
      <w:commentRangeStart w:id="95"/>
      <w:ins w:id="96" w:author="Heinl, Steve (DFG)" w:date="2020-12-22T10:50:00Z">
        <w:r w:rsidR="00764D85">
          <w:rPr>
            <w:bCs/>
          </w:rPr>
          <w:t xml:space="preserve">See Miller and </w:t>
        </w:r>
        <w:proofErr w:type="spellStart"/>
        <w:r w:rsidR="00764D85">
          <w:rPr>
            <w:bCs/>
          </w:rPr>
          <w:t>Pestal</w:t>
        </w:r>
        <w:proofErr w:type="spellEnd"/>
        <w:r w:rsidR="00764D85">
          <w:rPr>
            <w:bCs/>
          </w:rPr>
          <w:t xml:space="preserve"> (2020) for a</w:t>
        </w:r>
      </w:ins>
      <w:ins w:id="97" w:author="Heinl, Steve (DFG)" w:date="2020-12-22T10:45:00Z">
        <w:r w:rsidR="00764D85" w:rsidRPr="00764D85">
          <w:rPr>
            <w:bCs/>
          </w:rPr>
          <w:t xml:space="preserve">dditional </w:t>
        </w:r>
      </w:ins>
      <w:ins w:id="98" w:author="Heinl, Steve (DFG)" w:date="2020-12-22T10:46:00Z">
        <w:r w:rsidR="00764D85" w:rsidRPr="00764D85">
          <w:rPr>
            <w:bCs/>
          </w:rPr>
          <w:t>deta</w:t>
        </w:r>
        <w:r w:rsidR="00764D85">
          <w:rPr>
            <w:bCs/>
          </w:rPr>
          <w:t xml:space="preserve">ils </w:t>
        </w:r>
      </w:ins>
      <w:ins w:id="99" w:author="Heinl, Steve (DFG)" w:date="2020-12-22T10:49:00Z">
        <w:r w:rsidR="00764D85">
          <w:rPr>
            <w:bCs/>
          </w:rPr>
          <w:t>regarding the escapement goal analysi</w:t>
        </w:r>
      </w:ins>
      <w:ins w:id="100" w:author="Heinl, Steve (DFG)" w:date="2020-12-22T10:51:00Z">
        <w:r w:rsidR="00764D85">
          <w:rPr>
            <w:bCs/>
          </w:rPr>
          <w:t>s</w:t>
        </w:r>
      </w:ins>
      <w:ins w:id="101" w:author="Heinl, Steve (DFG)" w:date="2020-12-22T11:04:00Z">
        <w:r w:rsidR="000A149E">
          <w:rPr>
            <w:bCs/>
          </w:rPr>
          <w:t xml:space="preserve"> for </w:t>
        </w:r>
        <w:proofErr w:type="spellStart"/>
        <w:r w:rsidR="000A149E">
          <w:rPr>
            <w:bCs/>
          </w:rPr>
          <w:t>Taku</w:t>
        </w:r>
        <w:proofErr w:type="spellEnd"/>
        <w:r w:rsidR="000A149E">
          <w:rPr>
            <w:bCs/>
          </w:rPr>
          <w:t xml:space="preserve"> River sockeye salmon</w:t>
        </w:r>
      </w:ins>
      <w:ins w:id="102" w:author="Heinl, Steve (DFG)" w:date="2020-12-22T10:51:00Z">
        <w:r w:rsidR="00764D85">
          <w:rPr>
            <w:bCs/>
          </w:rPr>
          <w:t>.</w:t>
        </w:r>
      </w:ins>
      <w:commentRangeEnd w:id="95"/>
      <w:ins w:id="103" w:author="Heinl, Steve (DFG)" w:date="2020-12-22T10:52:00Z">
        <w:r w:rsidR="00764D85">
          <w:rPr>
            <w:rStyle w:val="CommentReference"/>
          </w:rPr>
          <w:commentReference w:id="95"/>
        </w:r>
      </w:ins>
    </w:p>
    <w:p w14:paraId="302D03A1" w14:textId="2587ADBC" w:rsidR="00534143" w:rsidRDefault="00534143" w:rsidP="00E53293">
      <w:pPr>
        <w:jc w:val="center"/>
      </w:pPr>
      <w:r>
        <w:rPr>
          <w:noProof/>
        </w:rPr>
        <w:lastRenderedPageBreak/>
        <w:drawing>
          <wp:inline distT="0" distB="0" distL="0" distR="0" wp14:anchorId="0F54166A" wp14:editId="27EC9F26">
            <wp:extent cx="5486400" cy="6400800"/>
            <wp:effectExtent l="19050" t="19050" r="19050" b="19050"/>
            <wp:docPr id="8315852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a:ln w="6350">
                      <a:solidFill>
                        <a:sysClr val="windowText" lastClr="000000"/>
                      </a:solidFill>
                    </a:ln>
                  </pic:spPr>
                </pic:pic>
              </a:graphicData>
            </a:graphic>
          </wp:inline>
        </w:drawing>
      </w:r>
    </w:p>
    <w:p w14:paraId="474B03E6" w14:textId="7A16D420" w:rsidR="00C11E0F" w:rsidRDefault="00534143" w:rsidP="00106953">
      <w:pPr>
        <w:pStyle w:val="Caption"/>
      </w:pPr>
      <w:bookmarkStart w:id="104" w:name="_Toc51147335"/>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1</w:t>
      </w:r>
      <w:r w:rsidR="00C0127A">
        <w:rPr>
          <w:noProof/>
        </w:rPr>
        <w:fldChar w:fldCharType="end"/>
      </w:r>
      <w:r w:rsidRPr="00534143">
        <w:t xml:space="preserve">.–Overfishing profiles (OFPs), optimal recruitment profiles (ORPs), and optimal yield profiles (OYPs) for </w:t>
      </w:r>
      <w:proofErr w:type="spellStart"/>
      <w:r w:rsidRPr="00534143">
        <w:t>Taku</w:t>
      </w:r>
      <w:proofErr w:type="spellEnd"/>
      <w:r w:rsidRPr="00534143">
        <w:t xml:space="preserve"> River sockeye salmon. </w:t>
      </w:r>
      <w:commentRangeStart w:id="105"/>
      <w:r w:rsidRPr="00534143" w:rsidDel="00C11E0F">
        <w:t>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bilaterally approved biological escapement goal range of 40,000 to 75,000 spawners.</w:t>
      </w:r>
      <w:bookmarkEnd w:id="104"/>
      <w:commentRangeEnd w:id="105"/>
      <w:r w:rsidR="00C11E0F" w:rsidDel="00C11E0F">
        <w:rPr>
          <w:rStyle w:val="CommentReference"/>
        </w:rPr>
        <w:commentReference w:id="105"/>
      </w:r>
    </w:p>
    <w:p w14:paraId="583818BE" w14:textId="0CFDB1D3" w:rsidR="00534143" w:rsidRDefault="00534143" w:rsidP="004C312C">
      <w:pPr>
        <w:pStyle w:val="Caption"/>
      </w:pPr>
      <w:r>
        <w:br w:type="page"/>
      </w:r>
    </w:p>
    <w:p w14:paraId="4C7FE6E3" w14:textId="77777777" w:rsidR="00534143" w:rsidRDefault="00534143" w:rsidP="00E64856">
      <w:pPr>
        <w:pStyle w:val="Heading3"/>
      </w:pPr>
      <w:bookmarkStart w:id="106" w:name="_Toc51147314"/>
      <w:r>
        <w:lastRenderedPageBreak/>
        <w:t>Chilkoot Lake Sockeye Salmon</w:t>
      </w:r>
      <w:bookmarkEnd w:id="106"/>
    </w:p>
    <w:p w14:paraId="61C975F8" w14:textId="6EAC639A" w:rsidR="00534143" w:rsidRDefault="00534143" w:rsidP="00534143">
      <w:r>
        <w:t>Chilkoot Lake, located on mainland Alaska approximately 13 km northeast of Haines, supports one of the largest sockeye salmon runs in Southeast Alaska (Eggers et al. 2009</w:t>
      </w:r>
      <w:r w:rsidR="00D87478">
        <w:t>b</w:t>
      </w:r>
      <w:r>
        <w:t>). Chilkoot Lake sockeye salmon are primarily harvested in the District 15 commercial drift gillnet fishery in northern Lynn Canal. Smaller, but unknown, portions of this run are also harvested in purse seine fisheries that target pink salmon in Icy and northern Chatham straits (</w:t>
      </w:r>
      <w:proofErr w:type="spellStart"/>
      <w:r>
        <w:t>Ingledue</w:t>
      </w:r>
      <w:proofErr w:type="spellEnd"/>
      <w:r>
        <w:t xml:space="preserve"> 1989; Gilk-Baumer et al. 2015). In addition, several thousand Chilkoot Lake sockeye salmon are harvested in subsistence and sport fisheries each year. Escapements have been assessed annually with a weir located on the Chilkoot River since 1976. Escapements have ranged from 7,177 (1995) to 140,378 (2019) fish, with a median escapement of 73,872 fish (1976–2019). </w:t>
      </w:r>
      <w:r w:rsidRPr="003F6C8A">
        <w:t>Mark–recapture studies conducted in 12 years produced escapement estimates that averaged 1.73 times greater than weir counts; there is some uncertainty, however, about the extent to which weir counts under-represent escapement or if mark–recapture methods might result in significant overestimates (Bachman et al. 2014).</w:t>
      </w:r>
      <w:r>
        <w:t xml:space="preserve"> Stock-composition of the commercial sockeye salmon harvest in District 15 was determined from scale-pattern analysis from 1976 to 2016 (McPherson 1990; Bednarski et al. 2016) and </w:t>
      </w:r>
      <w:r w:rsidR="008240D3">
        <w:t xml:space="preserve">from </w:t>
      </w:r>
      <w:r>
        <w:t>genetic stock identification since 2017 (Zeiser et al. 2019). Estimated annual harvests of Chilkoot Lake sockeye salmon ranged from 2,838 (1998) to 327,323 (1987) fish, with a median harvest of 60,215 fish and estimated harvest rates of 4–84% (median 46%; 1976–2019).</w:t>
      </w:r>
    </w:p>
    <w:p w14:paraId="08BF8D54" w14:textId="0F39E63F" w:rsidR="00534143" w:rsidRDefault="00534143" w:rsidP="00534143">
      <w:r>
        <w:t>The current sustainable escapement goal range of 38,000–86,000 sockeye salmon was established in 2009, based on stock-recruit analysis of the 1976–2003 brood years (Eggers et al. 2009</w:t>
      </w:r>
      <w:r w:rsidR="00D87478">
        <w:t>b</w:t>
      </w:r>
      <w:r>
        <w:t>). Eggers et al. (2009</w:t>
      </w:r>
      <w:r w:rsidR="00D87478">
        <w:t>b</w:t>
      </w:r>
      <w:r>
        <w:t>) used an autoregressive Ricker model optimized using maximum likelihood, and the recommended escapement goal range was expected to produce at least 90% of maximum sustained yield over the long term. Eggers et al. (2009</w:t>
      </w:r>
      <w:r w:rsidR="00D87478">
        <w:t>b</w:t>
      </w:r>
      <w:r>
        <w:t>) opted for a sustainable goal rather than a biological goal due to the uncertainty in harvest and escapement estimates and large fluctuations in the productivity of this system over time, possibly as a result of density dependence of juvenile sockeye salmon in Chilkoot Lake in association with environmental drivers.</w:t>
      </w:r>
    </w:p>
    <w:p w14:paraId="379D8803" w14:textId="1AC5F733" w:rsidR="00534143" w:rsidRDefault="00534143" w:rsidP="00534143">
      <w:r>
        <w:t>Brenner et al. (2018) reviewed and updated Chilkoot Lake sockeye salmon stock assessment information with escapement and return data from brood years 1976–2010. Similar to the Eggers et al. (2009</w:t>
      </w:r>
      <w:r w:rsidR="007100FA">
        <w:t>b</w:t>
      </w:r>
      <w:r>
        <w:t xml:space="preserve">) analysis, significant correlation of recruitment parameters at a lag of 1 year dictated the use of an autoregressive Ricker model (AR1) and the updated analysis was constructed in a Bayesian framework. Based on analysis results from Brenner et al. (2018), the escapement goal review committee recommended maintaining the existing sustainable escapement goal of 38,000–86,000 fish; a range of escapements estimated to provide a 57–93% probability of achieving at least 80% of maximum sustained yield, and a 39–85% probability of achieving at least 90% of maximum sustained yield, with the highest probabilities of achieving maximum yield at escapements of around 53,000 fish. Brenner et al. (2018) concluded that a somewhat narrower range of escapements would increase the probability of achieving maximum sustainable yield. For example, escapements of 36,000–72,000 fish would result in an 80% probability of achieving at least 80% of maximum sustained yield. </w:t>
      </w:r>
    </w:p>
    <w:p w14:paraId="5411DC0C" w14:textId="694A9892" w:rsidR="00534143" w:rsidRDefault="00534143" w:rsidP="00534143">
      <w:r w:rsidRPr="000A0AC0">
        <w:rPr>
          <w:b/>
          <w:bCs/>
        </w:rPr>
        <w:t>Escapement Goal Review:</w:t>
      </w:r>
      <w:r>
        <w:t xml:space="preserve"> For this review, the AR1 Ricker model (Brenner et al. 2018) was updated to see if incorporating brood year returns from recent very large escapements in 2012 (118,166 fish) and 2014 (105,713 fish) resulted in changes to parameter estimates and management reference points, such as the escapement expected to produce maximum sustained yield, </w:t>
      </w:r>
      <w:r w:rsidRPr="00534143">
        <w:rPr>
          <w:i/>
          <w:iCs/>
        </w:rPr>
        <w:t>S</w:t>
      </w:r>
      <w:r w:rsidRPr="00534143">
        <w:rPr>
          <w:vertAlign w:val="subscript"/>
        </w:rPr>
        <w:t>MSY</w:t>
      </w:r>
      <w:r>
        <w:t xml:space="preserve">. This analysis produced an estimate of </w:t>
      </w:r>
      <w:r w:rsidRPr="00534143">
        <w:rPr>
          <w:i/>
          <w:iCs/>
        </w:rPr>
        <w:t>S</w:t>
      </w:r>
      <w:r w:rsidRPr="00534143">
        <w:rPr>
          <w:vertAlign w:val="subscript"/>
        </w:rPr>
        <w:t>MSY</w:t>
      </w:r>
      <w:r>
        <w:t xml:space="preserve"> (52,739 fish) and probabilities of achieving at least 80% and 90% of MSY </w:t>
      </w:r>
      <w:r w:rsidR="003E0AB0" w:rsidRPr="00106953">
        <w:t>(Figure 2)</w:t>
      </w:r>
      <w:r w:rsidR="003E0AB0">
        <w:t xml:space="preserve"> </w:t>
      </w:r>
      <w:r>
        <w:t xml:space="preserve">that were nearly identical to the analysis of Brenner et al. (2018). </w:t>
      </w:r>
      <w:r w:rsidRPr="00534143">
        <w:rPr>
          <w:b/>
          <w:bCs/>
        </w:rPr>
        <w:lastRenderedPageBreak/>
        <w:t xml:space="preserve">Based on these results, the escapement goal committee recommended maintaining the current sustainable escapement goal range of 38,000–86,000 sockeye salmon, counted annually at the Chilkoot River weir. </w:t>
      </w:r>
      <w:r>
        <w:t>The current escapement goal range is consistent with management considerations and sustained yield as defined in the sustainable salmon fisheries policy. A very large escapement in 2019 (140,378 fish; the largest escapement on record) will provide additional information about the productivity of this stock once recruits are fully realized in 2025.</w:t>
      </w:r>
      <w:ins w:id="107" w:author="Heinl, Steve (DFG)" w:date="2020-12-22T11:03:00Z">
        <w:r w:rsidR="002F7182" w:rsidRPr="002F7182">
          <w:t xml:space="preserve"> </w:t>
        </w:r>
        <w:commentRangeStart w:id="108"/>
        <w:r w:rsidR="002F7182" w:rsidRPr="002F7182">
          <w:t xml:space="preserve">See </w:t>
        </w:r>
        <w:r w:rsidR="002F7182">
          <w:t>Brenner et al.</w:t>
        </w:r>
        <w:r w:rsidR="002F7182" w:rsidRPr="002F7182">
          <w:t xml:space="preserve"> (20</w:t>
        </w:r>
      </w:ins>
      <w:ins w:id="109" w:author="Heinl, Steve (DFG)" w:date="2020-12-22T11:04:00Z">
        <w:r w:rsidR="002F7182">
          <w:t>18</w:t>
        </w:r>
      </w:ins>
      <w:ins w:id="110" w:author="Heinl, Steve (DFG)" w:date="2020-12-22T11:03:00Z">
        <w:r w:rsidR="002F7182" w:rsidRPr="002F7182">
          <w:t xml:space="preserve">) for additional details regarding </w:t>
        </w:r>
      </w:ins>
      <w:ins w:id="111" w:author="Heinl, Steve (DFG)" w:date="2020-12-22T11:05:00Z">
        <w:r w:rsidR="000A149E">
          <w:t xml:space="preserve">the </w:t>
        </w:r>
      </w:ins>
      <w:ins w:id="112" w:author="Heinl, Steve (DFG)" w:date="2020-12-22T11:03:00Z">
        <w:r w:rsidR="002F7182" w:rsidRPr="002F7182">
          <w:t>escapement goal analysis</w:t>
        </w:r>
      </w:ins>
      <w:ins w:id="113" w:author="Heinl, Steve (DFG)" w:date="2020-12-22T11:04:00Z">
        <w:r w:rsidR="000A149E">
          <w:t xml:space="preserve"> for Chilkoot Lake sockeye salmon</w:t>
        </w:r>
      </w:ins>
      <w:ins w:id="114" w:author="Heinl, Steve (DFG)" w:date="2020-12-22T11:03:00Z">
        <w:r w:rsidR="002F7182" w:rsidRPr="002F7182">
          <w:t>.</w:t>
        </w:r>
      </w:ins>
      <w:commentRangeEnd w:id="108"/>
      <w:ins w:id="115" w:author="Heinl, Steve (DFG)" w:date="2020-12-22T11:05:00Z">
        <w:r w:rsidR="000A149E">
          <w:rPr>
            <w:rStyle w:val="CommentReference"/>
          </w:rPr>
          <w:commentReference w:id="108"/>
        </w:r>
      </w:ins>
    </w:p>
    <w:p w14:paraId="0A853A35" w14:textId="3416B109" w:rsidR="003E0AB0" w:rsidRDefault="003E0AB0">
      <w:pPr>
        <w:spacing w:after="0"/>
        <w:jc w:val="left"/>
      </w:pPr>
      <w:r>
        <w:br w:type="page"/>
      </w:r>
    </w:p>
    <w:p w14:paraId="2741D7B3" w14:textId="196886EE" w:rsidR="003E0AB0" w:rsidRDefault="003E0AB0" w:rsidP="00E53293">
      <w:pPr>
        <w:jc w:val="center"/>
      </w:pPr>
      <w:r>
        <w:rPr>
          <w:noProof/>
        </w:rPr>
        <w:lastRenderedPageBreak/>
        <w:drawing>
          <wp:inline distT="0" distB="0" distL="0" distR="0" wp14:anchorId="3A7196F8" wp14:editId="1C3BC4B7">
            <wp:extent cx="5477256" cy="6391656"/>
            <wp:effectExtent l="19050" t="19050" r="28575" b="9525"/>
            <wp:docPr id="3326397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7256" cy="6391656"/>
                    </a:xfrm>
                    <a:prstGeom prst="rect">
                      <a:avLst/>
                    </a:prstGeom>
                    <a:ln w="6350">
                      <a:solidFill>
                        <a:sysClr val="windowText" lastClr="000000"/>
                      </a:solidFill>
                    </a:ln>
                  </pic:spPr>
                </pic:pic>
              </a:graphicData>
            </a:graphic>
          </wp:inline>
        </w:drawing>
      </w:r>
    </w:p>
    <w:p w14:paraId="5A0D14ED" w14:textId="083F2D0C" w:rsidR="003E0AB0" w:rsidRDefault="003E0AB0" w:rsidP="003E0AB0">
      <w:pPr>
        <w:pStyle w:val="Caption"/>
      </w:pPr>
      <w:bookmarkStart w:id="116" w:name="_Toc51147336"/>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2</w:t>
      </w:r>
      <w:r w:rsidR="00C0127A">
        <w:rPr>
          <w:noProof/>
        </w:rPr>
        <w:fldChar w:fldCharType="end"/>
      </w:r>
      <w:r w:rsidRPr="003E0AB0">
        <w:t xml:space="preserve">.–Overfishing profiles (OFPs), optimal recruitment profiles (ORPs), and optimal yield profiles (OYPs) for Chilkoot Lake sockeye salmon. </w:t>
      </w:r>
      <w:r w:rsidRPr="003E0AB0" w:rsidDel="00983D62">
        <w:t>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current sustainable escapement goal range of 38,000 to 86,000 spawners.</w:t>
      </w:r>
      <w:bookmarkEnd w:id="116"/>
    </w:p>
    <w:p w14:paraId="39A5E962" w14:textId="2CF71AD0" w:rsidR="003E0AB0" w:rsidRDefault="003E0AB0">
      <w:pPr>
        <w:spacing w:after="0"/>
        <w:jc w:val="left"/>
      </w:pPr>
      <w:r>
        <w:br w:type="page"/>
      </w:r>
    </w:p>
    <w:p w14:paraId="406FF95B" w14:textId="77777777" w:rsidR="003E0AB0" w:rsidRDefault="003E0AB0" w:rsidP="00E64856">
      <w:pPr>
        <w:pStyle w:val="Heading3"/>
      </w:pPr>
      <w:bookmarkStart w:id="117" w:name="_Toc51147315"/>
      <w:commentRangeStart w:id="118"/>
      <w:commentRangeStart w:id="119"/>
      <w:commentRangeStart w:id="120"/>
      <w:proofErr w:type="spellStart"/>
      <w:r>
        <w:lastRenderedPageBreak/>
        <w:t>Speel</w:t>
      </w:r>
      <w:proofErr w:type="spellEnd"/>
      <w:r>
        <w:t xml:space="preserve"> Lake Sockeye Salmon</w:t>
      </w:r>
      <w:bookmarkEnd w:id="117"/>
      <w:commentRangeEnd w:id="118"/>
      <w:r w:rsidR="004A7B8B">
        <w:rPr>
          <w:rStyle w:val="CommentReference"/>
          <w:b w:val="0"/>
        </w:rPr>
        <w:commentReference w:id="118"/>
      </w:r>
      <w:commentRangeEnd w:id="119"/>
      <w:r w:rsidR="00932766">
        <w:rPr>
          <w:rStyle w:val="CommentReference"/>
          <w:b w:val="0"/>
        </w:rPr>
        <w:commentReference w:id="119"/>
      </w:r>
      <w:commentRangeEnd w:id="120"/>
      <w:r w:rsidR="00B9500B">
        <w:rPr>
          <w:rStyle w:val="CommentReference"/>
          <w:b w:val="0"/>
        </w:rPr>
        <w:commentReference w:id="120"/>
      </w:r>
    </w:p>
    <w:p w14:paraId="22BDE05E" w14:textId="1AD1BF26" w:rsidR="003E0AB0" w:rsidRDefault="003E0AB0" w:rsidP="003E0AB0">
      <w:proofErr w:type="spellStart"/>
      <w:r>
        <w:t>Speel</w:t>
      </w:r>
      <w:proofErr w:type="spellEnd"/>
      <w:r>
        <w:t xml:space="preserve"> Lake is located on the mainland in </w:t>
      </w:r>
      <w:proofErr w:type="spellStart"/>
      <w:r>
        <w:t>Speel</w:t>
      </w:r>
      <w:proofErr w:type="spellEnd"/>
      <w:r>
        <w:t xml:space="preserve"> Arm, Port Snettisham, approximately 50 km southeast of Juneau, Alaska. The lake supports a small run of sockeye salmon, which is harvested primarily in the District 11 commercial drift gillnet fishery in </w:t>
      </w:r>
      <w:proofErr w:type="spellStart"/>
      <w:r>
        <w:t>Taku</w:t>
      </w:r>
      <w:proofErr w:type="spellEnd"/>
      <w:r>
        <w:t xml:space="preserve"> Inlet, Stephens Passage, and Port Snettisham. Management of the District 11 fishery is based primarily on the abundance of wild </w:t>
      </w:r>
      <w:proofErr w:type="spellStart"/>
      <w:r>
        <w:t>Taku</w:t>
      </w:r>
      <w:proofErr w:type="spellEnd"/>
      <w:r>
        <w:t xml:space="preserve"> River sockeye and coho salmon, as specified in the Pacific Salmon Treaty, and the </w:t>
      </w:r>
      <w:proofErr w:type="spellStart"/>
      <w:r>
        <w:t>Speel</w:t>
      </w:r>
      <w:proofErr w:type="spellEnd"/>
      <w:r>
        <w:t xml:space="preserve"> Lake sockeye salmon run accounts for a very small portion of the harvest. Since the late 1990s, wild </w:t>
      </w:r>
      <w:proofErr w:type="spellStart"/>
      <w:r>
        <w:t>Speel</w:t>
      </w:r>
      <w:proofErr w:type="spellEnd"/>
      <w:r>
        <w:t xml:space="preserve"> Lake sockeye salmon have also been harvested in terminal hatchery fisheries conducted in </w:t>
      </w:r>
      <w:proofErr w:type="spellStart"/>
      <w:r>
        <w:t>Speel</w:t>
      </w:r>
      <w:proofErr w:type="spellEnd"/>
      <w:r>
        <w:t xml:space="preserve"> Arm to harvest Snettisham Hatchery sockeye salmon runs. Hatchery production is managed in accordance with the </w:t>
      </w:r>
      <w:r w:rsidRPr="003E0AB0">
        <w:rPr>
          <w:i/>
          <w:iCs/>
        </w:rPr>
        <w:t>District 11: Snettisham Hatchery Salmon Management Plan</w:t>
      </w:r>
      <w:r>
        <w:t xml:space="preserve"> (5 AAC 33.378), which requires ADF&amp;G to conduct common property harvests in the </w:t>
      </w:r>
      <w:proofErr w:type="spellStart"/>
      <w:r>
        <w:t>Speel</w:t>
      </w:r>
      <w:proofErr w:type="spellEnd"/>
      <w:r>
        <w:t xml:space="preserve"> Arm special harvest area by limiting time and area through emergency order authority to protect and sustain production of wild sockeye salmon runs. </w:t>
      </w:r>
      <w:proofErr w:type="spellStart"/>
      <w:r>
        <w:t>Speel</w:t>
      </w:r>
      <w:proofErr w:type="spellEnd"/>
      <w:r>
        <w:t xml:space="preserve"> Lake sockeye salmon harvests have been estimated annually since 1986 (except 1991) in conjunction with U.S./Canada programs to identify stock-specific harvests in the District 11 drift gillnet fishery. Escapements have been enumerated annually at an adult counting weir at the outlet of the lake in all but two years since 1983 (the weir has been operated by Douglas Island Pink and Chum, Inc. since 1996). Weir counts during most of the 1980s and 1990s underestimated the escapement, however, due to early removal of the weir (Heinl et al 2014</w:t>
      </w:r>
      <w:r w:rsidR="00146947">
        <w:t>b</w:t>
      </w:r>
      <w:r>
        <w:t xml:space="preserve">). </w:t>
      </w:r>
    </w:p>
    <w:p w14:paraId="6955347D" w14:textId="64112B4C" w:rsidR="003E0AB0" w:rsidRDefault="003E0AB0" w:rsidP="003E0AB0">
      <w:r>
        <w:t>The current sustainable escapement goal range of 4,000–9,000 sockeye salmon was established in 2015 based on a spawner-recruit analysis of total runs from 1983 to 2011 (Heinl et al. 2014</w:t>
      </w:r>
      <w:r w:rsidR="00146947">
        <w:t>b</w:t>
      </w:r>
      <w:r>
        <w:t>). A Bayesian age-structured state-space model was used to assess uncertainty introduced by serial correlation, measurement error in escapement estimates (due to expanded historical weir counts), and missing data (including two years of missing escapement data, 1993–1994; four years of missing harvest data, 1983–1985, 1991; and six years of missing age composition data, 1983–1985, 1991, 1993, 1994). The escapement expected to produce maximum sustained yield (</w:t>
      </w:r>
      <w:r w:rsidRPr="003E0AB0">
        <w:rPr>
          <w:i/>
          <w:iCs/>
        </w:rPr>
        <w:t>S</w:t>
      </w:r>
      <w:r w:rsidRPr="003E0AB0">
        <w:rPr>
          <w:vertAlign w:val="subscript"/>
        </w:rPr>
        <w:t>MSY</w:t>
      </w:r>
      <w:r>
        <w:t xml:space="preserve">) was estimated to be 6,200 spawners (95% CI: 3,900–21,000 spawners), and there was an estimated 73% probability of achieving at least 80% of MSY at the lower bound </w:t>
      </w:r>
      <w:commentRangeStart w:id="121"/>
      <w:ins w:id="122" w:author="Heinl, Steve (DFG)" w:date="2020-12-21T12:34:00Z">
        <w:r w:rsidR="00BD0A69">
          <w:t xml:space="preserve">(4,000 spawners) and an estimated 60% probability of achieving at least 80% of MSY at the upper bound (9,000 spawners) </w:t>
        </w:r>
      </w:ins>
      <w:r>
        <w:t>of the escapement goal range</w:t>
      </w:r>
      <w:del w:id="123" w:author="Heinl, Steve (DFG)" w:date="2020-12-21T12:35:00Z">
        <w:r w:rsidDel="00BD0A69">
          <w:delText xml:space="preserve"> (4,000 spawners)</w:delText>
        </w:r>
      </w:del>
      <w:r>
        <w:t>.</w:t>
      </w:r>
      <w:commentRangeEnd w:id="121"/>
      <w:r w:rsidR="00F733D0">
        <w:rPr>
          <w:rStyle w:val="CommentReference"/>
        </w:rPr>
        <w:commentReference w:id="121"/>
      </w:r>
    </w:p>
    <w:p w14:paraId="04CB7E0C" w14:textId="39CCFD43" w:rsidR="003E0AB0" w:rsidRPr="00106953" w:rsidRDefault="003E0AB0" w:rsidP="003E0AB0">
      <w:r w:rsidRPr="000A0AC0">
        <w:rPr>
          <w:b/>
          <w:bCs/>
        </w:rPr>
        <w:t>Escapement Goal Review:</w:t>
      </w:r>
      <w:r>
        <w:t xml:space="preserve"> For this review, the Bayesian age-structured state-space model was updated to include run years 2012–2019. </w:t>
      </w:r>
      <w:commentRangeStart w:id="124"/>
      <w:ins w:id="125" w:author="Heinl, Steve (DFG)" w:date="2020-12-22T11:00:00Z">
        <w:r w:rsidR="002F7182">
          <w:t>(</w:t>
        </w:r>
      </w:ins>
      <w:bookmarkStart w:id="126" w:name="_Hlk59540431"/>
      <w:ins w:id="127" w:author="Heinl, Steve (DFG)" w:date="2020-12-22T10:55:00Z">
        <w:r w:rsidR="002F7182">
          <w:t xml:space="preserve">Note that </w:t>
        </w:r>
      </w:ins>
      <w:ins w:id="128" w:author="Heinl, Steve (DFG)" w:date="2020-12-22T10:58:00Z">
        <w:r w:rsidR="002F7182">
          <w:t xml:space="preserve">since this review included </w:t>
        </w:r>
      </w:ins>
      <w:ins w:id="129" w:author="Heinl, Steve (DFG)" w:date="2020-12-22T11:00:00Z">
        <w:r w:rsidR="002F7182">
          <w:t>eight</w:t>
        </w:r>
      </w:ins>
      <w:ins w:id="130" w:author="Heinl, Steve (DFG)" w:date="2020-12-22T10:59:00Z">
        <w:r w:rsidR="002F7182">
          <w:t xml:space="preserve"> additional years of data, we have provided </w:t>
        </w:r>
      </w:ins>
      <w:ins w:id="131" w:author="Heinl, Steve (DFG)" w:date="2020-12-22T11:42:00Z">
        <w:r w:rsidR="00B9500B">
          <w:t xml:space="preserve">a </w:t>
        </w:r>
      </w:ins>
      <w:ins w:id="132" w:author="Heinl, Steve (DFG)" w:date="2020-12-22T10:59:00Z">
        <w:r w:rsidR="002F7182">
          <w:t xml:space="preserve">more detailed </w:t>
        </w:r>
      </w:ins>
      <w:ins w:id="133" w:author="Heinl, Steve (DFG)" w:date="2020-12-22T11:01:00Z">
        <w:r w:rsidR="002F7182">
          <w:t>overview</w:t>
        </w:r>
      </w:ins>
      <w:ins w:id="134" w:author="Heinl, Steve (DFG)" w:date="2020-12-22T11:41:00Z">
        <w:r w:rsidR="00B9500B">
          <w:t xml:space="preserve"> here</w:t>
        </w:r>
      </w:ins>
      <w:ins w:id="135" w:author="Heinl, Steve (DFG)" w:date="2020-12-22T11:42:00Z">
        <w:r w:rsidR="00B9500B">
          <w:t xml:space="preserve"> compared to </w:t>
        </w:r>
      </w:ins>
      <w:ins w:id="136" w:author="Heinl, Steve (DFG)" w:date="2020-12-22T14:37:00Z">
        <w:r w:rsidR="00FD4B0B">
          <w:t xml:space="preserve">the </w:t>
        </w:r>
      </w:ins>
      <w:proofErr w:type="spellStart"/>
      <w:ins w:id="137" w:author="Heinl, Steve (DFG)" w:date="2020-12-22T11:48:00Z">
        <w:r w:rsidR="00220BCC">
          <w:t>Taku</w:t>
        </w:r>
        <w:proofErr w:type="spellEnd"/>
        <w:r w:rsidR="00220BCC">
          <w:t xml:space="preserve"> and </w:t>
        </w:r>
        <w:proofErr w:type="spellStart"/>
        <w:r w:rsidR="00220BCC">
          <w:t>Chilkoot</w:t>
        </w:r>
        <w:proofErr w:type="spellEnd"/>
        <w:r w:rsidR="00220BCC">
          <w:t xml:space="preserve"> </w:t>
        </w:r>
      </w:ins>
      <w:ins w:id="138" w:author="Heinl, Steve (DFG)" w:date="2020-12-22T11:49:00Z">
        <w:r w:rsidR="00220BCC">
          <w:t>sockeye salmon analyses</w:t>
        </w:r>
      </w:ins>
      <w:ins w:id="139" w:author="Heinl, Steve (DFG)" w:date="2020-12-22T14:37:00Z">
        <w:r w:rsidR="00FD4B0B">
          <w:t xml:space="preserve">, which </w:t>
        </w:r>
      </w:ins>
      <w:ins w:id="140" w:author="Heinl, Steve (DFG)" w:date="2020-12-22T11:01:00Z">
        <w:r w:rsidR="002F7182">
          <w:t>were recently documented in standalone reports.)</w:t>
        </w:r>
      </w:ins>
      <w:ins w:id="141" w:author="Heinl, Steve (DFG)" w:date="2020-12-22T10:55:00Z">
        <w:r w:rsidR="002F7182">
          <w:t xml:space="preserve"> </w:t>
        </w:r>
      </w:ins>
      <w:commentRangeEnd w:id="124"/>
      <w:ins w:id="142" w:author="Heinl, Steve (DFG)" w:date="2020-12-22T11:01:00Z">
        <w:r w:rsidR="002F7182">
          <w:rPr>
            <w:rStyle w:val="CommentReference"/>
          </w:rPr>
          <w:commentReference w:id="124"/>
        </w:r>
      </w:ins>
      <w:bookmarkEnd w:id="126"/>
      <w:r>
        <w:t xml:space="preserve">Estimated model parameters and management reference points were imprecise for this stock, as indicated by large credible intervals </w:t>
      </w:r>
      <w:r w:rsidRPr="00106953">
        <w:t xml:space="preserve">(Table </w:t>
      </w:r>
      <w:r w:rsidR="00493532" w:rsidRPr="00106953">
        <w:t>7</w:t>
      </w:r>
      <w:r w:rsidRPr="00106953">
        <w:t xml:space="preserve">), which may be a true representation of process variation and observation error in the </w:t>
      </w:r>
      <w:proofErr w:type="spellStart"/>
      <w:r w:rsidRPr="00106953">
        <w:t>Speel</w:t>
      </w:r>
      <w:proofErr w:type="spellEnd"/>
      <w:r w:rsidRPr="00106953">
        <w:t xml:space="preserve"> Lake data set. Years with higher uncertainty corresponded to years with missing harvest or escapement data (Figures </w:t>
      </w:r>
      <w:r w:rsidR="000A0AC0" w:rsidRPr="00106953">
        <w:t>3</w:t>
      </w:r>
      <w:r w:rsidRPr="00106953">
        <w:t xml:space="preserve"> and </w:t>
      </w:r>
      <w:r w:rsidR="000A0AC0" w:rsidRPr="00106953">
        <w:t>4</w:t>
      </w:r>
      <w:r w:rsidRPr="00106953">
        <w:t>). The median estimate of ln(</w:t>
      </w:r>
      <w:r w:rsidRPr="00106953">
        <w:rPr>
          <w:rFonts w:ascii="Symbol" w:hAnsi="Symbol"/>
          <w:i/>
          <w:iCs/>
        </w:rPr>
        <w:t></w:t>
      </w:r>
      <w:r w:rsidRPr="00106953">
        <w:t xml:space="preserve">) was low at 1.24, corresponding to median productivity (recruits per spawner in the absence of density effects) of </w:t>
      </w:r>
      <w:r w:rsidRPr="00106953">
        <w:rPr>
          <w:rFonts w:ascii="Symbol" w:hAnsi="Symbol"/>
          <w:i/>
          <w:iCs/>
        </w:rPr>
        <w:t></w:t>
      </w:r>
      <w:r w:rsidRPr="00106953">
        <w:t xml:space="preserve"> = 3.45; but, the uncertainty was high (CV = 0.39 for </w:t>
      </w:r>
      <w:r w:rsidRPr="00106953">
        <w:rPr>
          <w:rFonts w:ascii="Symbol" w:hAnsi="Symbol"/>
          <w:i/>
          <w:iCs/>
        </w:rPr>
        <w:t></w:t>
      </w:r>
      <w:r w:rsidRPr="00106953">
        <w:t xml:space="preserve">) (low productivity stock is defined as </w:t>
      </w:r>
      <w:r w:rsidRPr="00106953">
        <w:rPr>
          <w:rFonts w:ascii="Symbol" w:hAnsi="Symbol"/>
          <w:i/>
          <w:iCs/>
        </w:rPr>
        <w:t></w:t>
      </w:r>
      <w:r w:rsidRPr="00106953">
        <w:t xml:space="preserve"> ≤ 4; </w:t>
      </w:r>
      <w:proofErr w:type="spellStart"/>
      <w:r w:rsidRPr="00106953">
        <w:t>Su</w:t>
      </w:r>
      <w:proofErr w:type="spellEnd"/>
      <w:r w:rsidRPr="00106953">
        <w:t xml:space="preserve"> and Peterman 2012). The median estimate of the density dependent parameter </w:t>
      </w:r>
      <w:r w:rsidRPr="00106953">
        <w:rPr>
          <w:rFonts w:ascii="Symbol" w:hAnsi="Symbol"/>
          <w:i/>
          <w:iCs/>
        </w:rPr>
        <w:t></w:t>
      </w:r>
      <w:r w:rsidRPr="00106953">
        <w:t xml:space="preserve"> was 9.38 × 10</w:t>
      </w:r>
      <w:r w:rsidRPr="00106953">
        <w:rPr>
          <w:vertAlign w:val="superscript"/>
        </w:rPr>
        <w:t>-5</w:t>
      </w:r>
      <w:r w:rsidRPr="00106953">
        <w:t xml:space="preserve">, and the uncertainty was also high (CV = 0.41; Table </w:t>
      </w:r>
      <w:r w:rsidR="00493532" w:rsidRPr="00106953">
        <w:t>7</w:t>
      </w:r>
      <w:r w:rsidRPr="00106953">
        <w:t xml:space="preserve">). Uncertainty about </w:t>
      </w:r>
      <w:r w:rsidRPr="00106953">
        <w:rPr>
          <w:rFonts w:ascii="Symbol" w:hAnsi="Symbol"/>
          <w:i/>
          <w:iCs/>
        </w:rPr>
        <w:t></w:t>
      </w:r>
      <w:r w:rsidRPr="00106953">
        <w:t xml:space="preserve"> is reflected in variability in the values of </w:t>
      </w:r>
      <w:r w:rsidRPr="00106953">
        <w:rPr>
          <w:i/>
          <w:iCs/>
        </w:rPr>
        <w:t>S</w:t>
      </w:r>
      <w:r w:rsidRPr="00106953">
        <w:t xml:space="preserve"> leading to maximum recruitment </w:t>
      </w:r>
      <w:r w:rsidRPr="00106953">
        <w:rPr>
          <w:i/>
          <w:iCs/>
        </w:rPr>
        <w:t>S</w:t>
      </w:r>
      <w:r w:rsidRPr="00106953">
        <w:rPr>
          <w:vertAlign w:val="subscript"/>
        </w:rPr>
        <w:t>MAX</w:t>
      </w:r>
      <w:r w:rsidRPr="00106953">
        <w:t xml:space="preserve"> = 1/</w:t>
      </w:r>
      <w:r w:rsidRPr="00106953">
        <w:rPr>
          <w:rFonts w:ascii="Symbol" w:hAnsi="Symbol"/>
          <w:i/>
          <w:iCs/>
        </w:rPr>
        <w:t></w:t>
      </w:r>
      <w:r w:rsidRPr="00106953">
        <w:rPr>
          <w:rFonts w:ascii="Symbol" w:hAnsi="Symbol"/>
          <w:i/>
          <w:iCs/>
        </w:rPr>
        <w:t></w:t>
      </w:r>
      <w:r w:rsidRPr="00106953">
        <w:t xml:space="preserve">, and uncertainty about equilibrium abundance, </w:t>
      </w:r>
      <w:r w:rsidRPr="00106953">
        <w:rPr>
          <w:i/>
          <w:iCs/>
        </w:rPr>
        <w:t>S</w:t>
      </w:r>
      <w:r w:rsidRPr="00106953">
        <w:rPr>
          <w:vertAlign w:val="subscript"/>
        </w:rPr>
        <w:t>EQ</w:t>
      </w:r>
      <w:r w:rsidRPr="00106953">
        <w:t xml:space="preserve">, is reflected by variability in the values of </w:t>
      </w:r>
      <w:r w:rsidRPr="00106953">
        <w:rPr>
          <w:i/>
          <w:iCs/>
        </w:rPr>
        <w:t>S</w:t>
      </w:r>
      <w:r w:rsidRPr="00106953">
        <w:t xml:space="preserve"> where the curves intersect the replacement line (Figure </w:t>
      </w:r>
      <w:r w:rsidR="000A0AC0" w:rsidRPr="00106953">
        <w:t>5</w:t>
      </w:r>
      <w:r w:rsidRPr="000A0AC0">
        <w:t xml:space="preserve">). There is high contrast in the spawner data </w:t>
      </w:r>
      <w:r w:rsidRPr="000A0AC0">
        <w:lastRenderedPageBreak/>
        <w:t xml:space="preserve">(contrast = 9; 16,104 spawners in 1990 </w:t>
      </w:r>
      <w:r w:rsidR="000A0AC0">
        <w:t>divided by</w:t>
      </w:r>
      <w:r w:rsidRPr="000A0AC0">
        <w:t xml:space="preserve"> 1,788 spawners in 2008) and a few recruits-to-spawner ratios are below 1.0 at high levels of spawning abundance (escapements &gt; 10,000 fish; years 1983, 1990, 1992). Ricker recruitment residuals (productivity residuals) are deviations in recruitment from that predicted by the Ricker spawner-recruit relationship. After controlling for density-dependent effects, these deviations reflect time-varying changes in productivity. There does not appear to be a decrease in productivity in recent years, rather productivity seems to </w:t>
      </w:r>
      <w:r w:rsidR="00493532">
        <w:t>have fluctuated</w:t>
      </w:r>
      <w:r w:rsidRPr="000A0AC0">
        <w:t xml:space="preserve"> in a random </w:t>
      </w:r>
      <w:r w:rsidRPr="00106953">
        <w:t>manner (Figure</w:t>
      </w:r>
      <w:r w:rsidR="007D1743" w:rsidRPr="00106953">
        <w:t>s</w:t>
      </w:r>
      <w:r w:rsidRPr="00106953">
        <w:t xml:space="preserve"> </w:t>
      </w:r>
      <w:r w:rsidR="007D1743" w:rsidRPr="00106953">
        <w:t>6</w:t>
      </w:r>
      <w:r w:rsidRPr="00106953">
        <w:t xml:space="preserve"> and </w:t>
      </w:r>
      <w:r w:rsidR="007D1743" w:rsidRPr="00106953">
        <w:t>7</w:t>
      </w:r>
      <w:r w:rsidRPr="00106953">
        <w:t>b), with the exception of the very poor 2013 brood year.</w:t>
      </w:r>
    </w:p>
    <w:p w14:paraId="7EDA15D7" w14:textId="0AF12C2A" w:rsidR="003E0AB0" w:rsidRDefault="003E0AB0" w:rsidP="003E0AB0">
      <w:r w:rsidRPr="00106953">
        <w:t xml:space="preserve">Escapements over the past 10 years (2010–2019) all fell within a narrow range of 3,500–6,500 fish (Figures </w:t>
      </w:r>
      <w:r w:rsidR="007D1743" w:rsidRPr="00106953">
        <w:t>3</w:t>
      </w:r>
      <w:r w:rsidRPr="00106953">
        <w:t xml:space="preserve"> and </w:t>
      </w:r>
      <w:r w:rsidR="007D1743" w:rsidRPr="00106953">
        <w:t>4</w:t>
      </w:r>
      <w:r w:rsidRPr="00106953">
        <w:t>). As a result, the additional brood years appeared to have little effect in the updated stock-recruit relationship and estimated model parameter and management reference points were very similar to those reported by Heinl et al. (2014</w:t>
      </w:r>
      <w:r w:rsidR="00146947" w:rsidRPr="00106953">
        <w:t>b</w:t>
      </w:r>
      <w:r w:rsidRPr="00106953">
        <w:t xml:space="preserve">); for example, the escapement expected to produce maximum sustained yield, </w:t>
      </w:r>
      <w:r w:rsidRPr="00106953">
        <w:rPr>
          <w:i/>
          <w:iCs/>
        </w:rPr>
        <w:t>S</w:t>
      </w:r>
      <w:r w:rsidRPr="00106953">
        <w:rPr>
          <w:vertAlign w:val="subscript"/>
        </w:rPr>
        <w:t>MSY</w:t>
      </w:r>
      <w:r w:rsidRPr="00106953">
        <w:t>, was estimated to be 5,900 fish (95% CI = 3,900–12,800 fish) in the updated analysis vs. 6,200 fish (95% CI = 3,900–21,000 fish) reported by Heinl et al. (2014</w:t>
      </w:r>
      <w:r w:rsidR="00146947" w:rsidRPr="00106953">
        <w:t>b</w:t>
      </w:r>
      <w:r w:rsidRPr="00106953">
        <w:t xml:space="preserve">). </w:t>
      </w:r>
      <w:r w:rsidRPr="00FB1527">
        <w:t>The range of escapements estimated to produce at least 90% of MSY is 3,792–8,156 fish</w:t>
      </w:r>
      <w:r w:rsidRPr="00106953">
        <w:t xml:space="preserve">, very similar to the current escapement goal range of 4,000–9,000 fish. </w:t>
      </w:r>
      <w:commentRangeStart w:id="143"/>
      <w:commentRangeStart w:id="144"/>
      <w:commentRangeStart w:id="145"/>
      <w:commentRangeStart w:id="146"/>
      <w:r w:rsidRPr="00106953">
        <w:t xml:space="preserve">At the current lower bound of 4,000 fish, there is an estimated 81% probability of achieving at least 80% of MSY (Figure </w:t>
      </w:r>
      <w:r w:rsidR="007D1743" w:rsidRPr="00106953">
        <w:t>8</w:t>
      </w:r>
      <w:r w:rsidRPr="00106953">
        <w:t>)</w:t>
      </w:r>
      <w:r>
        <w:t xml:space="preserve"> and an estimated 56% probability of achieving at least 90% of MSY.</w:t>
      </w:r>
      <w:commentRangeEnd w:id="143"/>
      <w:r w:rsidR="00813340">
        <w:rPr>
          <w:rStyle w:val="CommentReference"/>
        </w:rPr>
        <w:commentReference w:id="143"/>
      </w:r>
      <w:commentRangeEnd w:id="144"/>
      <w:r w:rsidR="00021618">
        <w:rPr>
          <w:rStyle w:val="CommentReference"/>
        </w:rPr>
        <w:commentReference w:id="144"/>
      </w:r>
      <w:commentRangeEnd w:id="145"/>
      <w:r w:rsidR="00755DE8">
        <w:rPr>
          <w:rStyle w:val="CommentReference"/>
        </w:rPr>
        <w:commentReference w:id="145"/>
      </w:r>
      <w:commentRangeEnd w:id="146"/>
      <w:r w:rsidR="00DC5857">
        <w:rPr>
          <w:rStyle w:val="CommentReference"/>
        </w:rPr>
        <w:commentReference w:id="146"/>
      </w:r>
      <w:r>
        <w:t xml:space="preserve"> </w:t>
      </w:r>
      <w:ins w:id="147" w:author="Heinl, Steve (DFG)" w:date="2020-12-21T14:05:00Z">
        <w:r w:rsidR="00DC5857">
          <w:t>At the current upper bound of 9,000 fish, there</w:t>
        </w:r>
      </w:ins>
      <w:ins w:id="148" w:author="Heinl, Steve (DFG)" w:date="2020-12-21T14:06:00Z">
        <w:r w:rsidR="00DC5857">
          <w:t xml:space="preserve"> is an estimated 57% probability of achieving at least 80% of MSY (Figure 8) and an estimated 35% probability of achieving at least 90% of MSY. </w:t>
        </w:r>
      </w:ins>
      <w:r w:rsidRPr="000A0AC0">
        <w:rPr>
          <w:b/>
          <w:bCs/>
        </w:rPr>
        <w:t xml:space="preserve">The escapement goal committee recommended maintaining the current sustainable escapement goal range of 4,000–9,000 sockeye salmon, counted annually at the </w:t>
      </w:r>
      <w:proofErr w:type="spellStart"/>
      <w:r w:rsidRPr="000A0AC0">
        <w:rPr>
          <w:b/>
          <w:bCs/>
        </w:rPr>
        <w:t>Speel</w:t>
      </w:r>
      <w:proofErr w:type="spellEnd"/>
      <w:r w:rsidRPr="000A0AC0">
        <w:rPr>
          <w:b/>
          <w:bCs/>
        </w:rPr>
        <w:t xml:space="preserve"> Lake weir.</w:t>
      </w:r>
      <w:r>
        <w:t xml:space="preserve"> It could be beneficial to future assessments if escapements were allowed to reach or exceed the upper bound of the escapement goal range (&gt; 9,000 fish) to provide additional information about the productivity of this stock.</w:t>
      </w:r>
    </w:p>
    <w:p w14:paraId="49ACCB61" w14:textId="579369F7" w:rsidR="000A0AC0" w:rsidRDefault="000A0AC0" w:rsidP="000A0AC0">
      <w:pPr>
        <w:pStyle w:val="Caption"/>
      </w:pPr>
      <w:bookmarkStart w:id="149" w:name="_Toc51147332"/>
      <w:r>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7</w:t>
      </w:r>
      <w:r w:rsidR="00C0127A">
        <w:rPr>
          <w:noProof/>
        </w:rPr>
        <w:fldChar w:fldCharType="end"/>
      </w:r>
      <w:r>
        <w:t>.</w:t>
      </w:r>
      <w:r w:rsidRPr="000A0AC0">
        <w:t xml:space="preserve">–Parameter estimates from the state-space model fitted to the </w:t>
      </w:r>
      <w:proofErr w:type="spellStart"/>
      <w:r w:rsidRPr="000A0AC0">
        <w:t>Speel</w:t>
      </w:r>
      <w:proofErr w:type="spellEnd"/>
      <w:r w:rsidRPr="000A0AC0">
        <w:t xml:space="preserve"> Lake sockeye salmon data for calendar years 1983–2019. Posterior medians are point estimates; the 2.5th and 97.5th percentiles define 95% credible intervals for the parameters.</w:t>
      </w:r>
      <w:bookmarkEnd w:id="149"/>
    </w:p>
    <w:tbl>
      <w:tblPr>
        <w:tblStyle w:val="TableGrid"/>
        <w:tblW w:w="0" w:type="auto"/>
        <w:jc w:val="center"/>
        <w:tblLook w:val="04A0" w:firstRow="1" w:lastRow="0" w:firstColumn="1" w:lastColumn="0" w:noHBand="0" w:noVBand="1"/>
      </w:tblPr>
      <w:tblGrid>
        <w:gridCol w:w="1884"/>
        <w:gridCol w:w="1882"/>
        <w:gridCol w:w="1872"/>
        <w:gridCol w:w="3339"/>
      </w:tblGrid>
      <w:tr w:rsidR="000A0AC0" w:rsidRPr="0049666F" w14:paraId="617E6B7A" w14:textId="77777777" w:rsidTr="00300454">
        <w:trPr>
          <w:trHeight w:val="302"/>
          <w:jc w:val="center"/>
        </w:trPr>
        <w:tc>
          <w:tcPr>
            <w:tcW w:w="1884" w:type="dxa"/>
            <w:tcBorders>
              <w:left w:val="nil"/>
              <w:bottom w:val="single" w:sz="4" w:space="0" w:color="auto"/>
              <w:right w:val="nil"/>
            </w:tcBorders>
            <w:vAlign w:val="bottom"/>
          </w:tcPr>
          <w:p w14:paraId="160D497E" w14:textId="77777777" w:rsidR="000A0AC0" w:rsidRPr="0049666F" w:rsidRDefault="000A0AC0" w:rsidP="00300454">
            <w:pPr>
              <w:spacing w:after="0"/>
              <w:rPr>
                <w:sz w:val="22"/>
                <w:szCs w:val="22"/>
              </w:rPr>
            </w:pPr>
            <w:r w:rsidRPr="0049666F">
              <w:rPr>
                <w:sz w:val="22"/>
                <w:szCs w:val="22"/>
              </w:rPr>
              <w:t>Parameter</w:t>
            </w:r>
          </w:p>
        </w:tc>
        <w:tc>
          <w:tcPr>
            <w:tcW w:w="1882" w:type="dxa"/>
            <w:tcBorders>
              <w:left w:val="nil"/>
              <w:bottom w:val="single" w:sz="4" w:space="0" w:color="auto"/>
              <w:right w:val="nil"/>
            </w:tcBorders>
            <w:vAlign w:val="bottom"/>
          </w:tcPr>
          <w:p w14:paraId="16C930A8" w14:textId="77777777" w:rsidR="000A0AC0" w:rsidRPr="0049666F" w:rsidRDefault="000A0AC0" w:rsidP="00300454">
            <w:pPr>
              <w:spacing w:after="0"/>
              <w:jc w:val="center"/>
              <w:rPr>
                <w:sz w:val="22"/>
                <w:szCs w:val="22"/>
              </w:rPr>
            </w:pPr>
            <w:r w:rsidRPr="0049666F">
              <w:rPr>
                <w:sz w:val="22"/>
                <w:szCs w:val="22"/>
              </w:rPr>
              <w:t>2.5th Percentile</w:t>
            </w:r>
          </w:p>
        </w:tc>
        <w:tc>
          <w:tcPr>
            <w:tcW w:w="1872" w:type="dxa"/>
            <w:tcBorders>
              <w:left w:val="nil"/>
              <w:bottom w:val="single" w:sz="4" w:space="0" w:color="auto"/>
              <w:right w:val="nil"/>
            </w:tcBorders>
            <w:vAlign w:val="bottom"/>
          </w:tcPr>
          <w:p w14:paraId="3F5C5441" w14:textId="77777777" w:rsidR="000A0AC0" w:rsidRPr="0049666F" w:rsidRDefault="000A0AC0" w:rsidP="00300454">
            <w:pPr>
              <w:spacing w:after="0"/>
              <w:jc w:val="center"/>
              <w:rPr>
                <w:sz w:val="22"/>
                <w:szCs w:val="22"/>
              </w:rPr>
            </w:pPr>
            <w:r w:rsidRPr="0049666F">
              <w:rPr>
                <w:sz w:val="22"/>
                <w:szCs w:val="22"/>
              </w:rPr>
              <w:t>Median</w:t>
            </w:r>
          </w:p>
        </w:tc>
        <w:tc>
          <w:tcPr>
            <w:tcW w:w="1881" w:type="dxa"/>
            <w:tcBorders>
              <w:left w:val="nil"/>
              <w:bottom w:val="single" w:sz="4" w:space="0" w:color="auto"/>
              <w:right w:val="nil"/>
            </w:tcBorders>
            <w:vAlign w:val="bottom"/>
          </w:tcPr>
          <w:p w14:paraId="5419166E" w14:textId="77777777" w:rsidR="000A0AC0" w:rsidRPr="0049666F" w:rsidRDefault="000A0AC0" w:rsidP="00300454">
            <w:pPr>
              <w:spacing w:after="0"/>
              <w:jc w:val="center"/>
              <w:rPr>
                <w:sz w:val="22"/>
                <w:szCs w:val="22"/>
              </w:rPr>
            </w:pPr>
            <w:r w:rsidRPr="0049666F">
              <w:rPr>
                <w:sz w:val="22"/>
                <w:szCs w:val="22"/>
              </w:rPr>
              <w:t>97.5th percentile</w:t>
            </w:r>
          </w:p>
        </w:tc>
      </w:tr>
      <w:tr w:rsidR="000A0AC0" w:rsidRPr="0049666F" w14:paraId="456AAC3A" w14:textId="77777777" w:rsidTr="00300454">
        <w:trPr>
          <w:trHeight w:val="233"/>
          <w:jc w:val="center"/>
        </w:trPr>
        <w:tc>
          <w:tcPr>
            <w:tcW w:w="1884" w:type="dxa"/>
            <w:tcBorders>
              <w:left w:val="nil"/>
              <w:bottom w:val="nil"/>
              <w:right w:val="nil"/>
            </w:tcBorders>
            <w:vAlign w:val="center"/>
          </w:tcPr>
          <w:p w14:paraId="49EE0847" w14:textId="77777777" w:rsidR="000A0AC0" w:rsidRPr="0049666F" w:rsidRDefault="000A0AC0" w:rsidP="00300454">
            <w:pPr>
              <w:spacing w:after="0"/>
              <w:rPr>
                <w:rFonts w:ascii="Symbol" w:hAnsi="Symbol"/>
                <w:i/>
                <w:iCs/>
                <w:sz w:val="22"/>
                <w:szCs w:val="22"/>
              </w:rPr>
            </w:pPr>
            <w:r w:rsidRPr="0049666F">
              <w:rPr>
                <w:rFonts w:ascii="Symbol" w:hAnsi="Symbol"/>
                <w:i/>
                <w:iCs/>
                <w:sz w:val="22"/>
                <w:szCs w:val="22"/>
              </w:rPr>
              <w:t></w:t>
            </w:r>
          </w:p>
        </w:tc>
        <w:tc>
          <w:tcPr>
            <w:tcW w:w="1882" w:type="dxa"/>
            <w:tcBorders>
              <w:left w:val="nil"/>
              <w:bottom w:val="nil"/>
              <w:right w:val="nil"/>
            </w:tcBorders>
          </w:tcPr>
          <w:p w14:paraId="4BC06748" w14:textId="77777777" w:rsidR="000A0AC0" w:rsidRPr="0049666F" w:rsidRDefault="000A0AC0" w:rsidP="00300454">
            <w:pPr>
              <w:spacing w:after="0"/>
              <w:jc w:val="center"/>
              <w:rPr>
                <w:sz w:val="22"/>
                <w:szCs w:val="22"/>
              </w:rPr>
            </w:pPr>
            <w:r w:rsidRPr="0049666F">
              <w:rPr>
                <w:sz w:val="22"/>
                <w:szCs w:val="22"/>
              </w:rPr>
              <w:t>1.95</w:t>
            </w:r>
          </w:p>
        </w:tc>
        <w:tc>
          <w:tcPr>
            <w:tcW w:w="1872" w:type="dxa"/>
            <w:tcBorders>
              <w:left w:val="nil"/>
              <w:bottom w:val="nil"/>
              <w:right w:val="nil"/>
            </w:tcBorders>
          </w:tcPr>
          <w:p w14:paraId="2F4706AE" w14:textId="77777777" w:rsidR="000A0AC0" w:rsidRPr="0049666F" w:rsidRDefault="000A0AC0" w:rsidP="00300454">
            <w:pPr>
              <w:spacing w:after="0"/>
              <w:jc w:val="center"/>
              <w:rPr>
                <w:sz w:val="22"/>
                <w:szCs w:val="22"/>
              </w:rPr>
            </w:pPr>
            <w:r w:rsidRPr="0049666F">
              <w:rPr>
                <w:sz w:val="22"/>
                <w:szCs w:val="22"/>
              </w:rPr>
              <w:t>3.45</w:t>
            </w:r>
          </w:p>
        </w:tc>
        <w:tc>
          <w:tcPr>
            <w:tcW w:w="1881" w:type="dxa"/>
            <w:tcBorders>
              <w:left w:val="nil"/>
              <w:bottom w:val="nil"/>
              <w:right w:val="nil"/>
            </w:tcBorders>
          </w:tcPr>
          <w:p w14:paraId="52D80CAA" w14:textId="77777777" w:rsidR="000A0AC0" w:rsidRPr="0049666F" w:rsidRDefault="000A0AC0" w:rsidP="00300454">
            <w:pPr>
              <w:spacing w:after="0"/>
              <w:jc w:val="center"/>
              <w:rPr>
                <w:sz w:val="22"/>
                <w:szCs w:val="22"/>
              </w:rPr>
            </w:pPr>
            <w:r w:rsidRPr="0049666F">
              <w:rPr>
                <w:sz w:val="22"/>
                <w:szCs w:val="22"/>
              </w:rPr>
              <w:t>7.31</w:t>
            </w:r>
          </w:p>
        </w:tc>
      </w:tr>
      <w:tr w:rsidR="000A0AC0" w:rsidRPr="0049666F" w14:paraId="73191EDB" w14:textId="77777777" w:rsidTr="00300454">
        <w:trPr>
          <w:trHeight w:val="153"/>
          <w:jc w:val="center"/>
        </w:trPr>
        <w:tc>
          <w:tcPr>
            <w:tcW w:w="1884" w:type="dxa"/>
            <w:tcBorders>
              <w:top w:val="nil"/>
              <w:left w:val="nil"/>
              <w:bottom w:val="nil"/>
              <w:right w:val="nil"/>
            </w:tcBorders>
            <w:vAlign w:val="center"/>
          </w:tcPr>
          <w:p w14:paraId="285DF813" w14:textId="77777777" w:rsidR="000A0AC0" w:rsidRPr="0049666F" w:rsidRDefault="000A0AC0" w:rsidP="00300454">
            <w:pPr>
              <w:spacing w:after="0"/>
              <w:rPr>
                <w:sz w:val="22"/>
                <w:szCs w:val="22"/>
              </w:rPr>
            </w:pPr>
            <w:commentRangeStart w:id="150"/>
            <w:commentRangeStart w:id="151"/>
            <w:commentRangeStart w:id="152"/>
            <w:commentRangeStart w:id="153"/>
            <w:commentRangeStart w:id="154"/>
            <w:r w:rsidRPr="0049666F">
              <w:rPr>
                <w:sz w:val="22"/>
                <w:szCs w:val="22"/>
              </w:rPr>
              <w:t>ln(</w:t>
            </w:r>
            <w:r w:rsidRPr="0049666F">
              <w:rPr>
                <w:rFonts w:ascii="Symbol" w:hAnsi="Symbol"/>
                <w:i/>
                <w:iCs/>
                <w:sz w:val="22"/>
                <w:szCs w:val="22"/>
              </w:rPr>
              <w:t></w:t>
            </w:r>
            <w:r w:rsidRPr="0049666F">
              <w:rPr>
                <w:sz w:val="22"/>
                <w:szCs w:val="22"/>
              </w:rPr>
              <w:t>)</w:t>
            </w:r>
          </w:p>
        </w:tc>
        <w:tc>
          <w:tcPr>
            <w:tcW w:w="1882" w:type="dxa"/>
            <w:tcBorders>
              <w:top w:val="nil"/>
              <w:left w:val="nil"/>
              <w:bottom w:val="nil"/>
              <w:right w:val="nil"/>
            </w:tcBorders>
          </w:tcPr>
          <w:p w14:paraId="3802C3EC" w14:textId="77777777" w:rsidR="000A0AC0" w:rsidRPr="0049666F" w:rsidRDefault="000A0AC0" w:rsidP="00300454">
            <w:pPr>
              <w:spacing w:after="0"/>
              <w:jc w:val="center"/>
              <w:rPr>
                <w:sz w:val="22"/>
                <w:szCs w:val="22"/>
              </w:rPr>
            </w:pPr>
            <w:r w:rsidRPr="0049666F">
              <w:rPr>
                <w:sz w:val="22"/>
                <w:szCs w:val="22"/>
              </w:rPr>
              <w:t>0.67</w:t>
            </w:r>
          </w:p>
        </w:tc>
        <w:tc>
          <w:tcPr>
            <w:tcW w:w="1872" w:type="dxa"/>
            <w:tcBorders>
              <w:top w:val="nil"/>
              <w:left w:val="nil"/>
              <w:bottom w:val="nil"/>
              <w:right w:val="nil"/>
            </w:tcBorders>
          </w:tcPr>
          <w:p w14:paraId="5D231876" w14:textId="77777777" w:rsidR="000A0AC0" w:rsidRPr="0049666F" w:rsidRDefault="000A0AC0" w:rsidP="00300454">
            <w:pPr>
              <w:spacing w:after="0"/>
              <w:jc w:val="center"/>
              <w:rPr>
                <w:sz w:val="22"/>
                <w:szCs w:val="22"/>
              </w:rPr>
            </w:pPr>
            <w:r w:rsidRPr="0049666F">
              <w:rPr>
                <w:sz w:val="22"/>
                <w:szCs w:val="22"/>
              </w:rPr>
              <w:t>1.24</w:t>
            </w:r>
          </w:p>
        </w:tc>
        <w:tc>
          <w:tcPr>
            <w:tcW w:w="1881" w:type="dxa"/>
            <w:tcBorders>
              <w:top w:val="nil"/>
              <w:left w:val="nil"/>
              <w:bottom w:val="nil"/>
              <w:right w:val="nil"/>
            </w:tcBorders>
          </w:tcPr>
          <w:p w14:paraId="266E5E01" w14:textId="77777777" w:rsidR="000A0AC0" w:rsidRPr="0049666F" w:rsidRDefault="000A0AC0" w:rsidP="00300454">
            <w:pPr>
              <w:spacing w:after="0"/>
              <w:jc w:val="center"/>
              <w:rPr>
                <w:sz w:val="22"/>
                <w:szCs w:val="22"/>
              </w:rPr>
            </w:pPr>
            <w:r w:rsidRPr="0049666F">
              <w:rPr>
                <w:sz w:val="22"/>
                <w:szCs w:val="22"/>
              </w:rPr>
              <w:t>1.99</w:t>
            </w:r>
            <w:commentRangeEnd w:id="150"/>
            <w:r w:rsidR="00995FF0">
              <w:rPr>
                <w:rStyle w:val="CommentReference"/>
              </w:rPr>
              <w:commentReference w:id="150"/>
            </w:r>
            <w:r w:rsidR="00172C6C">
              <w:rPr>
                <w:rStyle w:val="CommentReference"/>
              </w:rPr>
              <w:commentReference w:id="151"/>
            </w:r>
            <w:r w:rsidR="00932766">
              <w:rPr>
                <w:rStyle w:val="CommentReference"/>
              </w:rPr>
              <w:commentReference w:id="152"/>
            </w:r>
            <w:r w:rsidR="00755DE8">
              <w:rPr>
                <w:rStyle w:val="CommentReference"/>
              </w:rPr>
              <w:commentReference w:id="153"/>
            </w:r>
            <w:r w:rsidR="00DC5857">
              <w:rPr>
                <w:rStyle w:val="CommentReference"/>
              </w:rPr>
              <w:commentReference w:id="154"/>
            </w:r>
          </w:p>
        </w:tc>
      </w:tr>
      <w:commentRangeEnd w:id="151"/>
      <w:commentRangeEnd w:id="152"/>
      <w:commentRangeEnd w:id="153"/>
      <w:commentRangeEnd w:id="154"/>
      <w:tr w:rsidR="00DC5857" w:rsidRPr="0049666F" w14:paraId="5824E447" w14:textId="77777777" w:rsidTr="00300454">
        <w:trPr>
          <w:trHeight w:val="153"/>
          <w:jc w:val="center"/>
          <w:ins w:id="155" w:author="Heinl, Steve (DFG)" w:date="2020-12-21T14:08:00Z"/>
        </w:trPr>
        <w:tc>
          <w:tcPr>
            <w:tcW w:w="1884" w:type="dxa"/>
            <w:tcBorders>
              <w:top w:val="nil"/>
              <w:left w:val="nil"/>
              <w:bottom w:val="nil"/>
              <w:right w:val="nil"/>
            </w:tcBorders>
            <w:vAlign w:val="center"/>
          </w:tcPr>
          <w:p w14:paraId="09F5A55A" w14:textId="18CB76AD" w:rsidR="00DC5857" w:rsidRPr="0049666F" w:rsidRDefault="00DC5857" w:rsidP="00300454">
            <w:pPr>
              <w:spacing w:after="0"/>
              <w:rPr>
                <w:ins w:id="156" w:author="Heinl, Steve (DFG)" w:date="2020-12-21T14:08:00Z"/>
                <w:sz w:val="22"/>
                <w:szCs w:val="22"/>
              </w:rPr>
            </w:pPr>
            <w:ins w:id="157" w:author="Heinl, Steve (DFG)" w:date="2020-12-21T14:08:00Z">
              <w:r>
                <w:rPr>
                  <w:sz w:val="22"/>
                  <w:szCs w:val="22"/>
                </w:rPr>
                <w:t>Ln</w:t>
              </w:r>
              <w:r w:rsidRPr="0049666F">
                <w:rPr>
                  <w:sz w:val="22"/>
                  <w:szCs w:val="22"/>
                </w:rPr>
                <w:t>(</w:t>
              </w:r>
              <w:r w:rsidRPr="0049666F">
                <w:rPr>
                  <w:rFonts w:ascii="Symbol" w:hAnsi="Symbol"/>
                  <w:i/>
                  <w:iCs/>
                  <w:sz w:val="22"/>
                  <w:szCs w:val="22"/>
                </w:rPr>
                <w:t></w:t>
              </w:r>
              <w:r w:rsidRPr="0049666F">
                <w:rPr>
                  <w:sz w:val="22"/>
                  <w:szCs w:val="22"/>
                </w:rPr>
                <w:t>)</w:t>
              </w:r>
              <w:r>
                <w:rPr>
                  <w:sz w:val="22"/>
                  <w:szCs w:val="22"/>
                </w:rPr>
                <w:t>’</w:t>
              </w:r>
            </w:ins>
          </w:p>
        </w:tc>
        <w:tc>
          <w:tcPr>
            <w:tcW w:w="1882" w:type="dxa"/>
            <w:tcBorders>
              <w:top w:val="nil"/>
              <w:left w:val="nil"/>
              <w:bottom w:val="nil"/>
              <w:right w:val="nil"/>
            </w:tcBorders>
          </w:tcPr>
          <w:p w14:paraId="2FD51C4D" w14:textId="7927B2FB" w:rsidR="00DC5857" w:rsidRPr="0049666F" w:rsidRDefault="00DC5857" w:rsidP="00300454">
            <w:pPr>
              <w:spacing w:after="0"/>
              <w:jc w:val="center"/>
              <w:rPr>
                <w:ins w:id="158" w:author="Heinl, Steve (DFG)" w:date="2020-12-21T14:08:00Z"/>
                <w:sz w:val="22"/>
                <w:szCs w:val="22"/>
              </w:rPr>
            </w:pPr>
            <w:ins w:id="159" w:author="Heinl, Steve (DFG)" w:date="2020-12-21T14:09:00Z">
              <w:r>
                <w:rPr>
                  <w:sz w:val="22"/>
                  <w:szCs w:val="22"/>
                </w:rPr>
                <w:t>0.80</w:t>
              </w:r>
            </w:ins>
          </w:p>
        </w:tc>
        <w:tc>
          <w:tcPr>
            <w:tcW w:w="1872" w:type="dxa"/>
            <w:tcBorders>
              <w:top w:val="nil"/>
              <w:left w:val="nil"/>
              <w:bottom w:val="nil"/>
              <w:right w:val="nil"/>
            </w:tcBorders>
          </w:tcPr>
          <w:p w14:paraId="1DAB8F11" w14:textId="3BFDD3DA" w:rsidR="00DC5857" w:rsidRPr="0049666F" w:rsidRDefault="00DC5857" w:rsidP="00300454">
            <w:pPr>
              <w:spacing w:after="0"/>
              <w:jc w:val="center"/>
              <w:rPr>
                <w:ins w:id="160" w:author="Heinl, Steve (DFG)" w:date="2020-12-21T14:08:00Z"/>
                <w:sz w:val="22"/>
                <w:szCs w:val="22"/>
              </w:rPr>
            </w:pPr>
            <w:ins w:id="161" w:author="Heinl, Steve (DFG)" w:date="2020-12-21T14:09:00Z">
              <w:r>
                <w:rPr>
                  <w:sz w:val="22"/>
                  <w:szCs w:val="22"/>
                </w:rPr>
                <w:t>1.36</w:t>
              </w:r>
            </w:ins>
          </w:p>
        </w:tc>
        <w:tc>
          <w:tcPr>
            <w:tcW w:w="1881" w:type="dxa"/>
            <w:tcBorders>
              <w:top w:val="nil"/>
              <w:left w:val="nil"/>
              <w:bottom w:val="nil"/>
              <w:right w:val="nil"/>
            </w:tcBorders>
          </w:tcPr>
          <w:p w14:paraId="599C3187" w14:textId="7530EF2F" w:rsidR="00DC5857" w:rsidRPr="0049666F" w:rsidRDefault="00DC5857" w:rsidP="00300454">
            <w:pPr>
              <w:spacing w:after="0"/>
              <w:jc w:val="center"/>
              <w:rPr>
                <w:ins w:id="162" w:author="Heinl, Steve (DFG)" w:date="2020-12-21T14:08:00Z"/>
                <w:sz w:val="22"/>
                <w:szCs w:val="22"/>
              </w:rPr>
            </w:pPr>
            <w:ins w:id="163" w:author="Heinl, Steve (DFG)" w:date="2020-12-21T14:09:00Z">
              <w:r>
                <w:rPr>
                  <w:sz w:val="22"/>
                  <w:szCs w:val="22"/>
                </w:rPr>
                <w:t>2.23</w:t>
              </w:r>
            </w:ins>
          </w:p>
        </w:tc>
      </w:tr>
      <w:tr w:rsidR="000A0AC0" w:rsidRPr="0049666F" w14:paraId="57E4E650" w14:textId="77777777" w:rsidTr="00300454">
        <w:trPr>
          <w:trHeight w:val="180"/>
          <w:jc w:val="center"/>
        </w:trPr>
        <w:tc>
          <w:tcPr>
            <w:tcW w:w="1884" w:type="dxa"/>
            <w:tcBorders>
              <w:top w:val="nil"/>
              <w:left w:val="nil"/>
              <w:bottom w:val="nil"/>
              <w:right w:val="nil"/>
            </w:tcBorders>
            <w:vAlign w:val="center"/>
          </w:tcPr>
          <w:p w14:paraId="25C1B73D" w14:textId="77777777" w:rsidR="000A0AC0" w:rsidRPr="0049666F" w:rsidRDefault="000A0AC0" w:rsidP="00300454">
            <w:pPr>
              <w:spacing w:after="0"/>
              <w:rPr>
                <w:rFonts w:ascii="Symbol" w:hAnsi="Symbol"/>
                <w:i/>
                <w:iCs/>
                <w:sz w:val="22"/>
                <w:szCs w:val="22"/>
              </w:rPr>
            </w:pPr>
            <w:r w:rsidRPr="0049666F">
              <w:rPr>
                <w:rFonts w:ascii="Symbol" w:hAnsi="Symbol"/>
                <w:i/>
                <w:iCs/>
                <w:sz w:val="22"/>
                <w:szCs w:val="22"/>
              </w:rPr>
              <w:t></w:t>
            </w:r>
          </w:p>
        </w:tc>
        <w:tc>
          <w:tcPr>
            <w:tcW w:w="1882" w:type="dxa"/>
            <w:tcBorders>
              <w:top w:val="nil"/>
              <w:left w:val="nil"/>
              <w:bottom w:val="nil"/>
              <w:right w:val="nil"/>
            </w:tcBorders>
          </w:tcPr>
          <w:p w14:paraId="139F666C" w14:textId="77777777" w:rsidR="000A0AC0" w:rsidRPr="0049666F" w:rsidRDefault="000A0AC0" w:rsidP="00300454">
            <w:pPr>
              <w:spacing w:after="0"/>
              <w:jc w:val="center"/>
              <w:rPr>
                <w:sz w:val="22"/>
                <w:szCs w:val="22"/>
              </w:rPr>
            </w:pPr>
            <w:r w:rsidRPr="0049666F">
              <w:rPr>
                <w:sz w:val="22"/>
                <w:szCs w:val="22"/>
              </w:rPr>
              <w:t>3.08 × 10</w:t>
            </w:r>
            <w:r w:rsidRPr="0049666F">
              <w:rPr>
                <w:sz w:val="22"/>
                <w:szCs w:val="22"/>
                <w:vertAlign w:val="superscript"/>
              </w:rPr>
              <w:t>-5</w:t>
            </w:r>
          </w:p>
        </w:tc>
        <w:tc>
          <w:tcPr>
            <w:tcW w:w="1872" w:type="dxa"/>
            <w:tcBorders>
              <w:top w:val="nil"/>
              <w:left w:val="nil"/>
              <w:bottom w:val="nil"/>
              <w:right w:val="nil"/>
            </w:tcBorders>
          </w:tcPr>
          <w:p w14:paraId="6528E6BE" w14:textId="77777777" w:rsidR="000A0AC0" w:rsidRPr="0049666F" w:rsidRDefault="000A0AC0" w:rsidP="00300454">
            <w:pPr>
              <w:spacing w:after="0"/>
              <w:jc w:val="center"/>
              <w:rPr>
                <w:sz w:val="22"/>
                <w:szCs w:val="22"/>
              </w:rPr>
            </w:pPr>
            <w:r w:rsidRPr="0049666F">
              <w:rPr>
                <w:sz w:val="22"/>
                <w:szCs w:val="22"/>
              </w:rPr>
              <w:t>9.38 × 10</w:t>
            </w:r>
            <w:r w:rsidRPr="0049666F">
              <w:rPr>
                <w:sz w:val="22"/>
                <w:szCs w:val="22"/>
                <w:vertAlign w:val="superscript"/>
              </w:rPr>
              <w:t>-5</w:t>
            </w:r>
          </w:p>
        </w:tc>
        <w:tc>
          <w:tcPr>
            <w:tcW w:w="1881" w:type="dxa"/>
            <w:tcBorders>
              <w:top w:val="nil"/>
              <w:left w:val="nil"/>
              <w:bottom w:val="nil"/>
              <w:right w:val="nil"/>
            </w:tcBorders>
          </w:tcPr>
          <w:p w14:paraId="6D28F8FD" w14:textId="77777777" w:rsidR="000A0AC0" w:rsidRPr="0049666F" w:rsidRDefault="000A0AC0" w:rsidP="00300454">
            <w:pPr>
              <w:spacing w:after="0"/>
              <w:jc w:val="center"/>
              <w:rPr>
                <w:sz w:val="22"/>
                <w:szCs w:val="22"/>
              </w:rPr>
            </w:pPr>
            <w:r w:rsidRPr="0049666F">
              <w:rPr>
                <w:sz w:val="22"/>
                <w:szCs w:val="22"/>
              </w:rPr>
              <w:t>1.83 × 10</w:t>
            </w:r>
            <w:r w:rsidRPr="0049666F">
              <w:rPr>
                <w:sz w:val="22"/>
                <w:szCs w:val="22"/>
                <w:vertAlign w:val="superscript"/>
              </w:rPr>
              <w:t>-4</w:t>
            </w:r>
          </w:p>
        </w:tc>
      </w:tr>
      <w:tr w:rsidR="000A0AC0" w:rsidRPr="0049666F" w14:paraId="4A6F3F90" w14:textId="77777777" w:rsidTr="00300454">
        <w:trPr>
          <w:trHeight w:val="180"/>
          <w:jc w:val="center"/>
        </w:trPr>
        <w:tc>
          <w:tcPr>
            <w:tcW w:w="1884" w:type="dxa"/>
            <w:tcBorders>
              <w:top w:val="nil"/>
              <w:left w:val="nil"/>
              <w:bottom w:val="nil"/>
              <w:right w:val="nil"/>
            </w:tcBorders>
            <w:vAlign w:val="center"/>
          </w:tcPr>
          <w:p w14:paraId="03647431" w14:textId="77777777" w:rsidR="000A0AC0" w:rsidRPr="0049666F" w:rsidRDefault="000A0AC0" w:rsidP="00300454">
            <w:pPr>
              <w:spacing w:after="0"/>
              <w:rPr>
                <w:sz w:val="22"/>
                <w:szCs w:val="22"/>
              </w:rPr>
            </w:pPr>
            <w:r w:rsidRPr="0049666F">
              <w:rPr>
                <w:rFonts w:ascii="Symbol" w:hAnsi="Symbol" w:cs="Arial"/>
                <w:i/>
                <w:iCs/>
                <w:color w:val="000000"/>
                <w:sz w:val="22"/>
                <w:szCs w:val="22"/>
              </w:rPr>
              <w:t></w:t>
            </w:r>
          </w:p>
        </w:tc>
        <w:tc>
          <w:tcPr>
            <w:tcW w:w="1882" w:type="dxa"/>
            <w:tcBorders>
              <w:top w:val="nil"/>
              <w:left w:val="nil"/>
              <w:bottom w:val="nil"/>
              <w:right w:val="nil"/>
            </w:tcBorders>
          </w:tcPr>
          <w:p w14:paraId="3FCA2935" w14:textId="77777777" w:rsidR="000A0AC0" w:rsidRPr="0049666F" w:rsidRDefault="000A0AC0" w:rsidP="00300454">
            <w:pPr>
              <w:spacing w:after="0"/>
              <w:jc w:val="center"/>
              <w:rPr>
                <w:sz w:val="22"/>
                <w:szCs w:val="22"/>
              </w:rPr>
            </w:pPr>
            <w:r w:rsidRPr="0049666F">
              <w:rPr>
                <w:sz w:val="22"/>
                <w:szCs w:val="22"/>
              </w:rPr>
              <w:t>-0.21</w:t>
            </w:r>
          </w:p>
        </w:tc>
        <w:tc>
          <w:tcPr>
            <w:tcW w:w="1872" w:type="dxa"/>
            <w:tcBorders>
              <w:top w:val="nil"/>
              <w:left w:val="nil"/>
              <w:bottom w:val="nil"/>
              <w:right w:val="nil"/>
            </w:tcBorders>
          </w:tcPr>
          <w:p w14:paraId="499BB2F1" w14:textId="77777777" w:rsidR="000A0AC0" w:rsidRPr="0049666F" w:rsidRDefault="000A0AC0" w:rsidP="00300454">
            <w:pPr>
              <w:spacing w:after="0"/>
              <w:jc w:val="center"/>
              <w:rPr>
                <w:sz w:val="22"/>
                <w:szCs w:val="22"/>
              </w:rPr>
            </w:pPr>
            <w:r w:rsidRPr="0049666F">
              <w:rPr>
                <w:sz w:val="22"/>
                <w:szCs w:val="22"/>
              </w:rPr>
              <w:t>0.28</w:t>
            </w:r>
          </w:p>
        </w:tc>
        <w:tc>
          <w:tcPr>
            <w:tcW w:w="1881" w:type="dxa"/>
            <w:tcBorders>
              <w:top w:val="nil"/>
              <w:left w:val="nil"/>
              <w:bottom w:val="nil"/>
              <w:right w:val="nil"/>
            </w:tcBorders>
          </w:tcPr>
          <w:p w14:paraId="752C9579" w14:textId="77777777" w:rsidR="000A0AC0" w:rsidRPr="0049666F" w:rsidRDefault="000A0AC0" w:rsidP="00300454">
            <w:pPr>
              <w:spacing w:after="0"/>
              <w:jc w:val="center"/>
              <w:rPr>
                <w:sz w:val="22"/>
                <w:szCs w:val="22"/>
              </w:rPr>
            </w:pPr>
            <w:r w:rsidRPr="0049666F">
              <w:rPr>
                <w:sz w:val="22"/>
                <w:szCs w:val="22"/>
              </w:rPr>
              <w:t>0.74</w:t>
            </w:r>
          </w:p>
        </w:tc>
      </w:tr>
      <w:tr w:rsidR="000A0AC0" w:rsidRPr="0049666F" w14:paraId="7E0189D1" w14:textId="77777777" w:rsidTr="00300454">
        <w:trPr>
          <w:trHeight w:val="153"/>
          <w:jc w:val="center"/>
        </w:trPr>
        <w:tc>
          <w:tcPr>
            <w:tcW w:w="1884" w:type="dxa"/>
            <w:tcBorders>
              <w:top w:val="nil"/>
              <w:left w:val="nil"/>
              <w:bottom w:val="nil"/>
              <w:right w:val="nil"/>
            </w:tcBorders>
            <w:vAlign w:val="center"/>
          </w:tcPr>
          <w:p w14:paraId="28E653DA" w14:textId="77777777" w:rsidR="000A0AC0" w:rsidRPr="0049666F" w:rsidRDefault="000A0AC0" w:rsidP="00300454">
            <w:pPr>
              <w:spacing w:after="0"/>
              <w:rPr>
                <w:sz w:val="22"/>
                <w:szCs w:val="22"/>
              </w:rPr>
            </w:pPr>
            <w:r w:rsidRPr="0049666F">
              <w:rPr>
                <w:rFonts w:ascii="Symbol" w:hAnsi="Symbol" w:cs="Arial"/>
                <w:i/>
                <w:iCs/>
                <w:color w:val="000000"/>
                <w:sz w:val="22"/>
                <w:szCs w:val="22"/>
              </w:rPr>
              <w:t></w:t>
            </w:r>
          </w:p>
        </w:tc>
        <w:tc>
          <w:tcPr>
            <w:tcW w:w="1882" w:type="dxa"/>
            <w:tcBorders>
              <w:top w:val="nil"/>
              <w:left w:val="nil"/>
              <w:bottom w:val="nil"/>
              <w:right w:val="nil"/>
            </w:tcBorders>
          </w:tcPr>
          <w:p w14:paraId="272B9230" w14:textId="77777777" w:rsidR="000A0AC0" w:rsidRPr="0049666F" w:rsidRDefault="000A0AC0" w:rsidP="00300454">
            <w:pPr>
              <w:spacing w:after="0"/>
              <w:jc w:val="center"/>
              <w:rPr>
                <w:sz w:val="22"/>
                <w:szCs w:val="22"/>
              </w:rPr>
            </w:pPr>
            <w:r w:rsidRPr="0049666F">
              <w:rPr>
                <w:sz w:val="22"/>
                <w:szCs w:val="22"/>
              </w:rPr>
              <w:t>0.35</w:t>
            </w:r>
          </w:p>
        </w:tc>
        <w:tc>
          <w:tcPr>
            <w:tcW w:w="1872" w:type="dxa"/>
            <w:tcBorders>
              <w:top w:val="nil"/>
              <w:left w:val="nil"/>
              <w:bottom w:val="nil"/>
              <w:right w:val="nil"/>
            </w:tcBorders>
          </w:tcPr>
          <w:p w14:paraId="4D93F38F" w14:textId="77777777" w:rsidR="000A0AC0" w:rsidRPr="0049666F" w:rsidRDefault="000A0AC0" w:rsidP="00300454">
            <w:pPr>
              <w:spacing w:after="0"/>
              <w:jc w:val="center"/>
              <w:rPr>
                <w:sz w:val="22"/>
                <w:szCs w:val="22"/>
              </w:rPr>
            </w:pPr>
            <w:r w:rsidRPr="0049666F">
              <w:rPr>
                <w:sz w:val="22"/>
                <w:szCs w:val="22"/>
              </w:rPr>
              <w:t>0.46</w:t>
            </w:r>
          </w:p>
        </w:tc>
        <w:tc>
          <w:tcPr>
            <w:tcW w:w="1881" w:type="dxa"/>
            <w:tcBorders>
              <w:top w:val="nil"/>
              <w:left w:val="nil"/>
              <w:bottom w:val="nil"/>
              <w:right w:val="nil"/>
            </w:tcBorders>
          </w:tcPr>
          <w:p w14:paraId="3FF390A9" w14:textId="77777777" w:rsidR="000A0AC0" w:rsidRPr="0049666F" w:rsidRDefault="000A0AC0" w:rsidP="00300454">
            <w:pPr>
              <w:spacing w:after="0"/>
              <w:jc w:val="center"/>
              <w:rPr>
                <w:sz w:val="22"/>
                <w:szCs w:val="22"/>
              </w:rPr>
            </w:pPr>
            <w:r w:rsidRPr="0049666F">
              <w:rPr>
                <w:sz w:val="22"/>
                <w:szCs w:val="22"/>
              </w:rPr>
              <w:t>0.63</w:t>
            </w:r>
          </w:p>
        </w:tc>
      </w:tr>
      <w:tr w:rsidR="000A0AC0" w:rsidRPr="0049666F" w14:paraId="01317E3E" w14:textId="77777777" w:rsidTr="00300454">
        <w:trPr>
          <w:trHeight w:val="270"/>
          <w:jc w:val="center"/>
        </w:trPr>
        <w:tc>
          <w:tcPr>
            <w:tcW w:w="1884" w:type="dxa"/>
            <w:tcBorders>
              <w:top w:val="nil"/>
              <w:left w:val="nil"/>
              <w:bottom w:val="nil"/>
              <w:right w:val="nil"/>
            </w:tcBorders>
            <w:vAlign w:val="center"/>
          </w:tcPr>
          <w:p w14:paraId="1C1122BF" w14:textId="77777777" w:rsidR="000A0AC0" w:rsidRPr="0049666F" w:rsidRDefault="000A0AC0" w:rsidP="00300454">
            <w:pPr>
              <w:spacing w:after="0"/>
              <w:rPr>
                <w:sz w:val="22"/>
                <w:szCs w:val="22"/>
              </w:rPr>
            </w:pPr>
            <w:r w:rsidRPr="0049666F">
              <w:rPr>
                <w:i/>
                <w:iCs/>
                <w:sz w:val="22"/>
                <w:szCs w:val="22"/>
              </w:rPr>
              <w:t>S</w:t>
            </w:r>
            <w:r w:rsidRPr="0049666F">
              <w:rPr>
                <w:sz w:val="22"/>
                <w:szCs w:val="22"/>
                <w:vertAlign w:val="subscript"/>
              </w:rPr>
              <w:t>EQ</w:t>
            </w:r>
          </w:p>
        </w:tc>
        <w:tc>
          <w:tcPr>
            <w:tcW w:w="1882" w:type="dxa"/>
            <w:tcBorders>
              <w:top w:val="nil"/>
              <w:left w:val="nil"/>
              <w:bottom w:val="nil"/>
              <w:right w:val="nil"/>
            </w:tcBorders>
          </w:tcPr>
          <w:p w14:paraId="586EAAC3" w14:textId="77777777" w:rsidR="000A0AC0" w:rsidRPr="0049666F" w:rsidRDefault="000A0AC0" w:rsidP="00300454">
            <w:pPr>
              <w:spacing w:after="0"/>
              <w:jc w:val="center"/>
              <w:rPr>
                <w:sz w:val="22"/>
                <w:szCs w:val="22"/>
              </w:rPr>
            </w:pPr>
            <w:r w:rsidRPr="0049666F">
              <w:rPr>
                <w:sz w:val="22"/>
                <w:szCs w:val="22"/>
              </w:rPr>
              <w:t>10,504</w:t>
            </w:r>
          </w:p>
        </w:tc>
        <w:tc>
          <w:tcPr>
            <w:tcW w:w="1872" w:type="dxa"/>
            <w:tcBorders>
              <w:top w:val="nil"/>
              <w:left w:val="nil"/>
              <w:bottom w:val="nil"/>
              <w:right w:val="nil"/>
            </w:tcBorders>
          </w:tcPr>
          <w:p w14:paraId="2899EF94" w14:textId="77777777" w:rsidR="000A0AC0" w:rsidRPr="0049666F" w:rsidRDefault="000A0AC0" w:rsidP="00300454">
            <w:pPr>
              <w:spacing w:after="0"/>
              <w:jc w:val="center"/>
              <w:rPr>
                <w:sz w:val="22"/>
                <w:szCs w:val="22"/>
              </w:rPr>
            </w:pPr>
            <w:r w:rsidRPr="0049666F">
              <w:rPr>
                <w:sz w:val="22"/>
                <w:szCs w:val="22"/>
              </w:rPr>
              <w:t>14,782</w:t>
            </w:r>
          </w:p>
        </w:tc>
        <w:tc>
          <w:tcPr>
            <w:tcW w:w="1881" w:type="dxa"/>
            <w:tcBorders>
              <w:top w:val="nil"/>
              <w:left w:val="nil"/>
              <w:bottom w:val="nil"/>
              <w:right w:val="nil"/>
            </w:tcBorders>
          </w:tcPr>
          <w:p w14:paraId="3488DA75" w14:textId="77777777" w:rsidR="000A0AC0" w:rsidRPr="0049666F" w:rsidRDefault="000A0AC0" w:rsidP="00300454">
            <w:pPr>
              <w:spacing w:after="0"/>
              <w:jc w:val="center"/>
              <w:rPr>
                <w:sz w:val="22"/>
                <w:szCs w:val="22"/>
              </w:rPr>
            </w:pPr>
            <w:r w:rsidRPr="0049666F">
              <w:rPr>
                <w:sz w:val="22"/>
                <w:szCs w:val="22"/>
              </w:rPr>
              <w:t>29,740</w:t>
            </w:r>
          </w:p>
        </w:tc>
      </w:tr>
      <w:tr w:rsidR="000A0AC0" w:rsidRPr="0049666F" w14:paraId="07411A59" w14:textId="77777777" w:rsidTr="00300454">
        <w:trPr>
          <w:trHeight w:val="126"/>
          <w:jc w:val="center"/>
        </w:trPr>
        <w:tc>
          <w:tcPr>
            <w:tcW w:w="1884" w:type="dxa"/>
            <w:tcBorders>
              <w:top w:val="nil"/>
              <w:left w:val="nil"/>
              <w:bottom w:val="nil"/>
              <w:right w:val="nil"/>
            </w:tcBorders>
            <w:vAlign w:val="center"/>
          </w:tcPr>
          <w:p w14:paraId="62C4CBCA" w14:textId="685F628B" w:rsidR="000A0AC0" w:rsidRPr="0049666F" w:rsidRDefault="000A0AC0" w:rsidP="00300454">
            <w:pPr>
              <w:spacing w:after="0"/>
              <w:rPr>
                <w:sz w:val="22"/>
                <w:szCs w:val="22"/>
              </w:rPr>
            </w:pPr>
            <w:r w:rsidRPr="0049666F">
              <w:rPr>
                <w:i/>
                <w:iCs/>
                <w:sz w:val="22"/>
                <w:szCs w:val="22"/>
              </w:rPr>
              <w:t>S</w:t>
            </w:r>
            <w:r w:rsidRPr="0049666F">
              <w:rPr>
                <w:sz w:val="22"/>
                <w:szCs w:val="22"/>
                <w:vertAlign w:val="subscript"/>
              </w:rPr>
              <w:t>MAX</w:t>
            </w:r>
          </w:p>
        </w:tc>
        <w:tc>
          <w:tcPr>
            <w:tcW w:w="1882" w:type="dxa"/>
            <w:tcBorders>
              <w:top w:val="nil"/>
              <w:left w:val="nil"/>
              <w:bottom w:val="nil"/>
              <w:right w:val="nil"/>
            </w:tcBorders>
          </w:tcPr>
          <w:p w14:paraId="32CAF839" w14:textId="77777777" w:rsidR="000A0AC0" w:rsidRPr="0049666F" w:rsidRDefault="000A0AC0" w:rsidP="00300454">
            <w:pPr>
              <w:spacing w:after="0"/>
              <w:jc w:val="center"/>
              <w:rPr>
                <w:sz w:val="22"/>
                <w:szCs w:val="22"/>
              </w:rPr>
            </w:pPr>
            <w:r w:rsidRPr="0049666F">
              <w:rPr>
                <w:sz w:val="22"/>
                <w:szCs w:val="22"/>
              </w:rPr>
              <w:t>5,452</w:t>
            </w:r>
          </w:p>
        </w:tc>
        <w:tc>
          <w:tcPr>
            <w:tcW w:w="1872" w:type="dxa"/>
            <w:tcBorders>
              <w:top w:val="nil"/>
              <w:left w:val="nil"/>
              <w:bottom w:val="nil"/>
              <w:right w:val="nil"/>
            </w:tcBorders>
          </w:tcPr>
          <w:p w14:paraId="2FA180F8" w14:textId="77777777" w:rsidR="000A0AC0" w:rsidRPr="0049666F" w:rsidRDefault="000A0AC0" w:rsidP="00300454">
            <w:pPr>
              <w:spacing w:after="0"/>
              <w:jc w:val="center"/>
              <w:rPr>
                <w:sz w:val="22"/>
                <w:szCs w:val="22"/>
              </w:rPr>
            </w:pPr>
            <w:r w:rsidRPr="0049666F">
              <w:rPr>
                <w:sz w:val="22"/>
                <w:szCs w:val="22"/>
              </w:rPr>
              <w:t>10,666</w:t>
            </w:r>
          </w:p>
        </w:tc>
        <w:tc>
          <w:tcPr>
            <w:tcW w:w="1881" w:type="dxa"/>
            <w:tcBorders>
              <w:top w:val="nil"/>
              <w:left w:val="nil"/>
              <w:bottom w:val="nil"/>
              <w:right w:val="nil"/>
            </w:tcBorders>
          </w:tcPr>
          <w:p w14:paraId="61DD70E6" w14:textId="77777777" w:rsidR="000A0AC0" w:rsidRPr="0049666F" w:rsidRDefault="000A0AC0" w:rsidP="00300454">
            <w:pPr>
              <w:spacing w:after="0"/>
              <w:jc w:val="center"/>
              <w:rPr>
                <w:sz w:val="22"/>
                <w:szCs w:val="22"/>
              </w:rPr>
            </w:pPr>
            <w:r w:rsidRPr="0049666F">
              <w:rPr>
                <w:sz w:val="22"/>
                <w:szCs w:val="22"/>
              </w:rPr>
              <w:t>32,515</w:t>
            </w:r>
          </w:p>
        </w:tc>
      </w:tr>
      <w:tr w:rsidR="000A0AC0" w:rsidRPr="0049666F" w14:paraId="163E534D" w14:textId="77777777" w:rsidTr="00300454">
        <w:trPr>
          <w:trHeight w:val="261"/>
          <w:jc w:val="center"/>
        </w:trPr>
        <w:tc>
          <w:tcPr>
            <w:tcW w:w="1884" w:type="dxa"/>
            <w:tcBorders>
              <w:top w:val="nil"/>
              <w:left w:val="nil"/>
              <w:bottom w:val="nil"/>
              <w:right w:val="nil"/>
            </w:tcBorders>
            <w:vAlign w:val="center"/>
          </w:tcPr>
          <w:p w14:paraId="679C864C" w14:textId="2E546303" w:rsidR="000A0AC0" w:rsidRPr="0049666F" w:rsidRDefault="000A0AC0" w:rsidP="00300454">
            <w:pPr>
              <w:spacing w:after="0"/>
              <w:rPr>
                <w:sz w:val="22"/>
                <w:szCs w:val="22"/>
              </w:rPr>
            </w:pPr>
            <w:r w:rsidRPr="0049666F">
              <w:rPr>
                <w:i/>
                <w:iCs/>
                <w:sz w:val="22"/>
                <w:szCs w:val="22"/>
              </w:rPr>
              <w:t>S</w:t>
            </w:r>
            <w:r w:rsidRPr="0049666F">
              <w:rPr>
                <w:sz w:val="22"/>
                <w:szCs w:val="22"/>
                <w:vertAlign w:val="subscript"/>
              </w:rPr>
              <w:t>MSY</w:t>
            </w:r>
          </w:p>
        </w:tc>
        <w:tc>
          <w:tcPr>
            <w:tcW w:w="1882" w:type="dxa"/>
            <w:tcBorders>
              <w:top w:val="nil"/>
              <w:left w:val="nil"/>
              <w:bottom w:val="nil"/>
              <w:right w:val="nil"/>
            </w:tcBorders>
          </w:tcPr>
          <w:p w14:paraId="7AD8F3C3" w14:textId="77777777" w:rsidR="000A0AC0" w:rsidRPr="0049666F" w:rsidRDefault="000A0AC0" w:rsidP="00300454">
            <w:pPr>
              <w:spacing w:after="0"/>
              <w:jc w:val="center"/>
              <w:rPr>
                <w:sz w:val="22"/>
                <w:szCs w:val="22"/>
              </w:rPr>
            </w:pPr>
            <w:r w:rsidRPr="0049666F">
              <w:rPr>
                <w:sz w:val="22"/>
                <w:szCs w:val="22"/>
              </w:rPr>
              <w:t>3,916</w:t>
            </w:r>
          </w:p>
        </w:tc>
        <w:tc>
          <w:tcPr>
            <w:tcW w:w="1872" w:type="dxa"/>
            <w:tcBorders>
              <w:top w:val="nil"/>
              <w:left w:val="nil"/>
              <w:bottom w:val="nil"/>
              <w:right w:val="nil"/>
            </w:tcBorders>
          </w:tcPr>
          <w:p w14:paraId="700C7E17" w14:textId="77777777" w:rsidR="000A0AC0" w:rsidRPr="0049666F" w:rsidRDefault="000A0AC0" w:rsidP="00300454">
            <w:pPr>
              <w:spacing w:after="0"/>
              <w:jc w:val="center"/>
              <w:rPr>
                <w:sz w:val="22"/>
                <w:szCs w:val="22"/>
              </w:rPr>
            </w:pPr>
            <w:r w:rsidRPr="0049666F">
              <w:rPr>
                <w:sz w:val="22"/>
                <w:szCs w:val="22"/>
              </w:rPr>
              <w:t>5,946</w:t>
            </w:r>
          </w:p>
        </w:tc>
        <w:tc>
          <w:tcPr>
            <w:tcW w:w="1881" w:type="dxa"/>
            <w:tcBorders>
              <w:top w:val="nil"/>
              <w:left w:val="nil"/>
              <w:bottom w:val="nil"/>
              <w:right w:val="nil"/>
            </w:tcBorders>
          </w:tcPr>
          <w:p w14:paraId="2A4E3B1B" w14:textId="77777777" w:rsidR="000A0AC0" w:rsidRPr="0049666F" w:rsidRDefault="000A0AC0" w:rsidP="00300454">
            <w:pPr>
              <w:spacing w:after="0"/>
              <w:jc w:val="center"/>
              <w:rPr>
                <w:sz w:val="22"/>
                <w:szCs w:val="22"/>
              </w:rPr>
            </w:pPr>
            <w:r w:rsidRPr="0049666F">
              <w:rPr>
                <w:sz w:val="22"/>
                <w:szCs w:val="22"/>
              </w:rPr>
              <w:t>12,824</w:t>
            </w:r>
          </w:p>
        </w:tc>
      </w:tr>
      <w:tr w:rsidR="000A0AC0" w:rsidRPr="0049666F" w14:paraId="4126D021" w14:textId="77777777" w:rsidTr="00300454">
        <w:trPr>
          <w:trHeight w:val="63"/>
          <w:jc w:val="center"/>
        </w:trPr>
        <w:tc>
          <w:tcPr>
            <w:tcW w:w="1884" w:type="dxa"/>
            <w:tcBorders>
              <w:top w:val="nil"/>
              <w:left w:val="nil"/>
              <w:bottom w:val="nil"/>
              <w:right w:val="nil"/>
            </w:tcBorders>
            <w:vAlign w:val="center"/>
          </w:tcPr>
          <w:p w14:paraId="700E784D" w14:textId="76672EDF" w:rsidR="000A0AC0" w:rsidRPr="0049666F" w:rsidRDefault="000A0AC0" w:rsidP="00300454">
            <w:pPr>
              <w:spacing w:after="0"/>
              <w:rPr>
                <w:sz w:val="22"/>
                <w:szCs w:val="22"/>
              </w:rPr>
            </w:pPr>
            <w:r w:rsidRPr="0049666F">
              <w:rPr>
                <w:i/>
                <w:iCs/>
                <w:sz w:val="22"/>
                <w:szCs w:val="22"/>
              </w:rPr>
              <w:t>U</w:t>
            </w:r>
            <w:r w:rsidRPr="0049666F">
              <w:rPr>
                <w:sz w:val="22"/>
                <w:szCs w:val="22"/>
                <w:vertAlign w:val="subscript"/>
              </w:rPr>
              <w:t>MSY</w:t>
            </w:r>
          </w:p>
        </w:tc>
        <w:tc>
          <w:tcPr>
            <w:tcW w:w="1882" w:type="dxa"/>
            <w:tcBorders>
              <w:top w:val="nil"/>
              <w:left w:val="nil"/>
              <w:bottom w:val="nil"/>
              <w:right w:val="nil"/>
            </w:tcBorders>
          </w:tcPr>
          <w:p w14:paraId="762A1F2D" w14:textId="77777777" w:rsidR="000A0AC0" w:rsidRPr="0049666F" w:rsidRDefault="000A0AC0" w:rsidP="00300454">
            <w:pPr>
              <w:spacing w:after="0"/>
              <w:jc w:val="center"/>
              <w:rPr>
                <w:sz w:val="22"/>
                <w:szCs w:val="22"/>
              </w:rPr>
            </w:pPr>
            <w:r w:rsidRPr="0049666F">
              <w:rPr>
                <w:sz w:val="22"/>
                <w:szCs w:val="22"/>
              </w:rPr>
              <w:t>0.36</w:t>
            </w:r>
          </w:p>
        </w:tc>
        <w:tc>
          <w:tcPr>
            <w:tcW w:w="1872" w:type="dxa"/>
            <w:tcBorders>
              <w:top w:val="nil"/>
              <w:left w:val="nil"/>
              <w:bottom w:val="nil"/>
              <w:right w:val="nil"/>
            </w:tcBorders>
          </w:tcPr>
          <w:p w14:paraId="48FAEF44" w14:textId="77777777" w:rsidR="000A0AC0" w:rsidRPr="0049666F" w:rsidRDefault="000A0AC0" w:rsidP="00300454">
            <w:pPr>
              <w:spacing w:after="0"/>
              <w:jc w:val="center"/>
              <w:rPr>
                <w:sz w:val="22"/>
                <w:szCs w:val="22"/>
              </w:rPr>
            </w:pPr>
            <w:r w:rsidRPr="0049666F">
              <w:rPr>
                <w:sz w:val="22"/>
                <w:szCs w:val="22"/>
              </w:rPr>
              <w:t>0.55</w:t>
            </w:r>
          </w:p>
        </w:tc>
        <w:tc>
          <w:tcPr>
            <w:tcW w:w="1881" w:type="dxa"/>
            <w:tcBorders>
              <w:top w:val="nil"/>
              <w:left w:val="nil"/>
              <w:bottom w:val="nil"/>
              <w:right w:val="nil"/>
            </w:tcBorders>
          </w:tcPr>
          <w:p w14:paraId="5DB9EF86" w14:textId="77777777" w:rsidR="000A0AC0" w:rsidRPr="0049666F" w:rsidRDefault="000A0AC0" w:rsidP="00300454">
            <w:pPr>
              <w:spacing w:after="0"/>
              <w:jc w:val="center"/>
              <w:rPr>
                <w:sz w:val="22"/>
                <w:szCs w:val="22"/>
              </w:rPr>
            </w:pPr>
            <w:r w:rsidRPr="0049666F">
              <w:rPr>
                <w:sz w:val="22"/>
                <w:szCs w:val="22"/>
              </w:rPr>
              <w:t>0.77</w:t>
            </w:r>
          </w:p>
        </w:tc>
      </w:tr>
      <w:tr w:rsidR="00DC5857" w:rsidRPr="0049666F" w14:paraId="35EEC7AF" w14:textId="77777777" w:rsidTr="00300454">
        <w:trPr>
          <w:trHeight w:val="63"/>
          <w:jc w:val="center"/>
          <w:ins w:id="164" w:author="Heinl, Steve (DFG)" w:date="2020-12-21T14:09:00Z"/>
        </w:trPr>
        <w:tc>
          <w:tcPr>
            <w:tcW w:w="1884" w:type="dxa"/>
            <w:tcBorders>
              <w:top w:val="nil"/>
              <w:left w:val="nil"/>
              <w:bottom w:val="nil"/>
              <w:right w:val="nil"/>
            </w:tcBorders>
            <w:vAlign w:val="center"/>
          </w:tcPr>
          <w:p w14:paraId="436B00D0" w14:textId="36D2A620" w:rsidR="00DC5857" w:rsidRPr="00DC5857" w:rsidRDefault="00DC5857" w:rsidP="00300454">
            <w:pPr>
              <w:spacing w:after="0"/>
              <w:rPr>
                <w:ins w:id="165" w:author="Heinl, Steve (DFG)" w:date="2020-12-21T14:09:00Z"/>
                <w:iCs/>
                <w:sz w:val="22"/>
                <w:szCs w:val="22"/>
              </w:rPr>
            </w:pPr>
            <w:ins w:id="166" w:author="Heinl, Steve (DFG)" w:date="2020-12-21T14:09:00Z">
              <w:r>
                <w:rPr>
                  <w:iCs/>
                  <w:sz w:val="22"/>
                  <w:szCs w:val="22"/>
                </w:rPr>
                <w:t>MSY</w:t>
              </w:r>
            </w:ins>
          </w:p>
        </w:tc>
        <w:tc>
          <w:tcPr>
            <w:tcW w:w="1882" w:type="dxa"/>
            <w:tcBorders>
              <w:top w:val="nil"/>
              <w:left w:val="nil"/>
              <w:bottom w:val="nil"/>
              <w:right w:val="nil"/>
            </w:tcBorders>
          </w:tcPr>
          <w:p w14:paraId="7B0B08C5" w14:textId="5DCE7D34" w:rsidR="00DC5857" w:rsidRPr="0049666F" w:rsidRDefault="00DC5857" w:rsidP="00300454">
            <w:pPr>
              <w:spacing w:after="0"/>
              <w:jc w:val="center"/>
              <w:rPr>
                <w:ins w:id="167" w:author="Heinl, Steve (DFG)" w:date="2020-12-21T14:09:00Z"/>
                <w:sz w:val="22"/>
                <w:szCs w:val="22"/>
              </w:rPr>
            </w:pPr>
            <w:ins w:id="168" w:author="Heinl, Steve (DFG)" w:date="2020-12-21T14:09:00Z">
              <w:r>
                <w:rPr>
                  <w:sz w:val="22"/>
                  <w:szCs w:val="22"/>
                </w:rPr>
                <w:t>4,656</w:t>
              </w:r>
            </w:ins>
          </w:p>
        </w:tc>
        <w:tc>
          <w:tcPr>
            <w:tcW w:w="1872" w:type="dxa"/>
            <w:tcBorders>
              <w:top w:val="nil"/>
              <w:left w:val="nil"/>
              <w:bottom w:val="nil"/>
              <w:right w:val="nil"/>
            </w:tcBorders>
          </w:tcPr>
          <w:p w14:paraId="715C6C44" w14:textId="5D4D2052" w:rsidR="00DC5857" w:rsidRPr="0049666F" w:rsidRDefault="00DC5857" w:rsidP="00300454">
            <w:pPr>
              <w:spacing w:after="0"/>
              <w:jc w:val="center"/>
              <w:rPr>
                <w:ins w:id="169" w:author="Heinl, Steve (DFG)" w:date="2020-12-21T14:09:00Z"/>
                <w:sz w:val="22"/>
                <w:szCs w:val="22"/>
              </w:rPr>
            </w:pPr>
            <w:ins w:id="170" w:author="Heinl, Steve (DFG)" w:date="2020-12-21T14:09:00Z">
              <w:r>
                <w:rPr>
                  <w:sz w:val="22"/>
                  <w:szCs w:val="22"/>
                </w:rPr>
                <w:t>7,725</w:t>
              </w:r>
            </w:ins>
          </w:p>
        </w:tc>
        <w:tc>
          <w:tcPr>
            <w:tcW w:w="1881" w:type="dxa"/>
            <w:tcBorders>
              <w:top w:val="nil"/>
              <w:left w:val="nil"/>
              <w:bottom w:val="nil"/>
              <w:right w:val="nil"/>
            </w:tcBorders>
          </w:tcPr>
          <w:p w14:paraId="01B272E7" w14:textId="72C04DD3" w:rsidR="00DC5857" w:rsidRPr="0049666F" w:rsidRDefault="00DC5857" w:rsidP="00300454">
            <w:pPr>
              <w:spacing w:after="0"/>
              <w:jc w:val="center"/>
              <w:rPr>
                <w:ins w:id="171" w:author="Heinl, Steve (DFG)" w:date="2020-12-21T14:09:00Z"/>
                <w:sz w:val="22"/>
                <w:szCs w:val="22"/>
              </w:rPr>
            </w:pPr>
            <w:ins w:id="172" w:author="Heinl, Steve (DFG)" w:date="2020-12-21T14:09:00Z">
              <w:r>
                <w:rPr>
                  <w:sz w:val="22"/>
                  <w:szCs w:val="22"/>
                </w:rPr>
                <w:t>16,492</w:t>
              </w:r>
            </w:ins>
          </w:p>
        </w:tc>
      </w:tr>
      <w:tr w:rsidR="000A0AC0" w:rsidRPr="0049666F" w14:paraId="17A5BFE4" w14:textId="77777777" w:rsidTr="00300454">
        <w:trPr>
          <w:trHeight w:val="63"/>
          <w:jc w:val="center"/>
        </w:trPr>
        <w:tc>
          <w:tcPr>
            <w:tcW w:w="1884" w:type="dxa"/>
            <w:tcBorders>
              <w:top w:val="nil"/>
              <w:left w:val="nil"/>
              <w:bottom w:val="nil"/>
              <w:right w:val="nil"/>
            </w:tcBorders>
            <w:vAlign w:val="center"/>
          </w:tcPr>
          <w:p w14:paraId="090B63C6" w14:textId="77777777" w:rsidR="000A0AC0" w:rsidRPr="0049666F" w:rsidRDefault="000A0AC0" w:rsidP="00300454">
            <w:pPr>
              <w:spacing w:after="0"/>
              <w:rPr>
                <w:sz w:val="22"/>
                <w:szCs w:val="22"/>
              </w:rPr>
            </w:pPr>
            <w:r w:rsidRPr="0049666F">
              <w:rPr>
                <w:sz w:val="22"/>
                <w:szCs w:val="22"/>
              </w:rPr>
              <w:t>D</w:t>
            </w:r>
          </w:p>
        </w:tc>
        <w:tc>
          <w:tcPr>
            <w:tcW w:w="1882" w:type="dxa"/>
            <w:tcBorders>
              <w:top w:val="nil"/>
              <w:left w:val="nil"/>
              <w:bottom w:val="nil"/>
              <w:right w:val="nil"/>
            </w:tcBorders>
          </w:tcPr>
          <w:p w14:paraId="14FF57FB" w14:textId="77777777" w:rsidR="000A0AC0" w:rsidRPr="0049666F" w:rsidRDefault="000A0AC0" w:rsidP="00300454">
            <w:pPr>
              <w:spacing w:after="0"/>
              <w:jc w:val="center"/>
              <w:rPr>
                <w:sz w:val="22"/>
                <w:szCs w:val="22"/>
              </w:rPr>
            </w:pPr>
            <w:r w:rsidRPr="0049666F">
              <w:rPr>
                <w:sz w:val="22"/>
                <w:szCs w:val="22"/>
              </w:rPr>
              <w:t>10</w:t>
            </w:r>
          </w:p>
        </w:tc>
        <w:tc>
          <w:tcPr>
            <w:tcW w:w="1872" w:type="dxa"/>
            <w:tcBorders>
              <w:top w:val="nil"/>
              <w:left w:val="nil"/>
              <w:bottom w:val="nil"/>
              <w:right w:val="nil"/>
            </w:tcBorders>
          </w:tcPr>
          <w:p w14:paraId="22DF02BD" w14:textId="77777777" w:rsidR="000A0AC0" w:rsidRPr="0049666F" w:rsidRDefault="000A0AC0" w:rsidP="00300454">
            <w:pPr>
              <w:spacing w:after="0"/>
              <w:jc w:val="center"/>
              <w:rPr>
                <w:sz w:val="22"/>
                <w:szCs w:val="22"/>
              </w:rPr>
            </w:pPr>
            <w:r w:rsidRPr="0049666F">
              <w:rPr>
                <w:sz w:val="22"/>
                <w:szCs w:val="22"/>
              </w:rPr>
              <w:t>17</w:t>
            </w:r>
          </w:p>
        </w:tc>
        <w:tc>
          <w:tcPr>
            <w:tcW w:w="1881" w:type="dxa"/>
            <w:tcBorders>
              <w:top w:val="nil"/>
              <w:left w:val="nil"/>
              <w:bottom w:val="nil"/>
              <w:right w:val="nil"/>
            </w:tcBorders>
          </w:tcPr>
          <w:p w14:paraId="6078DC3B" w14:textId="77777777" w:rsidR="000A0AC0" w:rsidRPr="0049666F" w:rsidRDefault="000A0AC0" w:rsidP="00300454">
            <w:pPr>
              <w:spacing w:after="0"/>
              <w:jc w:val="center"/>
              <w:rPr>
                <w:sz w:val="22"/>
                <w:szCs w:val="22"/>
              </w:rPr>
            </w:pPr>
            <w:r w:rsidRPr="0049666F">
              <w:rPr>
                <w:sz w:val="22"/>
                <w:szCs w:val="22"/>
              </w:rPr>
              <w:t>28</w:t>
            </w:r>
          </w:p>
        </w:tc>
      </w:tr>
      <w:tr w:rsidR="000A0AC0" w:rsidRPr="0049666F" w14:paraId="354EB596" w14:textId="77777777" w:rsidTr="00300454">
        <w:trPr>
          <w:trHeight w:val="63"/>
          <w:jc w:val="center"/>
        </w:trPr>
        <w:tc>
          <w:tcPr>
            <w:tcW w:w="1884" w:type="dxa"/>
            <w:tcBorders>
              <w:top w:val="nil"/>
              <w:left w:val="nil"/>
              <w:bottom w:val="nil"/>
              <w:right w:val="nil"/>
            </w:tcBorders>
            <w:vAlign w:val="center"/>
          </w:tcPr>
          <w:p w14:paraId="4CBF5C5A" w14:textId="77777777" w:rsidR="000A0AC0" w:rsidRPr="0049666F" w:rsidRDefault="000A0AC0" w:rsidP="00300454">
            <w:pPr>
              <w:spacing w:after="0"/>
              <w:rPr>
                <w:sz w:val="22"/>
                <w:szCs w:val="22"/>
              </w:rPr>
            </w:pPr>
            <w:r w:rsidRPr="0049666F">
              <w:rPr>
                <w:rFonts w:ascii="Symbol" w:hAnsi="Symbol"/>
                <w:i/>
                <w:iCs/>
                <w:sz w:val="22"/>
                <w:szCs w:val="22"/>
              </w:rPr>
              <w:t></w:t>
            </w:r>
            <w:r w:rsidRPr="0049666F">
              <w:rPr>
                <w:sz w:val="22"/>
                <w:szCs w:val="22"/>
                <w:vertAlign w:val="subscript"/>
              </w:rPr>
              <w:t>4</w:t>
            </w:r>
          </w:p>
        </w:tc>
        <w:tc>
          <w:tcPr>
            <w:tcW w:w="1882" w:type="dxa"/>
            <w:tcBorders>
              <w:top w:val="nil"/>
              <w:left w:val="nil"/>
              <w:bottom w:val="nil"/>
              <w:right w:val="nil"/>
            </w:tcBorders>
          </w:tcPr>
          <w:p w14:paraId="6446D052" w14:textId="77777777" w:rsidR="000A0AC0" w:rsidRPr="0049666F" w:rsidRDefault="000A0AC0" w:rsidP="00300454">
            <w:pPr>
              <w:spacing w:after="0"/>
              <w:jc w:val="center"/>
              <w:rPr>
                <w:sz w:val="22"/>
                <w:szCs w:val="22"/>
              </w:rPr>
            </w:pPr>
            <w:r w:rsidRPr="0049666F">
              <w:rPr>
                <w:sz w:val="22"/>
                <w:szCs w:val="22"/>
              </w:rPr>
              <w:t>0.32</w:t>
            </w:r>
          </w:p>
        </w:tc>
        <w:tc>
          <w:tcPr>
            <w:tcW w:w="1872" w:type="dxa"/>
            <w:tcBorders>
              <w:top w:val="nil"/>
              <w:left w:val="nil"/>
              <w:bottom w:val="nil"/>
              <w:right w:val="nil"/>
            </w:tcBorders>
          </w:tcPr>
          <w:p w14:paraId="0BB2BBA6" w14:textId="77777777" w:rsidR="000A0AC0" w:rsidRPr="0049666F" w:rsidRDefault="000A0AC0" w:rsidP="00300454">
            <w:pPr>
              <w:spacing w:after="0"/>
              <w:jc w:val="center"/>
              <w:rPr>
                <w:sz w:val="22"/>
                <w:szCs w:val="22"/>
              </w:rPr>
            </w:pPr>
            <w:r w:rsidRPr="0049666F">
              <w:rPr>
                <w:sz w:val="22"/>
                <w:szCs w:val="22"/>
              </w:rPr>
              <w:t>0.37</w:t>
            </w:r>
          </w:p>
        </w:tc>
        <w:tc>
          <w:tcPr>
            <w:tcW w:w="1881" w:type="dxa"/>
            <w:tcBorders>
              <w:top w:val="nil"/>
              <w:left w:val="nil"/>
              <w:bottom w:val="nil"/>
              <w:right w:val="nil"/>
            </w:tcBorders>
          </w:tcPr>
          <w:p w14:paraId="62D58B52" w14:textId="77777777" w:rsidR="000A0AC0" w:rsidRPr="0049666F" w:rsidRDefault="000A0AC0" w:rsidP="00300454">
            <w:pPr>
              <w:spacing w:after="0"/>
              <w:jc w:val="center"/>
              <w:rPr>
                <w:sz w:val="22"/>
                <w:szCs w:val="22"/>
              </w:rPr>
            </w:pPr>
            <w:r w:rsidRPr="0049666F">
              <w:rPr>
                <w:sz w:val="22"/>
                <w:szCs w:val="22"/>
              </w:rPr>
              <w:t>0.41</w:t>
            </w:r>
          </w:p>
        </w:tc>
      </w:tr>
      <w:tr w:rsidR="000A0AC0" w:rsidRPr="0049666F" w14:paraId="6E14DF62" w14:textId="77777777" w:rsidTr="00300454">
        <w:trPr>
          <w:trHeight w:val="63"/>
          <w:jc w:val="center"/>
        </w:trPr>
        <w:tc>
          <w:tcPr>
            <w:tcW w:w="1884" w:type="dxa"/>
            <w:tcBorders>
              <w:top w:val="nil"/>
              <w:left w:val="nil"/>
              <w:bottom w:val="nil"/>
              <w:right w:val="nil"/>
            </w:tcBorders>
            <w:vAlign w:val="center"/>
          </w:tcPr>
          <w:p w14:paraId="27990B71" w14:textId="77777777" w:rsidR="000A0AC0" w:rsidRPr="0049666F" w:rsidRDefault="000A0AC0" w:rsidP="00300454">
            <w:pPr>
              <w:spacing w:after="0"/>
              <w:rPr>
                <w:sz w:val="22"/>
                <w:szCs w:val="22"/>
              </w:rPr>
            </w:pPr>
            <w:r w:rsidRPr="0049666F">
              <w:rPr>
                <w:rFonts w:ascii="Symbol" w:hAnsi="Symbol"/>
                <w:i/>
                <w:iCs/>
                <w:sz w:val="22"/>
                <w:szCs w:val="22"/>
              </w:rPr>
              <w:t></w:t>
            </w:r>
            <w:r w:rsidRPr="0049666F">
              <w:rPr>
                <w:sz w:val="22"/>
                <w:szCs w:val="22"/>
                <w:vertAlign w:val="subscript"/>
              </w:rPr>
              <w:t>5</w:t>
            </w:r>
          </w:p>
        </w:tc>
        <w:tc>
          <w:tcPr>
            <w:tcW w:w="1882" w:type="dxa"/>
            <w:tcBorders>
              <w:top w:val="nil"/>
              <w:left w:val="nil"/>
              <w:bottom w:val="nil"/>
              <w:right w:val="nil"/>
            </w:tcBorders>
          </w:tcPr>
          <w:p w14:paraId="3558C09F" w14:textId="77777777" w:rsidR="000A0AC0" w:rsidRPr="0049666F" w:rsidRDefault="000A0AC0" w:rsidP="00300454">
            <w:pPr>
              <w:spacing w:after="0"/>
              <w:jc w:val="center"/>
              <w:rPr>
                <w:sz w:val="22"/>
                <w:szCs w:val="22"/>
              </w:rPr>
            </w:pPr>
            <w:r w:rsidRPr="0049666F">
              <w:rPr>
                <w:sz w:val="22"/>
                <w:szCs w:val="22"/>
              </w:rPr>
              <w:t>0.56</w:t>
            </w:r>
          </w:p>
        </w:tc>
        <w:tc>
          <w:tcPr>
            <w:tcW w:w="1872" w:type="dxa"/>
            <w:tcBorders>
              <w:top w:val="nil"/>
              <w:left w:val="nil"/>
              <w:bottom w:val="nil"/>
              <w:right w:val="nil"/>
            </w:tcBorders>
          </w:tcPr>
          <w:p w14:paraId="28E2740C" w14:textId="77777777" w:rsidR="000A0AC0" w:rsidRPr="0049666F" w:rsidRDefault="000A0AC0" w:rsidP="00300454">
            <w:pPr>
              <w:spacing w:after="0"/>
              <w:jc w:val="center"/>
              <w:rPr>
                <w:sz w:val="22"/>
                <w:szCs w:val="22"/>
              </w:rPr>
            </w:pPr>
            <w:r w:rsidRPr="0049666F">
              <w:rPr>
                <w:sz w:val="22"/>
                <w:szCs w:val="22"/>
              </w:rPr>
              <w:t>0.60</w:t>
            </w:r>
          </w:p>
        </w:tc>
        <w:tc>
          <w:tcPr>
            <w:tcW w:w="1881" w:type="dxa"/>
            <w:tcBorders>
              <w:top w:val="nil"/>
              <w:left w:val="nil"/>
              <w:bottom w:val="nil"/>
              <w:right w:val="nil"/>
            </w:tcBorders>
          </w:tcPr>
          <w:p w14:paraId="128AB380" w14:textId="77777777" w:rsidR="000A0AC0" w:rsidRPr="0049666F" w:rsidRDefault="000A0AC0" w:rsidP="00300454">
            <w:pPr>
              <w:spacing w:after="0"/>
              <w:jc w:val="center"/>
              <w:rPr>
                <w:sz w:val="22"/>
                <w:szCs w:val="22"/>
              </w:rPr>
            </w:pPr>
            <w:r w:rsidRPr="0049666F">
              <w:rPr>
                <w:sz w:val="22"/>
                <w:szCs w:val="22"/>
              </w:rPr>
              <w:t>0.65</w:t>
            </w:r>
          </w:p>
        </w:tc>
      </w:tr>
      <w:tr w:rsidR="000A0AC0" w:rsidRPr="0049666F" w14:paraId="493268D5" w14:textId="77777777" w:rsidTr="00300454">
        <w:trPr>
          <w:trHeight w:val="63"/>
          <w:jc w:val="center"/>
        </w:trPr>
        <w:tc>
          <w:tcPr>
            <w:tcW w:w="1884" w:type="dxa"/>
            <w:tcBorders>
              <w:top w:val="nil"/>
              <w:left w:val="nil"/>
              <w:bottom w:val="nil"/>
              <w:right w:val="nil"/>
            </w:tcBorders>
            <w:vAlign w:val="center"/>
          </w:tcPr>
          <w:p w14:paraId="31CAA10C" w14:textId="77777777" w:rsidR="000A0AC0" w:rsidRPr="0049666F" w:rsidRDefault="000A0AC0" w:rsidP="00300454">
            <w:pPr>
              <w:spacing w:after="0"/>
              <w:rPr>
                <w:sz w:val="22"/>
                <w:szCs w:val="22"/>
              </w:rPr>
            </w:pPr>
            <w:r w:rsidRPr="0049666F">
              <w:rPr>
                <w:rFonts w:ascii="Symbol" w:hAnsi="Symbol"/>
                <w:i/>
                <w:iCs/>
                <w:sz w:val="22"/>
                <w:szCs w:val="22"/>
              </w:rPr>
              <w:t></w:t>
            </w:r>
            <w:r w:rsidRPr="0049666F">
              <w:rPr>
                <w:sz w:val="22"/>
                <w:szCs w:val="22"/>
                <w:vertAlign w:val="subscript"/>
              </w:rPr>
              <w:t>6</w:t>
            </w:r>
          </w:p>
        </w:tc>
        <w:tc>
          <w:tcPr>
            <w:tcW w:w="1882" w:type="dxa"/>
            <w:tcBorders>
              <w:top w:val="nil"/>
              <w:left w:val="nil"/>
              <w:bottom w:val="nil"/>
              <w:right w:val="nil"/>
            </w:tcBorders>
          </w:tcPr>
          <w:p w14:paraId="4591194F" w14:textId="77777777" w:rsidR="000A0AC0" w:rsidRPr="0049666F" w:rsidRDefault="000A0AC0" w:rsidP="00300454">
            <w:pPr>
              <w:spacing w:after="0"/>
              <w:jc w:val="center"/>
              <w:rPr>
                <w:sz w:val="22"/>
                <w:szCs w:val="22"/>
              </w:rPr>
            </w:pPr>
            <w:r w:rsidRPr="0049666F">
              <w:rPr>
                <w:sz w:val="22"/>
                <w:szCs w:val="22"/>
              </w:rPr>
              <w:t>0.02</w:t>
            </w:r>
          </w:p>
        </w:tc>
        <w:tc>
          <w:tcPr>
            <w:tcW w:w="1872" w:type="dxa"/>
            <w:tcBorders>
              <w:top w:val="nil"/>
              <w:left w:val="nil"/>
              <w:bottom w:val="nil"/>
              <w:right w:val="nil"/>
            </w:tcBorders>
          </w:tcPr>
          <w:p w14:paraId="6A84BE45" w14:textId="77777777" w:rsidR="000A0AC0" w:rsidRPr="0049666F" w:rsidRDefault="000A0AC0" w:rsidP="00300454">
            <w:pPr>
              <w:spacing w:after="0"/>
              <w:jc w:val="center"/>
              <w:rPr>
                <w:sz w:val="22"/>
                <w:szCs w:val="22"/>
              </w:rPr>
            </w:pPr>
            <w:r w:rsidRPr="0049666F">
              <w:rPr>
                <w:sz w:val="22"/>
                <w:szCs w:val="22"/>
              </w:rPr>
              <w:t>0.03</w:t>
            </w:r>
          </w:p>
        </w:tc>
        <w:tc>
          <w:tcPr>
            <w:tcW w:w="1881" w:type="dxa"/>
            <w:tcBorders>
              <w:top w:val="nil"/>
              <w:left w:val="nil"/>
              <w:bottom w:val="nil"/>
              <w:right w:val="nil"/>
            </w:tcBorders>
          </w:tcPr>
          <w:p w14:paraId="01843D5A" w14:textId="77777777" w:rsidR="000A0AC0" w:rsidRPr="0049666F" w:rsidRDefault="000A0AC0" w:rsidP="00300454">
            <w:pPr>
              <w:spacing w:after="0"/>
              <w:jc w:val="center"/>
              <w:rPr>
                <w:sz w:val="22"/>
                <w:szCs w:val="22"/>
              </w:rPr>
            </w:pPr>
            <w:r w:rsidRPr="0049666F">
              <w:rPr>
                <w:sz w:val="22"/>
                <w:szCs w:val="22"/>
              </w:rPr>
              <w:t>0.04</w:t>
            </w:r>
          </w:p>
        </w:tc>
      </w:tr>
      <w:tr w:rsidR="000A0AC0" w:rsidRPr="0049666F" w14:paraId="76756135" w14:textId="77777777" w:rsidTr="00300454">
        <w:trPr>
          <w:trHeight w:val="63"/>
          <w:jc w:val="center"/>
        </w:trPr>
        <w:tc>
          <w:tcPr>
            <w:tcW w:w="1884" w:type="dxa"/>
            <w:tcBorders>
              <w:top w:val="nil"/>
              <w:left w:val="nil"/>
              <w:bottom w:val="single" w:sz="4" w:space="0" w:color="auto"/>
              <w:right w:val="nil"/>
            </w:tcBorders>
            <w:vAlign w:val="center"/>
          </w:tcPr>
          <w:p w14:paraId="2DEC83A1" w14:textId="77777777" w:rsidR="000A0AC0" w:rsidRPr="0049666F" w:rsidRDefault="000A0AC0" w:rsidP="00300454">
            <w:pPr>
              <w:spacing w:after="0"/>
              <w:rPr>
                <w:sz w:val="22"/>
                <w:szCs w:val="22"/>
              </w:rPr>
            </w:pPr>
            <w:r w:rsidRPr="0049666F">
              <w:rPr>
                <w:sz w:val="22"/>
                <w:szCs w:val="22"/>
              </w:rPr>
              <w:t>B</w:t>
            </w:r>
          </w:p>
        </w:tc>
        <w:tc>
          <w:tcPr>
            <w:tcW w:w="1882" w:type="dxa"/>
            <w:tcBorders>
              <w:top w:val="nil"/>
              <w:left w:val="nil"/>
              <w:bottom w:val="single" w:sz="4" w:space="0" w:color="auto"/>
              <w:right w:val="nil"/>
            </w:tcBorders>
          </w:tcPr>
          <w:p w14:paraId="65828B08" w14:textId="77777777" w:rsidR="000A0AC0" w:rsidRPr="0049666F" w:rsidRDefault="000A0AC0" w:rsidP="00300454">
            <w:pPr>
              <w:spacing w:after="0"/>
              <w:jc w:val="center"/>
              <w:rPr>
                <w:sz w:val="22"/>
                <w:szCs w:val="22"/>
              </w:rPr>
            </w:pPr>
            <w:r w:rsidRPr="0049666F">
              <w:rPr>
                <w:sz w:val="22"/>
                <w:szCs w:val="22"/>
              </w:rPr>
              <w:t>4</w:t>
            </w:r>
          </w:p>
        </w:tc>
        <w:tc>
          <w:tcPr>
            <w:tcW w:w="1872" w:type="dxa"/>
            <w:tcBorders>
              <w:top w:val="nil"/>
              <w:left w:val="nil"/>
              <w:bottom w:val="single" w:sz="4" w:space="0" w:color="auto"/>
              <w:right w:val="nil"/>
            </w:tcBorders>
          </w:tcPr>
          <w:p w14:paraId="5C1CA00D" w14:textId="77777777" w:rsidR="000A0AC0" w:rsidRPr="0049666F" w:rsidRDefault="000A0AC0" w:rsidP="00300454">
            <w:pPr>
              <w:spacing w:after="0"/>
              <w:jc w:val="center"/>
              <w:rPr>
                <w:sz w:val="22"/>
                <w:szCs w:val="22"/>
              </w:rPr>
            </w:pPr>
            <w:r w:rsidRPr="0049666F">
              <w:rPr>
                <w:sz w:val="22"/>
                <w:szCs w:val="22"/>
              </w:rPr>
              <w:t>7</w:t>
            </w:r>
          </w:p>
        </w:tc>
        <w:tc>
          <w:tcPr>
            <w:tcW w:w="1881" w:type="dxa"/>
            <w:tcBorders>
              <w:top w:val="nil"/>
              <w:left w:val="nil"/>
              <w:bottom w:val="single" w:sz="4" w:space="0" w:color="auto"/>
              <w:right w:val="nil"/>
            </w:tcBorders>
          </w:tcPr>
          <w:p w14:paraId="5134ED03" w14:textId="77777777" w:rsidR="000A0AC0" w:rsidRPr="0049666F" w:rsidRDefault="000A0AC0" w:rsidP="00300454">
            <w:pPr>
              <w:spacing w:after="0"/>
              <w:jc w:val="center"/>
              <w:rPr>
                <w:sz w:val="22"/>
                <w:szCs w:val="22"/>
              </w:rPr>
            </w:pPr>
            <w:r w:rsidRPr="0049666F">
              <w:rPr>
                <w:sz w:val="22"/>
                <w:szCs w:val="22"/>
              </w:rPr>
              <w:t>12</w:t>
            </w:r>
          </w:p>
        </w:tc>
      </w:tr>
    </w:tbl>
    <w:p w14:paraId="0F1CF3CA" w14:textId="1FBA44B5" w:rsidR="000A0AC0" w:rsidRDefault="000A0AC0" w:rsidP="003E0AB0"/>
    <w:p w14:paraId="47EA8DAC" w14:textId="6766E4F0" w:rsidR="000A0AC0" w:rsidRDefault="000A0AC0" w:rsidP="00E53293">
      <w:pPr>
        <w:jc w:val="center"/>
      </w:pPr>
      <w:r>
        <w:rPr>
          <w:noProof/>
        </w:rPr>
        <w:lastRenderedPageBreak/>
        <w:drawing>
          <wp:inline distT="0" distB="0" distL="0" distR="0" wp14:anchorId="5E39BA4A" wp14:editId="6ED6218D">
            <wp:extent cx="5367528" cy="4773168"/>
            <wp:effectExtent l="19050" t="19050" r="24130" b="27940"/>
            <wp:docPr id="1491194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7528" cy="4773168"/>
                    </a:xfrm>
                    <a:prstGeom prst="rect">
                      <a:avLst/>
                    </a:prstGeom>
                    <a:ln w="6350">
                      <a:solidFill>
                        <a:sysClr val="windowText" lastClr="000000"/>
                      </a:solidFill>
                    </a:ln>
                  </pic:spPr>
                </pic:pic>
              </a:graphicData>
            </a:graphic>
          </wp:inline>
        </w:drawing>
      </w:r>
    </w:p>
    <w:p w14:paraId="39256DF3" w14:textId="5E4D0F37" w:rsidR="00755DE8" w:rsidRPr="00855C96" w:rsidRDefault="000A0AC0" w:rsidP="00855C96">
      <w:pPr>
        <w:pStyle w:val="Caption"/>
      </w:pPr>
      <w:bookmarkStart w:id="173" w:name="_Toc51147337"/>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3</w:t>
      </w:r>
      <w:r w:rsidR="00C0127A">
        <w:rPr>
          <w:noProof/>
        </w:rPr>
        <w:fldChar w:fldCharType="end"/>
      </w:r>
      <w:r w:rsidRPr="000A0AC0">
        <w:t xml:space="preserve">.–Point estimates (posterior medians; circles with solid lines) and 95% credible intervals (gray shading) of (a) spawning escapement, (b) harvest rate, and (c) run abundance from the state-space spawner-recruit model of </w:t>
      </w:r>
      <w:proofErr w:type="spellStart"/>
      <w:r w:rsidRPr="000A0AC0">
        <w:t>Speel</w:t>
      </w:r>
      <w:proofErr w:type="spellEnd"/>
      <w:r w:rsidRPr="000A0AC0">
        <w:t xml:space="preserve"> Lake sockeye salmon, 1983–2019. </w:t>
      </w:r>
      <w:r w:rsidRPr="000A0AC0" w:rsidDel="00755DE8">
        <w:t xml:space="preserve">Posterior medians of optimal escapement, </w:t>
      </w:r>
      <w:r w:rsidRPr="000A0AC0" w:rsidDel="00755DE8">
        <w:rPr>
          <w:i/>
          <w:iCs/>
        </w:rPr>
        <w:t>S</w:t>
      </w:r>
      <w:r w:rsidRPr="000A0AC0" w:rsidDel="00755DE8">
        <w:rPr>
          <w:vertAlign w:val="subscript"/>
        </w:rPr>
        <w:t>MSY</w:t>
      </w:r>
      <w:r w:rsidRPr="000A0AC0" w:rsidDel="00755DE8">
        <w:t xml:space="preserve">, and harvest rate, </w:t>
      </w:r>
      <w:r w:rsidRPr="000A0AC0" w:rsidDel="00755DE8">
        <w:rPr>
          <w:i/>
          <w:iCs/>
        </w:rPr>
        <w:t>U</w:t>
      </w:r>
      <w:r w:rsidRPr="000A0AC0" w:rsidDel="00755DE8">
        <w:rPr>
          <w:vertAlign w:val="subscript"/>
        </w:rPr>
        <w:t>MSY</w:t>
      </w:r>
      <w:r w:rsidRPr="000A0AC0" w:rsidDel="00755DE8">
        <w:t>, are plotted as dashed horizontal reference lines in (a) and (b), respectively.</w:t>
      </w:r>
      <w:bookmarkEnd w:id="173"/>
    </w:p>
    <w:p w14:paraId="74F3DE28" w14:textId="0A9FF2BA" w:rsidR="000A0AC0" w:rsidRDefault="000A0AC0" w:rsidP="00E53293">
      <w:pPr>
        <w:jc w:val="center"/>
      </w:pPr>
      <w:r>
        <w:rPr>
          <w:noProof/>
        </w:rPr>
        <w:lastRenderedPageBreak/>
        <w:drawing>
          <wp:inline distT="0" distB="0" distL="0" distR="0" wp14:anchorId="7760021C" wp14:editId="3FD52415">
            <wp:extent cx="5010150" cy="3757613"/>
            <wp:effectExtent l="19050" t="19050" r="19050" b="14605"/>
            <wp:docPr id="577421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2360" cy="3759270"/>
                    </a:xfrm>
                    <a:prstGeom prst="rect">
                      <a:avLst/>
                    </a:prstGeom>
                    <a:ln w="6350">
                      <a:solidFill>
                        <a:sysClr val="windowText" lastClr="000000"/>
                      </a:solidFill>
                    </a:ln>
                  </pic:spPr>
                </pic:pic>
              </a:graphicData>
            </a:graphic>
          </wp:inline>
        </w:drawing>
      </w:r>
    </w:p>
    <w:p w14:paraId="24D53E3E" w14:textId="66A95046" w:rsidR="00755DE8" w:rsidRPr="00855C96" w:rsidRDefault="000A0AC0" w:rsidP="00855C96">
      <w:pPr>
        <w:pStyle w:val="Caption"/>
      </w:pPr>
      <w:bookmarkStart w:id="174" w:name="_Toc51147338"/>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4</w:t>
      </w:r>
      <w:r w:rsidR="00C0127A">
        <w:rPr>
          <w:noProof/>
        </w:rPr>
        <w:fldChar w:fldCharType="end"/>
      </w:r>
      <w:r w:rsidRPr="000A0AC0">
        <w:t xml:space="preserve">.–Posterior medians of escapement estimates (spawners </w:t>
      </w:r>
      <w:r w:rsidRPr="000A0AC0">
        <w:rPr>
          <w:i/>
          <w:iCs/>
        </w:rPr>
        <w:t>S</w:t>
      </w:r>
      <w:r w:rsidRPr="000A0AC0">
        <w:t xml:space="preserve">) and 95% credible intervals (vertical lines) obtained by fitting a Bayesian state-space model to </w:t>
      </w:r>
      <w:proofErr w:type="spellStart"/>
      <w:r w:rsidRPr="000A0AC0">
        <w:t>Speel</w:t>
      </w:r>
      <w:proofErr w:type="spellEnd"/>
      <w:r w:rsidRPr="000A0AC0">
        <w:t xml:space="preserve"> Lake sockeye salmon data, 1983–2019. </w:t>
      </w:r>
      <w:r w:rsidRPr="000A0AC0" w:rsidDel="00755DE8">
        <w:t>The grey shaded region represents the current sustainable escapement goal range of 4,000–9,000 fish.</w:t>
      </w:r>
      <w:bookmarkEnd w:id="174"/>
    </w:p>
    <w:p w14:paraId="215938FD" w14:textId="77777777" w:rsidR="00770B3F" w:rsidRDefault="00770B3F">
      <w:pPr>
        <w:spacing w:after="0"/>
        <w:jc w:val="left"/>
        <w:rPr>
          <w:sz w:val="22"/>
          <w:szCs w:val="20"/>
        </w:rPr>
      </w:pPr>
      <w:r>
        <w:br w:type="page"/>
      </w:r>
    </w:p>
    <w:p w14:paraId="60EDA8FD" w14:textId="6C6AF003" w:rsidR="000A0AC0" w:rsidRDefault="000A0AC0" w:rsidP="00E53293">
      <w:pPr>
        <w:jc w:val="center"/>
      </w:pPr>
      <w:r>
        <w:rPr>
          <w:noProof/>
        </w:rPr>
        <w:lastRenderedPageBreak/>
        <w:drawing>
          <wp:inline distT="0" distB="0" distL="0" distR="0" wp14:anchorId="7F28B9A7" wp14:editId="19834EFE">
            <wp:extent cx="4142232" cy="3108960"/>
            <wp:effectExtent l="19050" t="19050" r="10795" b="15240"/>
            <wp:docPr id="1257204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2232" cy="3108960"/>
                    </a:xfrm>
                    <a:prstGeom prst="rect">
                      <a:avLst/>
                    </a:prstGeom>
                    <a:ln w="6350">
                      <a:solidFill>
                        <a:sysClr val="windowText" lastClr="000000"/>
                      </a:solidFill>
                    </a:ln>
                  </pic:spPr>
                </pic:pic>
              </a:graphicData>
            </a:graphic>
          </wp:inline>
        </w:drawing>
      </w:r>
    </w:p>
    <w:p w14:paraId="5825B567" w14:textId="517FB1E4" w:rsidR="00755DE8" w:rsidRPr="00855C96" w:rsidRDefault="000A0AC0" w:rsidP="00855C96">
      <w:pPr>
        <w:pStyle w:val="Caption"/>
      </w:pPr>
      <w:bookmarkStart w:id="175" w:name="_Toc51147339"/>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5</w:t>
      </w:r>
      <w:r w:rsidR="00C0127A">
        <w:rPr>
          <w:noProof/>
        </w:rPr>
        <w:fldChar w:fldCharType="end"/>
      </w:r>
      <w:r w:rsidRPr="000A0AC0">
        <w:t xml:space="preserve">.–Plausible spawner-recruit relationships (shaded regions around the dashed line) for </w:t>
      </w:r>
      <w:proofErr w:type="spellStart"/>
      <w:r w:rsidRPr="000A0AC0">
        <w:t>Speel</w:t>
      </w:r>
      <w:proofErr w:type="spellEnd"/>
      <w:r w:rsidRPr="000A0AC0">
        <w:t xml:space="preserve"> Lake sockeye salmon as derived from a Bayesian state-space model fitted to abundance, harvest, and age data for calendar years 1983–2019. </w:t>
      </w:r>
      <w:r w:rsidRPr="000A0AC0" w:rsidDel="00755DE8">
        <w:t>Posterior medians of recruits and spawners are plotted as brood year labels with 95% credible intervals (grey lines). The heavy dashed line is the Ricker relationship constructed from ln(</w:t>
      </w:r>
      <w:r w:rsidRPr="000A0AC0" w:rsidDel="00755DE8">
        <w:rPr>
          <w:rFonts w:ascii="Symbol" w:hAnsi="Symbol"/>
          <w:i/>
          <w:iCs/>
        </w:rPr>
        <w:t></w:t>
      </w:r>
      <w:r w:rsidRPr="000A0AC0" w:rsidDel="00755DE8">
        <w:t xml:space="preserve">’) and </w:t>
      </w:r>
      <w:r w:rsidRPr="000A0AC0" w:rsidDel="00755DE8">
        <w:rPr>
          <w:rFonts w:ascii="Symbol" w:hAnsi="Symbol"/>
          <w:i/>
          <w:iCs/>
        </w:rPr>
        <w:t></w:t>
      </w:r>
      <w:r w:rsidRPr="000A0AC0" w:rsidDel="00755DE8">
        <w:t xml:space="preserve"> posterior medians with 90% and 95% credible intervals (shaded areas). Recruits replace spawners on the solid diagonal line.</w:t>
      </w:r>
      <w:bookmarkEnd w:id="175"/>
    </w:p>
    <w:p w14:paraId="2FB241AE" w14:textId="77777777" w:rsidR="00770B3F" w:rsidRPr="00770B3F" w:rsidRDefault="00770B3F" w:rsidP="00770B3F"/>
    <w:p w14:paraId="3E385A07" w14:textId="056CEBBF" w:rsidR="000A0AC0" w:rsidRDefault="000A0AC0" w:rsidP="00E53293">
      <w:pPr>
        <w:jc w:val="center"/>
      </w:pPr>
      <w:r>
        <w:rPr>
          <w:noProof/>
        </w:rPr>
        <w:lastRenderedPageBreak/>
        <w:drawing>
          <wp:inline distT="0" distB="0" distL="0" distR="0" wp14:anchorId="607BF484" wp14:editId="7A0C93F8">
            <wp:extent cx="5577840" cy="4183380"/>
            <wp:effectExtent l="19050" t="19050" r="22860" b="26670"/>
            <wp:docPr id="537069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7840" cy="4183380"/>
                    </a:xfrm>
                    <a:prstGeom prst="rect">
                      <a:avLst/>
                    </a:prstGeom>
                    <a:ln w="6350">
                      <a:solidFill>
                        <a:sysClr val="windowText" lastClr="000000"/>
                      </a:solidFill>
                    </a:ln>
                  </pic:spPr>
                </pic:pic>
              </a:graphicData>
            </a:graphic>
          </wp:inline>
        </w:drawing>
      </w:r>
    </w:p>
    <w:p w14:paraId="3E9CA49A" w14:textId="6B70F578" w:rsidR="000A0AC0" w:rsidRDefault="000A0AC0" w:rsidP="000A0AC0">
      <w:pPr>
        <w:pStyle w:val="Caption"/>
      </w:pPr>
      <w:bookmarkStart w:id="176" w:name="_Toc51147340"/>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6</w:t>
      </w:r>
      <w:r w:rsidR="00C0127A">
        <w:rPr>
          <w:noProof/>
        </w:rPr>
        <w:fldChar w:fldCharType="end"/>
      </w:r>
      <w:r w:rsidRPr="000A0AC0">
        <w:t xml:space="preserve">.–Natural logarithm of recruits per spawner vs spawners for </w:t>
      </w:r>
      <w:proofErr w:type="spellStart"/>
      <w:r w:rsidRPr="000A0AC0">
        <w:t>Speel</w:t>
      </w:r>
      <w:proofErr w:type="spellEnd"/>
      <w:r w:rsidRPr="000A0AC0">
        <w:t xml:space="preserve"> Lake sockeye salmon, brood years 1983–2015.</w:t>
      </w:r>
      <w:bookmarkEnd w:id="176"/>
    </w:p>
    <w:p w14:paraId="27DB2DFE" w14:textId="60F7DA3C" w:rsidR="007D1743" w:rsidRDefault="007D1743" w:rsidP="00E53293">
      <w:pPr>
        <w:jc w:val="center"/>
      </w:pPr>
      <w:r>
        <w:rPr>
          <w:noProof/>
        </w:rPr>
        <w:lastRenderedPageBreak/>
        <w:drawing>
          <wp:inline distT="0" distB="0" distL="0" distR="0" wp14:anchorId="26585EB3" wp14:editId="141848A7">
            <wp:extent cx="5367528" cy="4773168"/>
            <wp:effectExtent l="19050" t="19050" r="24130" b="27940"/>
            <wp:docPr id="675636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67528" cy="4773168"/>
                    </a:xfrm>
                    <a:prstGeom prst="rect">
                      <a:avLst/>
                    </a:prstGeom>
                    <a:ln w="6350">
                      <a:solidFill>
                        <a:sysClr val="windowText" lastClr="000000"/>
                      </a:solidFill>
                    </a:ln>
                  </pic:spPr>
                </pic:pic>
              </a:graphicData>
            </a:graphic>
          </wp:inline>
        </w:drawing>
      </w:r>
    </w:p>
    <w:p w14:paraId="6078420E" w14:textId="4B8271E0" w:rsidR="00252BE1" w:rsidRPr="00855C96" w:rsidRDefault="007D1743" w:rsidP="00855C96">
      <w:pPr>
        <w:pStyle w:val="Caption"/>
      </w:pPr>
      <w:bookmarkStart w:id="177" w:name="_Toc51147341"/>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7</w:t>
      </w:r>
      <w:r w:rsidR="00C0127A">
        <w:rPr>
          <w:noProof/>
        </w:rPr>
        <w:fldChar w:fldCharType="end"/>
      </w:r>
      <w:r w:rsidRPr="007D1743">
        <w:t xml:space="preserve">.–Point estimates (posterior medians; circles with solid lines) and 95% credible intervals (shaded areas) of (a) recruitment and (b) productivity residuals by brood year from the Bayesian state-space model for </w:t>
      </w:r>
      <w:proofErr w:type="spellStart"/>
      <w:r w:rsidRPr="007D1743">
        <w:t>Speel</w:t>
      </w:r>
      <w:proofErr w:type="spellEnd"/>
      <w:r w:rsidRPr="007D1743">
        <w:t xml:space="preserve"> lake sockeye salmon. </w:t>
      </w:r>
      <w:r w:rsidRPr="007D1743" w:rsidDel="00252BE1">
        <w:t>A 5-year rolling mean is shown as a solid black line in (b).</w:t>
      </w:r>
      <w:bookmarkEnd w:id="177"/>
    </w:p>
    <w:p w14:paraId="2E1D3E8A" w14:textId="01CC223B" w:rsidR="007D1743" w:rsidRDefault="007D1743" w:rsidP="00E53293">
      <w:pPr>
        <w:jc w:val="center"/>
      </w:pPr>
      <w:r>
        <w:rPr>
          <w:noProof/>
        </w:rPr>
        <w:lastRenderedPageBreak/>
        <w:drawing>
          <wp:inline distT="0" distB="0" distL="0" distR="0" wp14:anchorId="27735AC7" wp14:editId="0F6E524C">
            <wp:extent cx="5486400" cy="6400800"/>
            <wp:effectExtent l="19050" t="19050" r="19050" b="19050"/>
            <wp:docPr id="12660889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a:ln w="6350">
                      <a:solidFill>
                        <a:sysClr val="windowText" lastClr="000000"/>
                      </a:solidFill>
                    </a:ln>
                  </pic:spPr>
                </pic:pic>
              </a:graphicData>
            </a:graphic>
          </wp:inline>
        </w:drawing>
      </w:r>
    </w:p>
    <w:p w14:paraId="1727A5A2" w14:textId="54340AE8" w:rsidR="00252BE1" w:rsidRDefault="007D1743" w:rsidP="00855C96">
      <w:pPr>
        <w:pStyle w:val="Caption"/>
      </w:pPr>
      <w:bookmarkStart w:id="178" w:name="_Toc51147342"/>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8</w:t>
      </w:r>
      <w:r w:rsidR="00C0127A">
        <w:rPr>
          <w:noProof/>
        </w:rPr>
        <w:fldChar w:fldCharType="end"/>
      </w:r>
      <w:r w:rsidRPr="007D1743">
        <w:t xml:space="preserve">.–Overfishing profiles (OFPs), optimal recruitment profiles (ORPs), and optimal yield profiles (OYPs) for </w:t>
      </w:r>
      <w:proofErr w:type="spellStart"/>
      <w:r w:rsidRPr="007D1743">
        <w:t>Speel</w:t>
      </w:r>
      <w:proofErr w:type="spellEnd"/>
      <w:r w:rsidRPr="007D1743">
        <w:t xml:space="preserve"> Lake sockeye salmon. </w:t>
      </w:r>
      <w:r w:rsidRPr="007D1743" w:rsidDel="00252BE1">
        <w:t>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current sustainable escapement goal range of 4,000 to 9,000 spawners.</w:t>
      </w:r>
      <w:bookmarkEnd w:id="178"/>
    </w:p>
    <w:p w14:paraId="1DD36690" w14:textId="521263CD" w:rsidR="00855C96" w:rsidRPr="00855C96" w:rsidRDefault="00855C96" w:rsidP="00855C96">
      <w:pPr>
        <w:spacing w:after="0"/>
        <w:jc w:val="left"/>
      </w:pPr>
      <w:r>
        <w:br w:type="page"/>
      </w:r>
    </w:p>
    <w:p w14:paraId="083A879A" w14:textId="302532A8" w:rsidR="00D047AC" w:rsidRDefault="00D047AC" w:rsidP="00E64856">
      <w:pPr>
        <w:pStyle w:val="Heading3"/>
      </w:pPr>
      <w:bookmarkStart w:id="179" w:name="_Toc51147316"/>
      <w:commentRangeStart w:id="180"/>
      <w:commentRangeStart w:id="181"/>
      <w:commentRangeStart w:id="182"/>
      <w:r>
        <w:lastRenderedPageBreak/>
        <w:t>Redoubt Lake Sockeye Salmon</w:t>
      </w:r>
      <w:bookmarkEnd w:id="179"/>
      <w:commentRangeEnd w:id="180"/>
      <w:r w:rsidR="00172C6C">
        <w:rPr>
          <w:rStyle w:val="CommentReference"/>
          <w:b w:val="0"/>
        </w:rPr>
        <w:commentReference w:id="180"/>
      </w:r>
      <w:commentRangeEnd w:id="181"/>
      <w:r w:rsidR="00CF67F3">
        <w:rPr>
          <w:rStyle w:val="CommentReference"/>
          <w:b w:val="0"/>
        </w:rPr>
        <w:commentReference w:id="181"/>
      </w:r>
      <w:commentRangeEnd w:id="182"/>
      <w:r w:rsidR="00A37603">
        <w:rPr>
          <w:rStyle w:val="CommentReference"/>
          <w:b w:val="0"/>
        </w:rPr>
        <w:commentReference w:id="182"/>
      </w:r>
    </w:p>
    <w:p w14:paraId="4870CA8E" w14:textId="44CA8A8C" w:rsidR="00D047AC" w:rsidRDefault="00D047AC" w:rsidP="00D047AC">
      <w:r>
        <w:t>Redoubt Lake, located on the outer coast of Baranof Island, approximately 19 km south of Sitka, Alaska, supports a run of sockeye salmon that is harvested primarily in terminal subsistence and sport fisheries and, to a much lesser extent, mixed stock commercial fisheries in Sitka Sound. Sockeye salmon escapements have been enumerated at an adult counting weir at the outlet of the lake in all but one year since 1982 (the weir has been operated by the USDA Forest Service since the mid-1990s). Cooperative ADF&amp;G and Forest Service lake fertilization enhancement projects have been conducted nearly annually at Redoubt Lake since the mid-1980s. Liquid fertilizer was applied annually during 1984–1987 and 1990–1995, followed by a less intensive program using dry fertilizer, which has been applied annually by the Forest Service since 1999 (Geiger 2003; Koller et al. 2014). In addition, a small-scale sockeye salmon egg incubation project was conducted at Redoubt Lake in 5 years during the 1980s–1990s, and 900,000 Chinook salmon fry were stocked in the lake in 1986 (Geiger 2003). The effect of the nutrient enhancement program on freshwater production and adult recruitment of sockeye salmon is difficult to assess due to the lack of data from non-fertilized years with which to compare to fertilized years (Beauchamp and Overman 2004); all but three brood years since 1982 (1987, 1995, 1996) experienced some level of lake fertilization.</w:t>
      </w:r>
    </w:p>
    <w:p w14:paraId="2A17787D" w14:textId="1F5BCB31" w:rsidR="00D047AC" w:rsidRDefault="00D047AC" w:rsidP="00D047AC">
      <w:r>
        <w:t xml:space="preserve">In 2003, ADF&amp;G recommended a biological escapement goal range of 10,000–25,000 Redoubt Lake sockeye salmon based on a stock-recruit analysis of brood years 1982–1996 (Geiger 2003). In that same year, however, the Board of Fisheries set an optimal escapement goal range of 7,000–25,000 sockeye salmon and adopted a management plan (5 AAC 01.760 </w:t>
      </w:r>
      <w:r w:rsidRPr="00D047AC">
        <w:rPr>
          <w:i/>
          <w:iCs/>
        </w:rPr>
        <w:t>Redoubt Bay and Lake Sockeye Salmon Fisheries Management Plan</w:t>
      </w:r>
      <w:r>
        <w:t>) that provides guidelines for allocating harvest between subsistence, sport, and commercial fisheries based on inseason projections of total escapement. Since 2003, escapements have averaged 45,300 fish (range: 10,019–101,067 fish) and reported subsistence harvests averaged 5,400 fish (range: 599–13,683 fish). As outlined in the Redoubt fisheries management plan, directed commercial purse seine fisheries can occur only when the escapement is projected to exceed 40,000 fish. Harvest rates since 2003 averaged 22% in the 8 years when directed commercial purse seine fisheries were prosecuted and averaged 15% in all other years. In 2018 and 2019, the directed commercial fishery attracted more effort than in previous years, which resulted in estimated commercial purse seine harvests of 22,900 fish (2018) and 39,300 fish (2019) and total harvest rates of 32% (2018) and 47% (2019).</w:t>
      </w:r>
    </w:p>
    <w:p w14:paraId="61761126" w14:textId="614AA630" w:rsidR="00D047AC" w:rsidRDefault="00D047AC" w:rsidP="00D047AC">
      <w:r w:rsidRPr="00D047AC">
        <w:rPr>
          <w:b/>
          <w:bCs/>
        </w:rPr>
        <w:t>Escapement goal review:</w:t>
      </w:r>
      <w:r>
        <w:t xml:space="preserve"> </w:t>
      </w:r>
      <w:commentRangeStart w:id="183"/>
      <w:ins w:id="184" w:author="Heinl, Steve (DFG)" w:date="2020-12-22T14:42:00Z">
        <w:r w:rsidR="00CA557A">
          <w:t>(</w:t>
        </w:r>
      </w:ins>
      <w:ins w:id="185" w:author="Heinl, Steve (DFG)" w:date="2020-12-22T14:40:00Z">
        <w:r w:rsidR="00FD4B0B" w:rsidRPr="00FD4B0B">
          <w:t xml:space="preserve">Note that since this review included </w:t>
        </w:r>
      </w:ins>
      <w:ins w:id="186" w:author="Heinl, Steve (DFG)" w:date="2020-12-22T14:41:00Z">
        <w:r w:rsidR="00FD4B0B">
          <w:t>22</w:t>
        </w:r>
      </w:ins>
      <w:ins w:id="187" w:author="Heinl, Steve (DFG)" w:date="2020-12-22T14:40:00Z">
        <w:r w:rsidR="00FD4B0B" w:rsidRPr="00FD4B0B">
          <w:t xml:space="preserve"> additional years of data</w:t>
        </w:r>
      </w:ins>
      <w:ins w:id="188" w:author="Heinl, Steve (DFG)" w:date="2020-12-22T14:42:00Z">
        <w:r w:rsidR="00CA557A">
          <w:t xml:space="preserve"> since t</w:t>
        </w:r>
      </w:ins>
      <w:ins w:id="189" w:author="Heinl, Steve (DFG)" w:date="2020-12-22T14:43:00Z">
        <w:r w:rsidR="00CA557A">
          <w:t>he current escapement goal was adopted</w:t>
        </w:r>
      </w:ins>
      <w:ins w:id="190" w:author="Heinl, Steve (DFG)" w:date="2020-12-22T14:40:00Z">
        <w:r w:rsidR="00FD4B0B" w:rsidRPr="00FD4B0B">
          <w:t xml:space="preserve">, we have provided a more detailed overview here compared to the </w:t>
        </w:r>
        <w:proofErr w:type="spellStart"/>
        <w:r w:rsidR="00FD4B0B" w:rsidRPr="00FD4B0B">
          <w:t>Taku</w:t>
        </w:r>
        <w:proofErr w:type="spellEnd"/>
        <w:r w:rsidR="00FD4B0B" w:rsidRPr="00FD4B0B">
          <w:t xml:space="preserve"> and </w:t>
        </w:r>
        <w:proofErr w:type="spellStart"/>
        <w:r w:rsidR="00FD4B0B" w:rsidRPr="00FD4B0B">
          <w:t>Chilkoot</w:t>
        </w:r>
        <w:proofErr w:type="spellEnd"/>
        <w:r w:rsidR="00FD4B0B" w:rsidRPr="00FD4B0B">
          <w:t xml:space="preserve"> sockeye salmon analyses, which were recently documented in standalone reports.) </w:t>
        </w:r>
      </w:ins>
      <w:commentRangeEnd w:id="183"/>
      <w:ins w:id="191" w:author="Heinl, Steve (DFG)" w:date="2020-12-22T14:43:00Z">
        <w:r w:rsidR="00CA557A">
          <w:rPr>
            <w:rStyle w:val="CommentReference"/>
          </w:rPr>
          <w:commentReference w:id="183"/>
        </w:r>
      </w:ins>
      <w:ins w:id="192" w:author="Heinl, Steve (DFG)" w:date="2020-12-22T14:40:00Z">
        <w:r w:rsidR="00FD4B0B" w:rsidRPr="00FD4B0B">
          <w:t xml:space="preserve"> </w:t>
        </w:r>
      </w:ins>
      <w:r>
        <w:t>Available run-reconstruction data included weir counts (1982–2018; with the exception of 1998, when the weir was not operated), age composition data from the escapement (with the exception of 1998), and harvest data, including estimated commercial harvest (provided by ADF&amp;G Sitka Area Management Biologists</w:t>
      </w:r>
      <w:r w:rsidR="00482DE9">
        <w:t xml:space="preserve"> Eric </w:t>
      </w:r>
      <w:proofErr w:type="spellStart"/>
      <w:r w:rsidR="00482DE9">
        <w:t>Coonradt</w:t>
      </w:r>
      <w:proofErr w:type="spellEnd"/>
      <w:r w:rsidR="00482DE9">
        <w:t xml:space="preserve"> and Aaron Dupuis</w:t>
      </w:r>
      <w:r>
        <w:t xml:space="preserve">), estimated sport harvest, and reported subsistence harvest. </w:t>
      </w:r>
      <w:ins w:id="193" w:author="Heinl, Steve (DFG)" w:date="2020-12-21T14:40:00Z">
        <w:r w:rsidR="00433A31">
          <w:t>A Bayesian approach was used to describe the</w:t>
        </w:r>
      </w:ins>
      <w:r w:rsidR="00433A31">
        <w:t xml:space="preserve"> </w:t>
      </w:r>
      <w:del w:id="194" w:author="Heinl, Steve (DFG)" w:date="2020-12-21T14:40:00Z">
        <w:r w:rsidDel="00433A31">
          <w:delText xml:space="preserve">Simple linear regression </w:delText>
        </w:r>
      </w:del>
      <w:r>
        <w:t xml:space="preserve">spawner-recruit </w:t>
      </w:r>
      <w:del w:id="195" w:author="Heinl, Steve (DFG)" w:date="2020-12-21T14:41:00Z">
        <w:r w:rsidDel="00433A31">
          <w:delText xml:space="preserve">analysis was </w:delText>
        </w:r>
      </w:del>
      <w:ins w:id="196" w:author="Heinl, Steve (DFG)" w:date="2020-12-21T14:41:00Z">
        <w:r w:rsidR="00433A31">
          <w:t>relationship</w:t>
        </w:r>
      </w:ins>
      <w:ins w:id="197" w:author="Heinl, Steve (DFG)" w:date="2020-12-21T14:47:00Z">
        <w:r w:rsidR="00433A31">
          <w:t>. After log-transforming both sides of the standard Ricker equation (Ricker 1954), the Ricker model was fit to the data using a linear regression equation</w:t>
        </w:r>
      </w:ins>
      <w:ins w:id="198" w:author="Heinl, Steve (DFG)" w:date="2020-12-21T14:51:00Z">
        <w:r w:rsidR="00FA0412">
          <w:t>. This was done</w:t>
        </w:r>
      </w:ins>
      <w:del w:id="199" w:author="Heinl, Steve (DFG)" w:date="2020-12-21T14:51:00Z">
        <w:r w:rsidDel="00FA0412">
          <w:delText>conducted</w:delText>
        </w:r>
      </w:del>
      <w:r>
        <w:t xml:space="preserve"> using two sets of data:</w:t>
      </w:r>
    </w:p>
    <w:p w14:paraId="097CD26C" w14:textId="15405971" w:rsidR="00D047AC" w:rsidRPr="00E53293" w:rsidRDefault="00D047AC" w:rsidP="00E53293">
      <w:pPr>
        <w:pStyle w:val="ListParagraph"/>
        <w:numPr>
          <w:ilvl w:val="0"/>
          <w:numId w:val="27"/>
        </w:numPr>
        <w:rPr>
          <w:rFonts w:ascii="Times New Roman" w:eastAsia="Times New Roman" w:hAnsi="Times New Roman"/>
          <w:sz w:val="24"/>
          <w:szCs w:val="24"/>
        </w:rPr>
      </w:pPr>
      <w:r w:rsidRPr="00E53293">
        <w:rPr>
          <w:rFonts w:ascii="Times New Roman" w:eastAsia="Times New Roman" w:hAnsi="Times New Roman"/>
          <w:sz w:val="24"/>
          <w:szCs w:val="24"/>
        </w:rPr>
        <w:t>Model 1, brood years 1982–2013; following Geiger (2003), the missing 1998 escapement was estimated from regression of 1982–2018 escapements on subsistence harvests (R</w:t>
      </w:r>
      <w:r w:rsidRPr="00E53293">
        <w:rPr>
          <w:rFonts w:ascii="Times New Roman" w:eastAsia="Times New Roman" w:hAnsi="Times New Roman"/>
          <w:sz w:val="24"/>
          <w:szCs w:val="24"/>
          <w:vertAlign w:val="superscript"/>
        </w:rPr>
        <w:t>2</w:t>
      </w:r>
      <w:r w:rsidRPr="00E53293">
        <w:rPr>
          <w:rFonts w:ascii="Times New Roman" w:eastAsia="Times New Roman" w:hAnsi="Times New Roman"/>
          <w:sz w:val="24"/>
          <w:szCs w:val="24"/>
        </w:rPr>
        <w:t xml:space="preserve"> = </w:t>
      </w:r>
      <w:r w:rsidRPr="00E53293">
        <w:rPr>
          <w:rFonts w:ascii="Times New Roman" w:eastAsia="Times New Roman" w:hAnsi="Times New Roman"/>
          <w:sz w:val="24"/>
          <w:szCs w:val="24"/>
        </w:rPr>
        <w:lastRenderedPageBreak/>
        <w:t>0.90); the age composition of the 1998 run was then estimated using the average age at return, all brood years combined</w:t>
      </w:r>
      <w:ins w:id="200" w:author="Heinl, Steve (DFG)" w:date="2020-12-21T14:42:00Z">
        <w:r w:rsidR="00433A31">
          <w:rPr>
            <w:rFonts w:ascii="Times New Roman" w:eastAsia="Times New Roman" w:hAnsi="Times New Roman"/>
            <w:sz w:val="24"/>
            <w:szCs w:val="24"/>
          </w:rPr>
          <w:t xml:space="preserve"> (Figure 9)</w:t>
        </w:r>
      </w:ins>
      <w:r w:rsidRPr="00E53293">
        <w:rPr>
          <w:rFonts w:ascii="Times New Roman" w:eastAsia="Times New Roman" w:hAnsi="Times New Roman"/>
          <w:sz w:val="24"/>
          <w:szCs w:val="24"/>
        </w:rPr>
        <w:t xml:space="preserve">; and </w:t>
      </w:r>
    </w:p>
    <w:p w14:paraId="14A13721" w14:textId="77777777" w:rsidR="00D047AC" w:rsidRPr="00E53293" w:rsidRDefault="00D047AC" w:rsidP="00E53293">
      <w:pPr>
        <w:pStyle w:val="ListParagraph"/>
        <w:numPr>
          <w:ilvl w:val="0"/>
          <w:numId w:val="27"/>
        </w:numPr>
        <w:spacing w:after="120"/>
        <w:rPr>
          <w:rFonts w:ascii="Times New Roman" w:eastAsia="Times New Roman" w:hAnsi="Times New Roman"/>
          <w:sz w:val="24"/>
          <w:szCs w:val="24"/>
        </w:rPr>
      </w:pPr>
      <w:r w:rsidRPr="00E53293">
        <w:rPr>
          <w:rFonts w:ascii="Times New Roman" w:eastAsia="Times New Roman" w:hAnsi="Times New Roman"/>
          <w:sz w:val="24"/>
          <w:szCs w:val="24"/>
        </w:rPr>
        <w:t xml:space="preserve">Model 2, brood years 1999–2013; a shorter time series that did not require imputing values and encompassed all years when the lake was fertilized only with dry fertilizer. </w:t>
      </w:r>
    </w:p>
    <w:p w14:paraId="36D9667E" w14:textId="3D3F2E23" w:rsidR="00D047AC" w:rsidRDefault="00D047AC" w:rsidP="00D047AC">
      <w:r>
        <w:t xml:space="preserve">Parameter and management reference point estimates from Model 1 and Model 2 were very similar and, despite the addition of 17 years of escapement and return data, were similar to the values estimated by Geiger (2003), though most reference point estimates (e.g., </w:t>
      </w:r>
      <w:r w:rsidRPr="00E53293">
        <w:rPr>
          <w:i/>
          <w:iCs/>
        </w:rPr>
        <w:t>S</w:t>
      </w:r>
      <w:r w:rsidRPr="00E53293">
        <w:rPr>
          <w:vertAlign w:val="subscript"/>
        </w:rPr>
        <w:t>MSY</w:t>
      </w:r>
      <w:r>
        <w:t>) were slightly larger (</w:t>
      </w:r>
      <w:r w:rsidRPr="00106953">
        <w:t xml:space="preserve">Table </w:t>
      </w:r>
      <w:r w:rsidR="00493532" w:rsidRPr="00106953">
        <w:t>8</w:t>
      </w:r>
      <w:r w:rsidRPr="00106953">
        <w:t>). The range</w:t>
      </w:r>
      <w:r>
        <w:t xml:space="preserve"> of escapements estimated to produce at least 90% of MSY was approximately 12,000–27,000 fish (Model 1) and 11,000–26,000 fish (Model 2), again very similar to the range of 11,000–25,000 fish reported by Geiger (2003). </w:t>
      </w:r>
      <w:del w:id="201" w:author="Heinl, Steve (DFG)" w:date="2020-12-21T14:51:00Z">
        <w:r w:rsidDel="00FA0412">
          <w:delText xml:space="preserve">Escapements within these ranges are estimated to provide an approximately 70–100% probability of achieving at least 90% of MSY. </w:delText>
        </w:r>
      </w:del>
      <w:r>
        <w:t xml:space="preserve">For simplicity, Geiger (2003) recommended the escapement goal be rounded to 10,000–25,000 fish. </w:t>
      </w:r>
      <w:del w:id="202" w:author="Heinl, Steve (DFG)" w:date="2020-12-21T14:52:00Z">
        <w:r w:rsidDel="00FA0412">
          <w:delText xml:space="preserve">The probability of achieving at least 90% of MSY drops considerably, to 20%, at the lower bound of 10,000 fish; however, escapements in the range of 10,000–25,000 fish provide an estimated 75–100% probability of achieving at least 80% of MSY </w:delText>
        </w:r>
      </w:del>
      <w:del w:id="203" w:author="Heinl, Steve (DFG)" w:date="2020-12-21T15:17:00Z">
        <w:r w:rsidDel="00472B17">
          <w:delText>(</w:delText>
        </w:r>
        <w:r w:rsidRPr="00106953" w:rsidDel="00472B17">
          <w:delText>Figure</w:delText>
        </w:r>
        <w:r w:rsidR="00E53293" w:rsidRPr="00106953" w:rsidDel="00472B17">
          <w:delText xml:space="preserve"> 9</w:delText>
        </w:r>
        <w:r w:rsidRPr="00106953" w:rsidDel="00472B17">
          <w:delText xml:space="preserve">). </w:delText>
        </w:r>
      </w:del>
      <w:ins w:id="204" w:author="Heinl, Steve (DFG)" w:date="2020-12-21T14:52:00Z">
        <w:r w:rsidR="00FA0412" w:rsidRPr="00FA0412">
          <w:t xml:space="preserve">At a lower bound of 10,000 fish, there is an estimated 73% probability of achieving at least 80% of MSY and an estimated 7% probability of achieving at least 90% of MSY (Figure 10). At an upper bound of 25,000 fish, there is an estimated 98% probability of achieving at least 80% of MSY and an estimated 74% probability of achieving at least 90% of MSY (Figure 10). </w:t>
        </w:r>
      </w:ins>
      <w:r w:rsidRPr="00106953">
        <w:rPr>
          <w:b/>
          <w:bCs/>
        </w:rPr>
        <w:t>The</w:t>
      </w:r>
      <w:r w:rsidRPr="00E53293">
        <w:rPr>
          <w:b/>
          <w:bCs/>
        </w:rPr>
        <w:t xml:space="preserve"> escapement goal committee recommended maintaining the current biological escapement goal range of 10,000–25,000 sockeye salmon, counted annually at the Redoubt Lake weir. </w:t>
      </w:r>
      <w:commentRangeStart w:id="205"/>
      <w:commentRangeStart w:id="206"/>
      <w:commentRangeStart w:id="207"/>
      <w:r w:rsidR="00D664C4">
        <w:rPr>
          <w:b/>
          <w:bCs/>
        </w:rPr>
        <w:t>Given this result it is likely the</w:t>
      </w:r>
      <w:r w:rsidR="00DC5857">
        <w:rPr>
          <w:b/>
          <w:bCs/>
        </w:rPr>
        <w:t xml:space="preserve"> </w:t>
      </w:r>
      <w:r w:rsidRPr="009139C2">
        <w:rPr>
          <w:b/>
          <w:bCs/>
          <w:i/>
          <w:iCs/>
        </w:rPr>
        <w:t>optimal</w:t>
      </w:r>
      <w:r w:rsidRPr="00E53293">
        <w:rPr>
          <w:b/>
          <w:bCs/>
        </w:rPr>
        <w:t xml:space="preserve"> escapement goal of 7,000–25,000 fish (5 AAC 01.760)</w:t>
      </w:r>
      <w:r w:rsidR="00D664C4">
        <w:rPr>
          <w:b/>
          <w:bCs/>
        </w:rPr>
        <w:t xml:space="preserve"> developed by the Board of Fisheries will also not change</w:t>
      </w:r>
      <w:r w:rsidRPr="00E53293">
        <w:rPr>
          <w:b/>
          <w:bCs/>
        </w:rPr>
        <w:t>.</w:t>
      </w:r>
      <w:r>
        <w:t xml:space="preserve"> </w:t>
      </w:r>
      <w:commentRangeEnd w:id="205"/>
      <w:r w:rsidR="00D664C4">
        <w:rPr>
          <w:rStyle w:val="CommentReference"/>
        </w:rPr>
        <w:commentReference w:id="205"/>
      </w:r>
      <w:commentRangeEnd w:id="206"/>
      <w:r w:rsidR="00CF67F3">
        <w:rPr>
          <w:rStyle w:val="CommentReference"/>
        </w:rPr>
        <w:commentReference w:id="206"/>
      </w:r>
      <w:commentRangeEnd w:id="207"/>
      <w:r w:rsidR="00DC5857">
        <w:rPr>
          <w:rStyle w:val="CommentReference"/>
        </w:rPr>
        <w:commentReference w:id="207"/>
      </w:r>
      <w:r>
        <w:t>Future escapement goal review for this stock would benefit from use of a Bayesian age-structured state-space model to better account for missing data and associated uncertainty due to the lack of weir operations and sampling in 1998.</w:t>
      </w:r>
    </w:p>
    <w:p w14:paraId="3B540FE1" w14:textId="427F2701" w:rsidR="00E53293" w:rsidRDefault="00E53293" w:rsidP="00E53293">
      <w:pPr>
        <w:pStyle w:val="Caption"/>
      </w:pPr>
      <w:bookmarkStart w:id="208" w:name="_Toc51147333"/>
      <w:r>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8</w:t>
      </w:r>
      <w:r w:rsidR="00C0127A">
        <w:rPr>
          <w:noProof/>
        </w:rPr>
        <w:fldChar w:fldCharType="end"/>
      </w:r>
      <w:r>
        <w:t>.–</w:t>
      </w:r>
      <w:r w:rsidRPr="00E53293">
        <w:t>Parameter and management reference point estimates from simple linear spawner-recruit models fitted to Redoubt Lake sockeye salmon brood years 1982–2013 compared to estimates reported by Geiger (2003).</w:t>
      </w:r>
      <w:bookmarkEnd w:id="208"/>
      <w:ins w:id="209" w:author="Heinl, Steve (DFG)" w:date="2020-12-21T14:53:00Z">
        <w:r w:rsidR="00FA0412" w:rsidRPr="00FA0412">
          <w:t xml:space="preserve"> The 2.5th and 97.5th percentiles define 95% credible intervals for the parameters. The contrast in spawners for Model 1 is 169, the contrast in spawners for Model 2 is 34, and the contrast in spawners for Geiger (2003) is 160. The 90% lower and upper </w:t>
        </w:r>
        <w:r w:rsidR="00FA0412" w:rsidRPr="00FA0412">
          <w:rPr>
            <w:i/>
          </w:rPr>
          <w:t>S</w:t>
        </w:r>
        <w:r w:rsidR="00FA0412" w:rsidRPr="00FA0412">
          <w:rPr>
            <w:vertAlign w:val="subscript"/>
          </w:rPr>
          <w:t>MSY</w:t>
        </w:r>
        <w:r w:rsidR="00FA0412" w:rsidRPr="00FA0412">
          <w:t xml:space="preserve"> are point estimates and not posterior medians from the Bayesian model.</w:t>
        </w:r>
      </w:ins>
    </w:p>
    <w:tbl>
      <w:tblPr>
        <w:tblW w:w="9360" w:type="dxa"/>
        <w:jc w:val="center"/>
        <w:tblLayout w:type="fixed"/>
        <w:tblLook w:val="04A0" w:firstRow="1" w:lastRow="0" w:firstColumn="1" w:lastColumn="0" w:noHBand="0" w:noVBand="1"/>
      </w:tblPr>
      <w:tblGrid>
        <w:gridCol w:w="2435"/>
        <w:gridCol w:w="1385"/>
        <w:gridCol w:w="1385"/>
        <w:gridCol w:w="1385"/>
        <w:gridCol w:w="1385"/>
        <w:gridCol w:w="1385"/>
      </w:tblGrid>
      <w:tr w:rsidR="00D1425C" w:rsidRPr="00BE1459" w14:paraId="3E76F91C" w14:textId="77777777" w:rsidTr="00472B17">
        <w:trPr>
          <w:trHeight w:val="300"/>
          <w:jc w:val="center"/>
        </w:trPr>
        <w:tc>
          <w:tcPr>
            <w:tcW w:w="2435" w:type="dxa"/>
            <w:tcBorders>
              <w:top w:val="single" w:sz="4" w:space="0" w:color="auto"/>
              <w:left w:val="nil"/>
              <w:right w:val="nil"/>
            </w:tcBorders>
            <w:shd w:val="clear" w:color="auto" w:fill="auto"/>
            <w:noWrap/>
            <w:vAlign w:val="bottom"/>
          </w:tcPr>
          <w:p w14:paraId="50D112DD" w14:textId="4016FA8D" w:rsidR="00D1425C" w:rsidRPr="00BE1459" w:rsidRDefault="00D1425C" w:rsidP="00300454">
            <w:pPr>
              <w:spacing w:after="0"/>
              <w:rPr>
                <w:b/>
                <w:bCs/>
                <w:sz w:val="22"/>
                <w:szCs w:val="22"/>
              </w:rPr>
            </w:pPr>
          </w:p>
        </w:tc>
        <w:tc>
          <w:tcPr>
            <w:tcW w:w="4155" w:type="dxa"/>
            <w:gridSpan w:val="3"/>
            <w:tcBorders>
              <w:top w:val="single" w:sz="4" w:space="0" w:color="auto"/>
              <w:left w:val="nil"/>
              <w:right w:val="nil"/>
            </w:tcBorders>
            <w:shd w:val="clear" w:color="auto" w:fill="auto"/>
            <w:noWrap/>
            <w:vAlign w:val="bottom"/>
            <w:hideMark/>
          </w:tcPr>
          <w:p w14:paraId="183468C0" w14:textId="3BBBD3AC" w:rsidR="00D1425C" w:rsidRPr="00BE1459" w:rsidRDefault="00D1425C" w:rsidP="00472B17">
            <w:pPr>
              <w:pBdr>
                <w:bottom w:val="single" w:sz="4" w:space="1" w:color="auto"/>
              </w:pBdr>
              <w:spacing w:after="0"/>
              <w:jc w:val="center"/>
              <w:rPr>
                <w:b/>
                <w:bCs/>
                <w:sz w:val="22"/>
                <w:szCs w:val="22"/>
              </w:rPr>
            </w:pPr>
            <w:r w:rsidRPr="00BE1459">
              <w:rPr>
                <w:b/>
                <w:bCs/>
                <w:sz w:val="22"/>
                <w:szCs w:val="22"/>
              </w:rPr>
              <w:t>Model 1</w:t>
            </w:r>
            <w:r w:rsidRPr="00BE1459">
              <w:rPr>
                <w:b/>
                <w:bCs/>
                <w:sz w:val="22"/>
                <w:szCs w:val="22"/>
                <w:vertAlign w:val="superscript"/>
              </w:rPr>
              <w:t>a</w:t>
            </w:r>
          </w:p>
        </w:tc>
        <w:tc>
          <w:tcPr>
            <w:tcW w:w="1385" w:type="dxa"/>
            <w:tcBorders>
              <w:top w:val="single" w:sz="4" w:space="0" w:color="auto"/>
              <w:left w:val="nil"/>
              <w:right w:val="nil"/>
            </w:tcBorders>
            <w:vAlign w:val="bottom"/>
          </w:tcPr>
          <w:p w14:paraId="7E8E52A1" w14:textId="6AC31DCB" w:rsidR="00D1425C" w:rsidRPr="00BE1459" w:rsidRDefault="00D1425C" w:rsidP="00472B17">
            <w:pPr>
              <w:pBdr>
                <w:bottom w:val="single" w:sz="4" w:space="1" w:color="auto"/>
              </w:pBdr>
              <w:spacing w:after="0"/>
              <w:jc w:val="center"/>
              <w:rPr>
                <w:b/>
                <w:bCs/>
                <w:sz w:val="22"/>
                <w:szCs w:val="22"/>
              </w:rPr>
            </w:pPr>
            <w:r w:rsidRPr="00BE1459">
              <w:rPr>
                <w:b/>
                <w:bCs/>
                <w:sz w:val="22"/>
                <w:szCs w:val="22"/>
              </w:rPr>
              <w:t>Model 2</w:t>
            </w:r>
            <w:r w:rsidRPr="00BE1459">
              <w:rPr>
                <w:b/>
                <w:bCs/>
                <w:sz w:val="22"/>
                <w:szCs w:val="22"/>
                <w:vertAlign w:val="superscript"/>
              </w:rPr>
              <w:t>b</w:t>
            </w:r>
          </w:p>
        </w:tc>
        <w:tc>
          <w:tcPr>
            <w:tcW w:w="1385" w:type="dxa"/>
            <w:vMerge w:val="restart"/>
            <w:tcBorders>
              <w:top w:val="single" w:sz="4" w:space="0" w:color="auto"/>
              <w:left w:val="nil"/>
              <w:right w:val="nil"/>
            </w:tcBorders>
            <w:vAlign w:val="bottom"/>
          </w:tcPr>
          <w:p w14:paraId="3AC0BAFF" w14:textId="775B2459" w:rsidR="00D1425C" w:rsidRPr="00BE1459" w:rsidRDefault="00D1425C" w:rsidP="00300454">
            <w:pPr>
              <w:spacing w:after="0"/>
              <w:jc w:val="center"/>
              <w:rPr>
                <w:b/>
                <w:bCs/>
                <w:sz w:val="22"/>
                <w:szCs w:val="22"/>
              </w:rPr>
            </w:pPr>
            <w:r w:rsidRPr="00BE1459">
              <w:rPr>
                <w:b/>
                <w:bCs/>
                <w:sz w:val="22"/>
                <w:szCs w:val="22"/>
              </w:rPr>
              <w:t>Geiger</w:t>
            </w:r>
          </w:p>
          <w:p w14:paraId="0ED28CFA" w14:textId="77777777" w:rsidR="00D1425C" w:rsidRPr="00BE1459" w:rsidRDefault="00D1425C" w:rsidP="00300454">
            <w:pPr>
              <w:spacing w:after="0"/>
              <w:jc w:val="center"/>
              <w:rPr>
                <w:b/>
                <w:bCs/>
                <w:sz w:val="22"/>
                <w:szCs w:val="22"/>
              </w:rPr>
            </w:pPr>
            <w:r w:rsidRPr="00BE1459">
              <w:rPr>
                <w:b/>
                <w:bCs/>
                <w:sz w:val="22"/>
                <w:szCs w:val="22"/>
              </w:rPr>
              <w:t>(2003)</w:t>
            </w:r>
            <w:r w:rsidRPr="00BE1459">
              <w:rPr>
                <w:b/>
                <w:bCs/>
                <w:sz w:val="22"/>
                <w:szCs w:val="22"/>
                <w:vertAlign w:val="superscript"/>
              </w:rPr>
              <w:t>c</w:t>
            </w:r>
          </w:p>
        </w:tc>
      </w:tr>
      <w:tr w:rsidR="00D1425C" w:rsidRPr="00BE1459" w14:paraId="0B43A818" w14:textId="77777777" w:rsidTr="00472B17">
        <w:trPr>
          <w:trHeight w:val="300"/>
          <w:jc w:val="center"/>
          <w:ins w:id="210" w:author="Heinl, Steve (DFG)" w:date="2020-12-21T14:55:00Z"/>
        </w:trPr>
        <w:tc>
          <w:tcPr>
            <w:tcW w:w="2435" w:type="dxa"/>
            <w:tcBorders>
              <w:left w:val="nil"/>
              <w:bottom w:val="single" w:sz="4" w:space="0" w:color="auto"/>
              <w:right w:val="nil"/>
            </w:tcBorders>
            <w:shd w:val="clear" w:color="auto" w:fill="auto"/>
            <w:noWrap/>
            <w:vAlign w:val="bottom"/>
          </w:tcPr>
          <w:p w14:paraId="365D335F" w14:textId="4929AC24" w:rsidR="00D1425C" w:rsidRPr="00D1425C" w:rsidRDefault="00D1425C" w:rsidP="00D1425C">
            <w:pPr>
              <w:spacing w:after="0"/>
              <w:rPr>
                <w:ins w:id="211" w:author="Heinl, Steve (DFG)" w:date="2020-12-21T14:55:00Z"/>
                <w:bCs/>
                <w:sz w:val="22"/>
                <w:szCs w:val="22"/>
              </w:rPr>
            </w:pPr>
            <w:commentRangeStart w:id="212"/>
            <w:commentRangeStart w:id="213"/>
            <w:r w:rsidRPr="00BE1459">
              <w:rPr>
                <w:b/>
                <w:bCs/>
                <w:sz w:val="22"/>
                <w:szCs w:val="22"/>
              </w:rPr>
              <w:t>Parameter</w:t>
            </w:r>
            <w:commentRangeEnd w:id="212"/>
            <w:r>
              <w:rPr>
                <w:rStyle w:val="CommentReference"/>
              </w:rPr>
              <w:commentReference w:id="212"/>
            </w:r>
            <w:commentRangeEnd w:id="213"/>
            <w:r>
              <w:rPr>
                <w:rStyle w:val="CommentReference"/>
              </w:rPr>
              <w:commentReference w:id="213"/>
            </w:r>
          </w:p>
        </w:tc>
        <w:tc>
          <w:tcPr>
            <w:tcW w:w="1385" w:type="dxa"/>
            <w:tcBorders>
              <w:left w:val="nil"/>
              <w:bottom w:val="single" w:sz="4" w:space="0" w:color="auto"/>
              <w:right w:val="nil"/>
            </w:tcBorders>
            <w:shd w:val="clear" w:color="auto" w:fill="auto"/>
            <w:noWrap/>
            <w:vAlign w:val="bottom"/>
          </w:tcPr>
          <w:p w14:paraId="04E58110" w14:textId="77777777" w:rsidR="00D1425C" w:rsidRDefault="00D1425C" w:rsidP="00D1425C">
            <w:pPr>
              <w:spacing w:after="0"/>
              <w:jc w:val="center"/>
              <w:rPr>
                <w:bCs/>
                <w:sz w:val="22"/>
                <w:szCs w:val="22"/>
              </w:rPr>
            </w:pPr>
            <w:r w:rsidRPr="00D1425C">
              <w:rPr>
                <w:bCs/>
                <w:sz w:val="22"/>
                <w:szCs w:val="22"/>
              </w:rPr>
              <w:t>2.</w:t>
            </w:r>
            <w:r>
              <w:rPr>
                <w:bCs/>
                <w:sz w:val="22"/>
                <w:szCs w:val="22"/>
              </w:rPr>
              <w:t>5th</w:t>
            </w:r>
          </w:p>
          <w:p w14:paraId="3088A0F3" w14:textId="0B6D8DCC" w:rsidR="00D1425C" w:rsidRPr="00D1425C" w:rsidRDefault="00D1425C" w:rsidP="00D1425C">
            <w:pPr>
              <w:spacing w:after="0"/>
              <w:jc w:val="center"/>
              <w:rPr>
                <w:ins w:id="214" w:author="Heinl, Steve (DFG)" w:date="2020-12-21T14:55:00Z"/>
                <w:bCs/>
                <w:sz w:val="22"/>
                <w:szCs w:val="22"/>
              </w:rPr>
            </w:pPr>
            <w:r w:rsidRPr="00D1425C">
              <w:rPr>
                <w:bCs/>
                <w:sz w:val="22"/>
                <w:szCs w:val="22"/>
              </w:rPr>
              <w:t>Percentile</w:t>
            </w:r>
          </w:p>
        </w:tc>
        <w:tc>
          <w:tcPr>
            <w:tcW w:w="1385" w:type="dxa"/>
            <w:tcBorders>
              <w:left w:val="nil"/>
              <w:bottom w:val="single" w:sz="4" w:space="0" w:color="auto"/>
              <w:right w:val="nil"/>
            </w:tcBorders>
            <w:shd w:val="clear" w:color="auto" w:fill="auto"/>
            <w:noWrap/>
            <w:vAlign w:val="bottom"/>
          </w:tcPr>
          <w:p w14:paraId="0493512A" w14:textId="55D72D29" w:rsidR="00D1425C" w:rsidRPr="00D1425C" w:rsidRDefault="00D1425C" w:rsidP="00D1425C">
            <w:pPr>
              <w:spacing w:after="0"/>
              <w:jc w:val="center"/>
              <w:rPr>
                <w:ins w:id="215" w:author="Heinl, Steve (DFG)" w:date="2020-12-21T14:55:00Z"/>
                <w:bCs/>
                <w:sz w:val="22"/>
                <w:szCs w:val="22"/>
              </w:rPr>
            </w:pPr>
            <w:r>
              <w:rPr>
                <w:bCs/>
                <w:sz w:val="22"/>
                <w:szCs w:val="22"/>
              </w:rPr>
              <w:t>Median</w:t>
            </w:r>
          </w:p>
        </w:tc>
        <w:tc>
          <w:tcPr>
            <w:tcW w:w="1385" w:type="dxa"/>
            <w:tcBorders>
              <w:left w:val="nil"/>
              <w:bottom w:val="single" w:sz="4" w:space="0" w:color="auto"/>
              <w:right w:val="nil"/>
            </w:tcBorders>
            <w:vAlign w:val="bottom"/>
          </w:tcPr>
          <w:p w14:paraId="7E208413" w14:textId="74607FCA" w:rsidR="00D1425C" w:rsidRDefault="00D1425C" w:rsidP="00D1425C">
            <w:pPr>
              <w:spacing w:after="0"/>
              <w:jc w:val="center"/>
              <w:rPr>
                <w:bCs/>
                <w:sz w:val="22"/>
                <w:szCs w:val="22"/>
              </w:rPr>
            </w:pPr>
            <w:r>
              <w:rPr>
                <w:bCs/>
                <w:sz w:val="22"/>
                <w:szCs w:val="22"/>
              </w:rPr>
              <w:t>97</w:t>
            </w:r>
            <w:r w:rsidRPr="00D1425C">
              <w:rPr>
                <w:bCs/>
                <w:sz w:val="22"/>
                <w:szCs w:val="22"/>
              </w:rPr>
              <w:t>.</w:t>
            </w:r>
            <w:r>
              <w:rPr>
                <w:bCs/>
                <w:sz w:val="22"/>
                <w:szCs w:val="22"/>
              </w:rPr>
              <w:t>5th</w:t>
            </w:r>
          </w:p>
          <w:p w14:paraId="6B719B16" w14:textId="4077C191" w:rsidR="00D1425C" w:rsidRPr="00D1425C" w:rsidRDefault="00D1425C" w:rsidP="00D1425C">
            <w:pPr>
              <w:spacing w:after="0"/>
              <w:jc w:val="center"/>
              <w:rPr>
                <w:bCs/>
                <w:sz w:val="22"/>
                <w:szCs w:val="22"/>
              </w:rPr>
            </w:pPr>
            <w:r w:rsidRPr="00D1425C">
              <w:rPr>
                <w:bCs/>
                <w:sz w:val="22"/>
                <w:szCs w:val="22"/>
              </w:rPr>
              <w:t>Percentile</w:t>
            </w:r>
          </w:p>
        </w:tc>
        <w:tc>
          <w:tcPr>
            <w:tcW w:w="1385" w:type="dxa"/>
            <w:tcBorders>
              <w:left w:val="nil"/>
              <w:bottom w:val="single" w:sz="4" w:space="0" w:color="auto"/>
              <w:right w:val="nil"/>
            </w:tcBorders>
            <w:vAlign w:val="bottom"/>
          </w:tcPr>
          <w:p w14:paraId="17C66465" w14:textId="504EB50B" w:rsidR="00D1425C" w:rsidRPr="00D1425C" w:rsidRDefault="00D1425C" w:rsidP="00D1425C">
            <w:pPr>
              <w:spacing w:after="0"/>
              <w:jc w:val="center"/>
              <w:rPr>
                <w:bCs/>
                <w:sz w:val="22"/>
                <w:szCs w:val="22"/>
              </w:rPr>
            </w:pPr>
            <w:r w:rsidRPr="00D1425C">
              <w:rPr>
                <w:bCs/>
                <w:sz w:val="22"/>
                <w:szCs w:val="22"/>
              </w:rPr>
              <w:t>Median</w:t>
            </w:r>
          </w:p>
        </w:tc>
        <w:tc>
          <w:tcPr>
            <w:tcW w:w="1385" w:type="dxa"/>
            <w:vMerge/>
            <w:tcBorders>
              <w:left w:val="nil"/>
              <w:bottom w:val="single" w:sz="4" w:space="0" w:color="auto"/>
              <w:right w:val="nil"/>
            </w:tcBorders>
            <w:vAlign w:val="bottom"/>
          </w:tcPr>
          <w:p w14:paraId="229D654B" w14:textId="3504E4B3" w:rsidR="00D1425C" w:rsidRPr="00D1425C" w:rsidRDefault="00D1425C" w:rsidP="00D1425C">
            <w:pPr>
              <w:spacing w:after="0"/>
              <w:jc w:val="center"/>
              <w:rPr>
                <w:ins w:id="216" w:author="Heinl, Steve (DFG)" w:date="2020-12-21T14:55:00Z"/>
                <w:bCs/>
                <w:sz w:val="22"/>
                <w:szCs w:val="22"/>
              </w:rPr>
            </w:pPr>
          </w:p>
        </w:tc>
      </w:tr>
      <w:tr w:rsidR="00D1425C" w:rsidRPr="00BE1459" w14:paraId="55CD03B8" w14:textId="77777777" w:rsidTr="00472B17">
        <w:trPr>
          <w:trHeight w:val="300"/>
          <w:jc w:val="center"/>
        </w:trPr>
        <w:tc>
          <w:tcPr>
            <w:tcW w:w="2435" w:type="dxa"/>
            <w:tcBorders>
              <w:top w:val="single" w:sz="4" w:space="0" w:color="auto"/>
              <w:left w:val="nil"/>
              <w:right w:val="nil"/>
            </w:tcBorders>
            <w:shd w:val="clear" w:color="auto" w:fill="auto"/>
            <w:noWrap/>
            <w:vAlign w:val="bottom"/>
          </w:tcPr>
          <w:p w14:paraId="753F7A0A" w14:textId="25B7FFCB" w:rsidR="00D1425C" w:rsidRPr="00BE1459" w:rsidRDefault="00D1425C" w:rsidP="00D1425C">
            <w:pPr>
              <w:spacing w:after="0"/>
              <w:rPr>
                <w:sz w:val="22"/>
                <w:szCs w:val="22"/>
              </w:rPr>
            </w:pPr>
            <w:r w:rsidRPr="00BE1459">
              <w:rPr>
                <w:rFonts w:ascii="Symbol" w:hAnsi="Symbol"/>
                <w:i/>
                <w:iCs/>
                <w:sz w:val="22"/>
                <w:szCs w:val="22"/>
              </w:rPr>
              <w:t></w:t>
            </w:r>
          </w:p>
        </w:tc>
        <w:tc>
          <w:tcPr>
            <w:tcW w:w="1385" w:type="dxa"/>
            <w:tcBorders>
              <w:top w:val="single" w:sz="4" w:space="0" w:color="auto"/>
              <w:left w:val="nil"/>
              <w:right w:val="nil"/>
            </w:tcBorders>
            <w:shd w:val="clear" w:color="auto" w:fill="auto"/>
            <w:noWrap/>
            <w:vAlign w:val="bottom"/>
          </w:tcPr>
          <w:p w14:paraId="1F39CDCB" w14:textId="2A1E8D34" w:rsidR="00D1425C" w:rsidRPr="00BE1459" w:rsidRDefault="00D1425C" w:rsidP="00D1425C">
            <w:pPr>
              <w:spacing w:after="0"/>
              <w:jc w:val="right"/>
              <w:rPr>
                <w:sz w:val="22"/>
                <w:szCs w:val="22"/>
              </w:rPr>
            </w:pPr>
            <w:r>
              <w:rPr>
                <w:sz w:val="22"/>
                <w:szCs w:val="22"/>
              </w:rPr>
              <w:t>3.15</w:t>
            </w:r>
          </w:p>
        </w:tc>
        <w:tc>
          <w:tcPr>
            <w:tcW w:w="1385" w:type="dxa"/>
            <w:tcBorders>
              <w:top w:val="single" w:sz="4" w:space="0" w:color="auto"/>
              <w:left w:val="nil"/>
              <w:right w:val="nil"/>
            </w:tcBorders>
            <w:shd w:val="clear" w:color="auto" w:fill="auto"/>
            <w:noWrap/>
            <w:vAlign w:val="bottom"/>
          </w:tcPr>
          <w:p w14:paraId="0798977A" w14:textId="6204793F" w:rsidR="00D1425C" w:rsidRPr="00BE1459" w:rsidRDefault="00D1425C" w:rsidP="00D1425C">
            <w:pPr>
              <w:spacing w:after="0"/>
              <w:jc w:val="right"/>
              <w:rPr>
                <w:sz w:val="22"/>
                <w:szCs w:val="22"/>
              </w:rPr>
            </w:pPr>
            <w:r>
              <w:rPr>
                <w:sz w:val="22"/>
                <w:szCs w:val="22"/>
              </w:rPr>
              <w:t>5.49</w:t>
            </w:r>
          </w:p>
        </w:tc>
        <w:tc>
          <w:tcPr>
            <w:tcW w:w="1385" w:type="dxa"/>
            <w:tcBorders>
              <w:top w:val="single" w:sz="4" w:space="0" w:color="auto"/>
              <w:left w:val="nil"/>
              <w:right w:val="nil"/>
            </w:tcBorders>
            <w:vAlign w:val="bottom"/>
          </w:tcPr>
          <w:p w14:paraId="2D79D09C" w14:textId="43FBDADE" w:rsidR="00D1425C" w:rsidRPr="00BE1459" w:rsidRDefault="00D1425C" w:rsidP="00D1425C">
            <w:pPr>
              <w:spacing w:after="0"/>
              <w:jc w:val="right"/>
              <w:rPr>
                <w:sz w:val="22"/>
                <w:szCs w:val="22"/>
              </w:rPr>
            </w:pPr>
            <w:r>
              <w:rPr>
                <w:sz w:val="22"/>
                <w:szCs w:val="22"/>
              </w:rPr>
              <w:t>9.59</w:t>
            </w:r>
          </w:p>
        </w:tc>
        <w:tc>
          <w:tcPr>
            <w:tcW w:w="1385" w:type="dxa"/>
            <w:tcBorders>
              <w:top w:val="single" w:sz="4" w:space="0" w:color="auto"/>
              <w:left w:val="nil"/>
              <w:right w:val="nil"/>
            </w:tcBorders>
            <w:vAlign w:val="bottom"/>
          </w:tcPr>
          <w:p w14:paraId="6B3D25B8" w14:textId="2B23D190" w:rsidR="00D1425C" w:rsidRPr="00BE1459" w:rsidRDefault="00D1425C" w:rsidP="00D1425C">
            <w:pPr>
              <w:spacing w:after="0"/>
              <w:jc w:val="right"/>
              <w:rPr>
                <w:sz w:val="22"/>
                <w:szCs w:val="22"/>
              </w:rPr>
            </w:pPr>
            <w:r>
              <w:rPr>
                <w:sz w:val="22"/>
                <w:szCs w:val="22"/>
              </w:rPr>
              <w:t>7.99</w:t>
            </w:r>
          </w:p>
        </w:tc>
        <w:tc>
          <w:tcPr>
            <w:tcW w:w="1385" w:type="dxa"/>
            <w:tcBorders>
              <w:top w:val="single" w:sz="4" w:space="0" w:color="auto"/>
              <w:left w:val="nil"/>
              <w:right w:val="nil"/>
            </w:tcBorders>
            <w:vAlign w:val="bottom"/>
          </w:tcPr>
          <w:p w14:paraId="03F7D5AD" w14:textId="01C6216E" w:rsidR="00D1425C" w:rsidRPr="00BE1459" w:rsidRDefault="00D1425C" w:rsidP="00D1425C">
            <w:pPr>
              <w:spacing w:after="0"/>
              <w:jc w:val="right"/>
              <w:rPr>
                <w:sz w:val="22"/>
                <w:szCs w:val="22"/>
              </w:rPr>
            </w:pPr>
            <w:r>
              <w:rPr>
                <w:sz w:val="22"/>
                <w:szCs w:val="22"/>
              </w:rPr>
              <w:t>4.50</w:t>
            </w:r>
          </w:p>
        </w:tc>
      </w:tr>
      <w:tr w:rsidR="00D1425C" w:rsidRPr="00BE1459" w14:paraId="5F517FD9" w14:textId="77777777" w:rsidTr="00472B17">
        <w:trPr>
          <w:trHeight w:val="300"/>
          <w:jc w:val="center"/>
        </w:trPr>
        <w:tc>
          <w:tcPr>
            <w:tcW w:w="2435" w:type="dxa"/>
            <w:tcBorders>
              <w:left w:val="nil"/>
              <w:bottom w:val="nil"/>
              <w:right w:val="nil"/>
            </w:tcBorders>
            <w:shd w:val="clear" w:color="auto" w:fill="auto"/>
            <w:noWrap/>
            <w:vAlign w:val="bottom"/>
            <w:hideMark/>
          </w:tcPr>
          <w:p w14:paraId="35149AB0" w14:textId="77777777" w:rsidR="00D1425C" w:rsidRPr="00BE1459" w:rsidRDefault="00D1425C" w:rsidP="00D1425C">
            <w:pPr>
              <w:spacing w:after="0"/>
              <w:rPr>
                <w:sz w:val="22"/>
                <w:szCs w:val="22"/>
              </w:rPr>
            </w:pPr>
            <w:r w:rsidRPr="00BE1459">
              <w:rPr>
                <w:sz w:val="22"/>
                <w:szCs w:val="22"/>
              </w:rPr>
              <w:t>ln(</w:t>
            </w:r>
            <w:r w:rsidRPr="00BE1459">
              <w:rPr>
                <w:rFonts w:ascii="Symbol" w:hAnsi="Symbol"/>
                <w:i/>
                <w:iCs/>
                <w:sz w:val="22"/>
                <w:szCs w:val="22"/>
              </w:rPr>
              <w:t></w:t>
            </w:r>
            <w:r w:rsidRPr="00BE1459">
              <w:rPr>
                <w:sz w:val="22"/>
                <w:szCs w:val="22"/>
              </w:rPr>
              <w:t>)</w:t>
            </w:r>
          </w:p>
        </w:tc>
        <w:tc>
          <w:tcPr>
            <w:tcW w:w="1385" w:type="dxa"/>
            <w:tcBorders>
              <w:left w:val="nil"/>
              <w:bottom w:val="nil"/>
              <w:right w:val="nil"/>
            </w:tcBorders>
            <w:shd w:val="clear" w:color="auto" w:fill="auto"/>
            <w:noWrap/>
            <w:vAlign w:val="bottom"/>
            <w:hideMark/>
          </w:tcPr>
          <w:p w14:paraId="727F1A8A" w14:textId="10AF5862" w:rsidR="00D1425C" w:rsidRPr="00BE1459" w:rsidRDefault="00D1425C" w:rsidP="00D1425C">
            <w:pPr>
              <w:spacing w:after="0"/>
              <w:jc w:val="right"/>
              <w:rPr>
                <w:sz w:val="22"/>
                <w:szCs w:val="22"/>
              </w:rPr>
            </w:pPr>
            <w:r w:rsidRPr="00BE1459">
              <w:rPr>
                <w:sz w:val="22"/>
                <w:szCs w:val="22"/>
              </w:rPr>
              <w:t>1.</w:t>
            </w:r>
            <w:r>
              <w:rPr>
                <w:sz w:val="22"/>
                <w:szCs w:val="22"/>
              </w:rPr>
              <w:t>15</w:t>
            </w:r>
          </w:p>
        </w:tc>
        <w:tc>
          <w:tcPr>
            <w:tcW w:w="1385" w:type="dxa"/>
            <w:tcBorders>
              <w:left w:val="nil"/>
              <w:bottom w:val="nil"/>
              <w:right w:val="nil"/>
            </w:tcBorders>
            <w:shd w:val="clear" w:color="auto" w:fill="auto"/>
            <w:noWrap/>
            <w:vAlign w:val="bottom"/>
            <w:hideMark/>
          </w:tcPr>
          <w:p w14:paraId="112A20B7" w14:textId="11340D21" w:rsidR="00D1425C" w:rsidRPr="00BE1459" w:rsidRDefault="00D1425C" w:rsidP="00D1425C">
            <w:pPr>
              <w:spacing w:after="0"/>
              <w:jc w:val="right"/>
              <w:rPr>
                <w:sz w:val="22"/>
                <w:szCs w:val="22"/>
              </w:rPr>
            </w:pPr>
            <w:r>
              <w:rPr>
                <w:sz w:val="22"/>
                <w:szCs w:val="22"/>
              </w:rPr>
              <w:t>1.70</w:t>
            </w:r>
          </w:p>
        </w:tc>
        <w:tc>
          <w:tcPr>
            <w:tcW w:w="1385" w:type="dxa"/>
            <w:tcBorders>
              <w:left w:val="nil"/>
              <w:bottom w:val="nil"/>
              <w:right w:val="nil"/>
            </w:tcBorders>
            <w:vAlign w:val="bottom"/>
          </w:tcPr>
          <w:p w14:paraId="2A1A00C6" w14:textId="52FB8D8C" w:rsidR="00D1425C" w:rsidRPr="00BE1459" w:rsidRDefault="00D1425C" w:rsidP="00D1425C">
            <w:pPr>
              <w:spacing w:after="0"/>
              <w:jc w:val="right"/>
              <w:rPr>
                <w:sz w:val="22"/>
                <w:szCs w:val="22"/>
              </w:rPr>
            </w:pPr>
            <w:r>
              <w:rPr>
                <w:sz w:val="22"/>
                <w:szCs w:val="22"/>
              </w:rPr>
              <w:t>2.26</w:t>
            </w:r>
          </w:p>
        </w:tc>
        <w:tc>
          <w:tcPr>
            <w:tcW w:w="1385" w:type="dxa"/>
            <w:tcBorders>
              <w:left w:val="nil"/>
              <w:bottom w:val="nil"/>
              <w:right w:val="nil"/>
            </w:tcBorders>
            <w:vAlign w:val="bottom"/>
          </w:tcPr>
          <w:p w14:paraId="6F72C361" w14:textId="69240D8D" w:rsidR="00D1425C" w:rsidRPr="00BE1459" w:rsidRDefault="00D1425C" w:rsidP="00D1425C">
            <w:pPr>
              <w:spacing w:after="0"/>
              <w:jc w:val="right"/>
              <w:rPr>
                <w:sz w:val="22"/>
                <w:szCs w:val="22"/>
              </w:rPr>
            </w:pPr>
            <w:r>
              <w:rPr>
                <w:sz w:val="22"/>
                <w:szCs w:val="22"/>
              </w:rPr>
              <w:t>2.08</w:t>
            </w:r>
          </w:p>
        </w:tc>
        <w:tc>
          <w:tcPr>
            <w:tcW w:w="1385" w:type="dxa"/>
            <w:tcBorders>
              <w:left w:val="nil"/>
              <w:bottom w:val="nil"/>
              <w:right w:val="nil"/>
            </w:tcBorders>
            <w:vAlign w:val="bottom"/>
          </w:tcPr>
          <w:p w14:paraId="1835B445" w14:textId="61E68095" w:rsidR="00D1425C" w:rsidRPr="00BE1459" w:rsidRDefault="00D1425C" w:rsidP="00D1425C">
            <w:pPr>
              <w:spacing w:after="0"/>
              <w:jc w:val="right"/>
              <w:rPr>
                <w:sz w:val="22"/>
                <w:szCs w:val="22"/>
              </w:rPr>
            </w:pPr>
            <w:r>
              <w:rPr>
                <w:sz w:val="22"/>
                <w:szCs w:val="22"/>
              </w:rPr>
              <w:t>1</w:t>
            </w:r>
            <w:r w:rsidRPr="00BE1459">
              <w:rPr>
                <w:sz w:val="22"/>
                <w:szCs w:val="22"/>
              </w:rPr>
              <w:t>.50</w:t>
            </w:r>
          </w:p>
        </w:tc>
      </w:tr>
      <w:tr w:rsidR="00D1425C" w:rsidRPr="00BE1459" w14:paraId="189C737D"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2ED94327" w14:textId="77777777" w:rsidR="00D1425C" w:rsidRPr="00BE1459" w:rsidRDefault="00D1425C" w:rsidP="00D1425C">
            <w:pPr>
              <w:spacing w:after="0"/>
              <w:rPr>
                <w:sz w:val="22"/>
                <w:szCs w:val="22"/>
              </w:rPr>
            </w:pPr>
            <w:commentRangeStart w:id="217"/>
            <w:commentRangeStart w:id="218"/>
            <w:commentRangeStart w:id="219"/>
            <w:commentRangeStart w:id="220"/>
            <w:r w:rsidRPr="00BE1459">
              <w:rPr>
                <w:sz w:val="22"/>
                <w:szCs w:val="22"/>
              </w:rPr>
              <w:t>ln(</w:t>
            </w:r>
            <w:r w:rsidRPr="00BE1459">
              <w:rPr>
                <w:rFonts w:ascii="Symbol" w:hAnsi="Symbol"/>
                <w:i/>
                <w:iCs/>
                <w:sz w:val="22"/>
                <w:szCs w:val="22"/>
              </w:rPr>
              <w:t></w:t>
            </w:r>
            <w:r w:rsidRPr="00BE1459">
              <w:rPr>
                <w:sz w:val="22"/>
                <w:szCs w:val="22"/>
              </w:rPr>
              <w:t>)'</w:t>
            </w:r>
            <w:commentRangeEnd w:id="217"/>
            <w:r>
              <w:rPr>
                <w:rStyle w:val="CommentReference"/>
              </w:rPr>
              <w:commentReference w:id="217"/>
            </w:r>
            <w:commentRangeEnd w:id="218"/>
            <w:r>
              <w:rPr>
                <w:rStyle w:val="CommentReference"/>
              </w:rPr>
              <w:commentReference w:id="218"/>
            </w:r>
          </w:p>
        </w:tc>
        <w:tc>
          <w:tcPr>
            <w:tcW w:w="1385" w:type="dxa"/>
            <w:tcBorders>
              <w:top w:val="nil"/>
              <w:left w:val="nil"/>
              <w:bottom w:val="nil"/>
              <w:right w:val="nil"/>
            </w:tcBorders>
            <w:shd w:val="clear" w:color="auto" w:fill="auto"/>
            <w:noWrap/>
            <w:vAlign w:val="bottom"/>
            <w:hideMark/>
          </w:tcPr>
          <w:p w14:paraId="5FF1EC88" w14:textId="3B9C3870" w:rsidR="00D1425C" w:rsidRPr="00D1425C" w:rsidRDefault="00D1425C" w:rsidP="00D1425C">
            <w:pPr>
              <w:spacing w:after="0"/>
              <w:jc w:val="right"/>
              <w:rPr>
                <w:sz w:val="22"/>
                <w:szCs w:val="22"/>
              </w:rPr>
            </w:pPr>
            <w:r>
              <w:rPr>
                <w:sz w:val="22"/>
                <w:szCs w:val="22"/>
              </w:rPr>
              <w:t>1.65</w:t>
            </w:r>
            <w:commentRangeStart w:id="221"/>
          </w:p>
        </w:tc>
        <w:tc>
          <w:tcPr>
            <w:tcW w:w="1385" w:type="dxa"/>
            <w:tcBorders>
              <w:top w:val="nil"/>
              <w:left w:val="nil"/>
              <w:bottom w:val="nil"/>
              <w:right w:val="nil"/>
            </w:tcBorders>
            <w:shd w:val="clear" w:color="auto" w:fill="auto"/>
            <w:noWrap/>
            <w:vAlign w:val="bottom"/>
            <w:hideMark/>
          </w:tcPr>
          <w:p w14:paraId="5F0C148A" w14:textId="57F7A974" w:rsidR="00D1425C" w:rsidRPr="00D1425C" w:rsidRDefault="00D1425C" w:rsidP="00D1425C">
            <w:pPr>
              <w:spacing w:after="0"/>
              <w:jc w:val="right"/>
              <w:rPr>
                <w:sz w:val="22"/>
                <w:szCs w:val="22"/>
              </w:rPr>
            </w:pPr>
            <w:r w:rsidRPr="00D1425C">
              <w:rPr>
                <w:sz w:val="22"/>
                <w:szCs w:val="22"/>
              </w:rPr>
              <w:t>2.</w:t>
            </w:r>
            <w:r>
              <w:rPr>
                <w:sz w:val="22"/>
                <w:szCs w:val="22"/>
              </w:rPr>
              <w:t>20</w:t>
            </w:r>
          </w:p>
        </w:tc>
        <w:tc>
          <w:tcPr>
            <w:tcW w:w="1385" w:type="dxa"/>
            <w:tcBorders>
              <w:top w:val="nil"/>
              <w:left w:val="nil"/>
              <w:bottom w:val="nil"/>
              <w:right w:val="nil"/>
            </w:tcBorders>
            <w:vAlign w:val="bottom"/>
          </w:tcPr>
          <w:p w14:paraId="6D7CEAFD" w14:textId="79961711" w:rsidR="00D1425C" w:rsidRPr="00FA0412" w:rsidRDefault="00D1425C" w:rsidP="00D1425C">
            <w:pPr>
              <w:spacing w:after="0"/>
              <w:jc w:val="right"/>
              <w:rPr>
                <w:sz w:val="22"/>
                <w:szCs w:val="22"/>
                <w:highlight w:val="yellow"/>
              </w:rPr>
            </w:pPr>
            <w:r>
              <w:rPr>
                <w:sz w:val="22"/>
                <w:szCs w:val="22"/>
                <w:highlight w:val="yellow"/>
              </w:rPr>
              <w:t>2.9</w:t>
            </w:r>
          </w:p>
        </w:tc>
        <w:tc>
          <w:tcPr>
            <w:tcW w:w="1385" w:type="dxa"/>
            <w:tcBorders>
              <w:top w:val="nil"/>
              <w:left w:val="nil"/>
              <w:bottom w:val="nil"/>
              <w:right w:val="nil"/>
            </w:tcBorders>
            <w:vAlign w:val="bottom"/>
          </w:tcPr>
          <w:p w14:paraId="6C4FEB96" w14:textId="396A6234" w:rsidR="00D1425C" w:rsidRPr="00FA0412" w:rsidRDefault="00D1425C" w:rsidP="00D1425C">
            <w:pPr>
              <w:spacing w:after="0"/>
              <w:jc w:val="right"/>
              <w:rPr>
                <w:sz w:val="22"/>
                <w:szCs w:val="22"/>
                <w:highlight w:val="yellow"/>
              </w:rPr>
            </w:pPr>
            <w:r>
              <w:rPr>
                <w:sz w:val="22"/>
                <w:szCs w:val="22"/>
                <w:highlight w:val="yellow"/>
              </w:rPr>
              <w:t>2.59</w:t>
            </w:r>
          </w:p>
        </w:tc>
        <w:tc>
          <w:tcPr>
            <w:tcW w:w="1385" w:type="dxa"/>
            <w:tcBorders>
              <w:top w:val="nil"/>
              <w:left w:val="nil"/>
              <w:bottom w:val="nil"/>
              <w:right w:val="nil"/>
            </w:tcBorders>
            <w:vAlign w:val="bottom"/>
          </w:tcPr>
          <w:p w14:paraId="510DC71D" w14:textId="0BB08786" w:rsidR="00D1425C" w:rsidRPr="00D1425C" w:rsidRDefault="00D1425C" w:rsidP="00D1425C">
            <w:pPr>
              <w:spacing w:after="0"/>
              <w:jc w:val="right"/>
              <w:rPr>
                <w:sz w:val="22"/>
                <w:szCs w:val="22"/>
              </w:rPr>
            </w:pPr>
            <w:r w:rsidRPr="00D1425C">
              <w:rPr>
                <w:sz w:val="22"/>
                <w:szCs w:val="22"/>
              </w:rPr>
              <w:t>2.</w:t>
            </w:r>
            <w:commentRangeEnd w:id="221"/>
            <w:r>
              <w:rPr>
                <w:rStyle w:val="CommentReference"/>
              </w:rPr>
              <w:commentReference w:id="221"/>
            </w:r>
            <w:r>
              <w:rPr>
                <w:sz w:val="22"/>
                <w:szCs w:val="22"/>
              </w:rPr>
              <w:t>15</w:t>
            </w:r>
            <w:r>
              <w:rPr>
                <w:rStyle w:val="CommentReference"/>
              </w:rPr>
              <w:commentReference w:id="219"/>
            </w:r>
            <w:r>
              <w:rPr>
                <w:rStyle w:val="CommentReference"/>
              </w:rPr>
              <w:commentReference w:id="220"/>
            </w:r>
          </w:p>
        </w:tc>
      </w:tr>
      <w:commentRangeEnd w:id="219"/>
      <w:commentRangeEnd w:id="220"/>
      <w:tr w:rsidR="00D1425C" w:rsidRPr="00BE1459" w14:paraId="2AB09F06"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54A29E4B" w14:textId="77777777" w:rsidR="00D1425C" w:rsidRPr="00BE1459" w:rsidRDefault="00D1425C" w:rsidP="00D1425C">
            <w:pPr>
              <w:spacing w:after="0"/>
              <w:rPr>
                <w:rFonts w:ascii="Symbol" w:hAnsi="Symbol"/>
                <w:i/>
                <w:iCs/>
                <w:sz w:val="22"/>
                <w:szCs w:val="22"/>
              </w:rPr>
            </w:pPr>
            <w:r w:rsidRPr="00BE1459">
              <w:rPr>
                <w:rFonts w:ascii="Symbol" w:hAnsi="Symbol"/>
                <w:i/>
                <w:iCs/>
                <w:sz w:val="22"/>
                <w:szCs w:val="22"/>
              </w:rPr>
              <w:t></w:t>
            </w:r>
          </w:p>
        </w:tc>
        <w:tc>
          <w:tcPr>
            <w:tcW w:w="1385" w:type="dxa"/>
            <w:tcBorders>
              <w:top w:val="nil"/>
              <w:left w:val="nil"/>
              <w:bottom w:val="nil"/>
              <w:right w:val="nil"/>
            </w:tcBorders>
            <w:shd w:val="clear" w:color="auto" w:fill="auto"/>
            <w:noWrap/>
            <w:vAlign w:val="bottom"/>
            <w:hideMark/>
          </w:tcPr>
          <w:p w14:paraId="7D9F83C0" w14:textId="3F85250E" w:rsidR="00D1425C" w:rsidRPr="00D1425C" w:rsidRDefault="00D1425C" w:rsidP="00D1425C">
            <w:pPr>
              <w:spacing w:after="0"/>
              <w:jc w:val="right"/>
              <w:rPr>
                <w:sz w:val="22"/>
                <w:szCs w:val="22"/>
              </w:rPr>
            </w:pPr>
            <w:r w:rsidRPr="00D1425C">
              <w:rPr>
                <w:sz w:val="22"/>
                <w:szCs w:val="22"/>
              </w:rPr>
              <w:t>0.00002769</w:t>
            </w:r>
          </w:p>
        </w:tc>
        <w:tc>
          <w:tcPr>
            <w:tcW w:w="1385" w:type="dxa"/>
            <w:tcBorders>
              <w:top w:val="nil"/>
              <w:left w:val="nil"/>
              <w:bottom w:val="nil"/>
              <w:right w:val="nil"/>
            </w:tcBorders>
            <w:shd w:val="clear" w:color="auto" w:fill="auto"/>
            <w:noWrap/>
            <w:vAlign w:val="bottom"/>
            <w:hideMark/>
          </w:tcPr>
          <w:p w14:paraId="6B8E5B27" w14:textId="6FDAFBF4" w:rsidR="00D1425C" w:rsidRPr="00D1425C" w:rsidRDefault="00D1425C" w:rsidP="00D1425C">
            <w:pPr>
              <w:spacing w:after="0"/>
              <w:jc w:val="right"/>
              <w:rPr>
                <w:sz w:val="22"/>
                <w:szCs w:val="22"/>
              </w:rPr>
            </w:pPr>
            <w:r w:rsidRPr="00D1425C">
              <w:rPr>
                <w:sz w:val="22"/>
                <w:szCs w:val="22"/>
              </w:rPr>
              <w:t>0.00004076</w:t>
            </w:r>
          </w:p>
        </w:tc>
        <w:tc>
          <w:tcPr>
            <w:tcW w:w="1385" w:type="dxa"/>
            <w:tcBorders>
              <w:top w:val="nil"/>
              <w:left w:val="nil"/>
              <w:bottom w:val="nil"/>
              <w:right w:val="nil"/>
            </w:tcBorders>
            <w:vAlign w:val="bottom"/>
          </w:tcPr>
          <w:p w14:paraId="072CA61E" w14:textId="3F00C0BE" w:rsidR="00D1425C" w:rsidRPr="00D1425C" w:rsidRDefault="00D1425C" w:rsidP="00D1425C">
            <w:pPr>
              <w:spacing w:after="0"/>
              <w:jc w:val="right"/>
              <w:rPr>
                <w:sz w:val="22"/>
                <w:szCs w:val="22"/>
              </w:rPr>
            </w:pPr>
            <w:r w:rsidRPr="00D1425C">
              <w:rPr>
                <w:sz w:val="22"/>
                <w:szCs w:val="22"/>
              </w:rPr>
              <w:t>0.00005408</w:t>
            </w:r>
          </w:p>
        </w:tc>
        <w:tc>
          <w:tcPr>
            <w:tcW w:w="1385" w:type="dxa"/>
            <w:tcBorders>
              <w:top w:val="nil"/>
              <w:left w:val="nil"/>
              <w:bottom w:val="nil"/>
              <w:right w:val="nil"/>
            </w:tcBorders>
            <w:vAlign w:val="bottom"/>
          </w:tcPr>
          <w:p w14:paraId="4072D8CC" w14:textId="1AEF11AB" w:rsidR="00D1425C" w:rsidRPr="00D1425C" w:rsidRDefault="00D1425C" w:rsidP="00D1425C">
            <w:pPr>
              <w:spacing w:after="0"/>
              <w:jc w:val="right"/>
              <w:rPr>
                <w:sz w:val="22"/>
                <w:szCs w:val="22"/>
              </w:rPr>
            </w:pPr>
            <w:r w:rsidRPr="00D1425C">
              <w:rPr>
                <w:sz w:val="22"/>
                <w:szCs w:val="22"/>
              </w:rPr>
              <w:t>0.000044980</w:t>
            </w:r>
          </w:p>
        </w:tc>
        <w:tc>
          <w:tcPr>
            <w:tcW w:w="1385" w:type="dxa"/>
            <w:tcBorders>
              <w:top w:val="nil"/>
              <w:left w:val="nil"/>
              <w:bottom w:val="nil"/>
              <w:right w:val="nil"/>
            </w:tcBorders>
            <w:vAlign w:val="bottom"/>
          </w:tcPr>
          <w:p w14:paraId="4F4BD17E" w14:textId="7BF3E724" w:rsidR="00D1425C" w:rsidRPr="00D1425C" w:rsidRDefault="00D1425C" w:rsidP="00D1425C">
            <w:pPr>
              <w:spacing w:after="0"/>
              <w:jc w:val="right"/>
              <w:rPr>
                <w:sz w:val="22"/>
                <w:szCs w:val="22"/>
              </w:rPr>
            </w:pPr>
            <w:r w:rsidRPr="00D1425C">
              <w:rPr>
                <w:sz w:val="22"/>
                <w:szCs w:val="22"/>
              </w:rPr>
              <w:t>0.000043</w:t>
            </w:r>
          </w:p>
        </w:tc>
      </w:tr>
      <w:tr w:rsidR="00D1425C" w:rsidRPr="00BE1459" w14:paraId="634FFD54"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54D17142" w14:textId="77777777" w:rsidR="00D1425C" w:rsidRPr="00BE1459" w:rsidRDefault="00D1425C" w:rsidP="00D1425C">
            <w:pPr>
              <w:spacing w:after="0"/>
              <w:rPr>
                <w:rFonts w:ascii="Symbol" w:hAnsi="Symbol"/>
                <w:i/>
                <w:iCs/>
                <w:sz w:val="22"/>
                <w:szCs w:val="22"/>
              </w:rPr>
            </w:pPr>
            <w:r w:rsidRPr="00BE1459">
              <w:rPr>
                <w:rFonts w:ascii="Symbol" w:hAnsi="Symbol"/>
                <w:i/>
                <w:iCs/>
                <w:sz w:val="22"/>
                <w:szCs w:val="22"/>
              </w:rPr>
              <w:t></w:t>
            </w:r>
          </w:p>
        </w:tc>
        <w:tc>
          <w:tcPr>
            <w:tcW w:w="1385" w:type="dxa"/>
            <w:tcBorders>
              <w:top w:val="nil"/>
              <w:left w:val="nil"/>
              <w:bottom w:val="nil"/>
              <w:right w:val="nil"/>
            </w:tcBorders>
            <w:shd w:val="clear" w:color="auto" w:fill="auto"/>
            <w:noWrap/>
            <w:vAlign w:val="bottom"/>
            <w:hideMark/>
          </w:tcPr>
          <w:p w14:paraId="01F2E725" w14:textId="0801B145" w:rsidR="00D1425C" w:rsidRPr="00D1425C" w:rsidRDefault="00D1425C" w:rsidP="00D1425C">
            <w:pPr>
              <w:spacing w:after="0"/>
              <w:jc w:val="right"/>
              <w:rPr>
                <w:sz w:val="22"/>
                <w:szCs w:val="22"/>
              </w:rPr>
            </w:pPr>
            <w:r w:rsidRPr="00D1425C">
              <w:rPr>
                <w:sz w:val="22"/>
                <w:szCs w:val="22"/>
              </w:rPr>
              <w:t>0.78</w:t>
            </w:r>
          </w:p>
        </w:tc>
        <w:tc>
          <w:tcPr>
            <w:tcW w:w="1385" w:type="dxa"/>
            <w:tcBorders>
              <w:top w:val="nil"/>
              <w:left w:val="nil"/>
              <w:bottom w:val="nil"/>
              <w:right w:val="nil"/>
            </w:tcBorders>
            <w:shd w:val="clear" w:color="auto" w:fill="auto"/>
            <w:noWrap/>
            <w:vAlign w:val="bottom"/>
            <w:hideMark/>
          </w:tcPr>
          <w:p w14:paraId="5E9A14B6" w14:textId="75032C6B" w:rsidR="00D1425C" w:rsidRPr="00D1425C" w:rsidRDefault="00D1425C" w:rsidP="00D1425C">
            <w:pPr>
              <w:spacing w:after="0"/>
              <w:jc w:val="right"/>
              <w:rPr>
                <w:sz w:val="22"/>
                <w:szCs w:val="22"/>
              </w:rPr>
            </w:pPr>
            <w:r w:rsidRPr="00D1425C">
              <w:rPr>
                <w:sz w:val="22"/>
                <w:szCs w:val="22"/>
              </w:rPr>
              <w:t>0.99</w:t>
            </w:r>
          </w:p>
        </w:tc>
        <w:tc>
          <w:tcPr>
            <w:tcW w:w="1385" w:type="dxa"/>
            <w:tcBorders>
              <w:top w:val="nil"/>
              <w:left w:val="nil"/>
              <w:bottom w:val="nil"/>
              <w:right w:val="nil"/>
            </w:tcBorders>
            <w:vAlign w:val="bottom"/>
          </w:tcPr>
          <w:p w14:paraId="6F40619B" w14:textId="15CBEB87" w:rsidR="00D1425C" w:rsidRPr="00D1425C" w:rsidRDefault="00D1425C" w:rsidP="00D1425C">
            <w:pPr>
              <w:spacing w:after="0"/>
              <w:jc w:val="right"/>
              <w:rPr>
                <w:sz w:val="22"/>
                <w:szCs w:val="22"/>
              </w:rPr>
            </w:pPr>
            <w:r w:rsidRPr="00D1425C">
              <w:rPr>
                <w:sz w:val="22"/>
                <w:szCs w:val="22"/>
              </w:rPr>
              <w:t>1.31</w:t>
            </w:r>
          </w:p>
        </w:tc>
        <w:tc>
          <w:tcPr>
            <w:tcW w:w="1385" w:type="dxa"/>
            <w:tcBorders>
              <w:top w:val="nil"/>
              <w:left w:val="nil"/>
              <w:bottom w:val="nil"/>
              <w:right w:val="nil"/>
            </w:tcBorders>
            <w:vAlign w:val="bottom"/>
          </w:tcPr>
          <w:p w14:paraId="78C74413" w14:textId="4B1747D3" w:rsidR="00D1425C" w:rsidRPr="00D1425C" w:rsidRDefault="00D1425C" w:rsidP="00D1425C">
            <w:pPr>
              <w:spacing w:after="0"/>
              <w:jc w:val="right"/>
              <w:rPr>
                <w:sz w:val="22"/>
                <w:szCs w:val="22"/>
              </w:rPr>
            </w:pPr>
            <w:r w:rsidRPr="00D1425C">
              <w:rPr>
                <w:sz w:val="22"/>
                <w:szCs w:val="22"/>
              </w:rPr>
              <w:t>1.00</w:t>
            </w:r>
          </w:p>
        </w:tc>
        <w:tc>
          <w:tcPr>
            <w:tcW w:w="1385" w:type="dxa"/>
            <w:tcBorders>
              <w:top w:val="nil"/>
              <w:left w:val="nil"/>
              <w:bottom w:val="nil"/>
              <w:right w:val="nil"/>
            </w:tcBorders>
            <w:vAlign w:val="bottom"/>
          </w:tcPr>
          <w:p w14:paraId="581972A5" w14:textId="31AF2B9C" w:rsidR="00D1425C" w:rsidRPr="00D1425C" w:rsidRDefault="00D1425C" w:rsidP="00D1425C">
            <w:pPr>
              <w:spacing w:after="0"/>
              <w:jc w:val="right"/>
              <w:rPr>
                <w:sz w:val="22"/>
                <w:szCs w:val="22"/>
              </w:rPr>
            </w:pPr>
            <w:r w:rsidRPr="00D1425C">
              <w:rPr>
                <w:sz w:val="22"/>
                <w:szCs w:val="22"/>
              </w:rPr>
              <w:t>1.14</w:t>
            </w:r>
          </w:p>
        </w:tc>
      </w:tr>
      <w:tr w:rsidR="00D1425C" w:rsidRPr="00BE1459" w14:paraId="1E0996FC"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2A2C6AE9" w14:textId="77777777" w:rsidR="00D1425C" w:rsidRPr="00BE1459" w:rsidRDefault="00D1425C" w:rsidP="00D1425C">
            <w:pPr>
              <w:spacing w:after="0"/>
              <w:rPr>
                <w:sz w:val="22"/>
                <w:szCs w:val="22"/>
              </w:rPr>
            </w:pPr>
            <w:r w:rsidRPr="00BE1459">
              <w:rPr>
                <w:i/>
                <w:iCs/>
                <w:sz w:val="22"/>
                <w:szCs w:val="22"/>
              </w:rPr>
              <w:t>S</w:t>
            </w:r>
            <w:r w:rsidRPr="00BE1459">
              <w:rPr>
                <w:sz w:val="22"/>
                <w:szCs w:val="22"/>
                <w:vertAlign w:val="subscript"/>
              </w:rPr>
              <w:t>EQ</w:t>
            </w:r>
          </w:p>
        </w:tc>
        <w:tc>
          <w:tcPr>
            <w:tcW w:w="1385" w:type="dxa"/>
            <w:tcBorders>
              <w:top w:val="nil"/>
              <w:left w:val="nil"/>
              <w:bottom w:val="nil"/>
              <w:right w:val="nil"/>
            </w:tcBorders>
            <w:shd w:val="clear" w:color="auto" w:fill="auto"/>
            <w:noWrap/>
            <w:vAlign w:val="bottom"/>
            <w:hideMark/>
          </w:tcPr>
          <w:p w14:paraId="050E46F0" w14:textId="38C3C527" w:rsidR="00D1425C" w:rsidRPr="00D1425C" w:rsidRDefault="00D1425C" w:rsidP="00D1425C">
            <w:pPr>
              <w:spacing w:after="0"/>
              <w:jc w:val="right"/>
              <w:rPr>
                <w:sz w:val="22"/>
                <w:szCs w:val="22"/>
              </w:rPr>
            </w:pPr>
            <w:r w:rsidRPr="00D1425C">
              <w:rPr>
                <w:sz w:val="22"/>
                <w:szCs w:val="22"/>
              </w:rPr>
              <w:t>43,939</w:t>
            </w:r>
          </w:p>
        </w:tc>
        <w:tc>
          <w:tcPr>
            <w:tcW w:w="1385" w:type="dxa"/>
            <w:tcBorders>
              <w:top w:val="nil"/>
              <w:left w:val="nil"/>
              <w:bottom w:val="nil"/>
              <w:right w:val="nil"/>
            </w:tcBorders>
            <w:shd w:val="clear" w:color="auto" w:fill="auto"/>
            <w:noWrap/>
            <w:vAlign w:val="bottom"/>
            <w:hideMark/>
          </w:tcPr>
          <w:p w14:paraId="0FC413F2" w14:textId="493A1A20" w:rsidR="00D1425C" w:rsidRPr="00D1425C" w:rsidRDefault="00D1425C" w:rsidP="00D1425C">
            <w:pPr>
              <w:spacing w:after="0"/>
              <w:jc w:val="right"/>
              <w:rPr>
                <w:sz w:val="22"/>
                <w:szCs w:val="22"/>
              </w:rPr>
            </w:pPr>
            <w:r w:rsidRPr="00D1425C">
              <w:rPr>
                <w:sz w:val="22"/>
                <w:szCs w:val="22"/>
              </w:rPr>
              <w:t>53,946</w:t>
            </w:r>
          </w:p>
        </w:tc>
        <w:tc>
          <w:tcPr>
            <w:tcW w:w="1385" w:type="dxa"/>
            <w:tcBorders>
              <w:top w:val="nil"/>
              <w:left w:val="nil"/>
              <w:bottom w:val="nil"/>
              <w:right w:val="nil"/>
            </w:tcBorders>
            <w:vAlign w:val="bottom"/>
          </w:tcPr>
          <w:p w14:paraId="703DEB93" w14:textId="55092A7F" w:rsidR="00D1425C" w:rsidRPr="00D1425C" w:rsidRDefault="00D1425C" w:rsidP="00D1425C">
            <w:pPr>
              <w:spacing w:after="0"/>
              <w:jc w:val="right"/>
              <w:rPr>
                <w:sz w:val="22"/>
                <w:szCs w:val="22"/>
              </w:rPr>
            </w:pPr>
            <w:r w:rsidRPr="00D1425C">
              <w:rPr>
                <w:sz w:val="22"/>
                <w:szCs w:val="22"/>
              </w:rPr>
              <w:t>73,376</w:t>
            </w:r>
          </w:p>
        </w:tc>
        <w:tc>
          <w:tcPr>
            <w:tcW w:w="1385" w:type="dxa"/>
            <w:tcBorders>
              <w:top w:val="nil"/>
              <w:left w:val="nil"/>
              <w:bottom w:val="nil"/>
              <w:right w:val="nil"/>
            </w:tcBorders>
            <w:vAlign w:val="bottom"/>
          </w:tcPr>
          <w:p w14:paraId="12835D3E" w14:textId="5BB0210D" w:rsidR="00D1425C" w:rsidRPr="00D1425C" w:rsidRDefault="00D1425C" w:rsidP="00D1425C">
            <w:pPr>
              <w:spacing w:after="0"/>
              <w:jc w:val="right"/>
              <w:rPr>
                <w:sz w:val="22"/>
                <w:szCs w:val="22"/>
              </w:rPr>
            </w:pPr>
            <w:r w:rsidRPr="00D1425C">
              <w:rPr>
                <w:sz w:val="22"/>
                <w:szCs w:val="22"/>
              </w:rPr>
              <w:t>57,601</w:t>
            </w:r>
          </w:p>
        </w:tc>
        <w:tc>
          <w:tcPr>
            <w:tcW w:w="1385" w:type="dxa"/>
            <w:tcBorders>
              <w:top w:val="nil"/>
              <w:left w:val="nil"/>
              <w:bottom w:val="nil"/>
              <w:right w:val="nil"/>
            </w:tcBorders>
            <w:vAlign w:val="bottom"/>
          </w:tcPr>
          <w:p w14:paraId="549CCA4C" w14:textId="4A7C3C6D" w:rsidR="00D1425C" w:rsidRPr="00D1425C" w:rsidRDefault="00D1425C" w:rsidP="00D1425C">
            <w:pPr>
              <w:spacing w:after="0"/>
              <w:jc w:val="right"/>
              <w:rPr>
                <w:sz w:val="22"/>
                <w:szCs w:val="22"/>
              </w:rPr>
            </w:pPr>
            <w:r w:rsidRPr="00D1425C">
              <w:rPr>
                <w:sz w:val="22"/>
                <w:szCs w:val="22"/>
              </w:rPr>
              <w:t>49,993</w:t>
            </w:r>
          </w:p>
        </w:tc>
      </w:tr>
      <w:tr w:rsidR="00D1425C" w:rsidRPr="00BE1459" w14:paraId="41E323D5"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3340CFDA" w14:textId="77777777" w:rsidR="00D1425C" w:rsidRPr="00BE1459" w:rsidRDefault="00D1425C" w:rsidP="00D1425C">
            <w:pPr>
              <w:spacing w:after="0"/>
              <w:rPr>
                <w:sz w:val="22"/>
                <w:szCs w:val="22"/>
              </w:rPr>
            </w:pPr>
            <w:r w:rsidRPr="00BE1459">
              <w:rPr>
                <w:i/>
                <w:iCs/>
                <w:sz w:val="22"/>
                <w:szCs w:val="22"/>
              </w:rPr>
              <w:t>S</w:t>
            </w:r>
            <w:r w:rsidRPr="00BE1459">
              <w:rPr>
                <w:sz w:val="22"/>
                <w:szCs w:val="22"/>
                <w:vertAlign w:val="subscript"/>
              </w:rPr>
              <w:t>MAX</w:t>
            </w:r>
          </w:p>
        </w:tc>
        <w:tc>
          <w:tcPr>
            <w:tcW w:w="1385" w:type="dxa"/>
            <w:tcBorders>
              <w:top w:val="nil"/>
              <w:left w:val="nil"/>
              <w:bottom w:val="nil"/>
              <w:right w:val="nil"/>
            </w:tcBorders>
            <w:shd w:val="clear" w:color="auto" w:fill="auto"/>
            <w:noWrap/>
            <w:vAlign w:val="bottom"/>
            <w:hideMark/>
          </w:tcPr>
          <w:p w14:paraId="5872A946" w14:textId="2DA3FCD1" w:rsidR="00D1425C" w:rsidRPr="00D1425C" w:rsidRDefault="00D1425C" w:rsidP="00D1425C">
            <w:pPr>
              <w:spacing w:after="0"/>
              <w:jc w:val="right"/>
              <w:rPr>
                <w:sz w:val="22"/>
                <w:szCs w:val="22"/>
              </w:rPr>
            </w:pPr>
            <w:r w:rsidRPr="00D1425C">
              <w:rPr>
                <w:sz w:val="22"/>
                <w:szCs w:val="22"/>
              </w:rPr>
              <w:t>18,493</w:t>
            </w:r>
          </w:p>
        </w:tc>
        <w:tc>
          <w:tcPr>
            <w:tcW w:w="1385" w:type="dxa"/>
            <w:tcBorders>
              <w:top w:val="nil"/>
              <w:left w:val="nil"/>
              <w:bottom w:val="nil"/>
              <w:right w:val="nil"/>
            </w:tcBorders>
            <w:shd w:val="clear" w:color="auto" w:fill="auto"/>
            <w:noWrap/>
            <w:vAlign w:val="bottom"/>
            <w:hideMark/>
          </w:tcPr>
          <w:p w14:paraId="41D4BC6B" w14:textId="726D76FF" w:rsidR="00D1425C" w:rsidRPr="00D1425C" w:rsidRDefault="00D1425C" w:rsidP="00D1425C">
            <w:pPr>
              <w:spacing w:after="0"/>
              <w:jc w:val="right"/>
              <w:rPr>
                <w:sz w:val="22"/>
                <w:szCs w:val="22"/>
              </w:rPr>
            </w:pPr>
            <w:r w:rsidRPr="00D1425C">
              <w:rPr>
                <w:sz w:val="22"/>
                <w:szCs w:val="22"/>
              </w:rPr>
              <w:t>24,536</w:t>
            </w:r>
          </w:p>
        </w:tc>
        <w:tc>
          <w:tcPr>
            <w:tcW w:w="1385" w:type="dxa"/>
            <w:tcBorders>
              <w:top w:val="nil"/>
              <w:left w:val="nil"/>
              <w:bottom w:val="nil"/>
              <w:right w:val="nil"/>
            </w:tcBorders>
            <w:vAlign w:val="bottom"/>
          </w:tcPr>
          <w:p w14:paraId="5269E854" w14:textId="6C7AF72A" w:rsidR="00D1425C" w:rsidRPr="00D1425C" w:rsidRDefault="00D1425C" w:rsidP="00D1425C">
            <w:pPr>
              <w:spacing w:after="0"/>
              <w:jc w:val="right"/>
              <w:rPr>
                <w:sz w:val="22"/>
                <w:szCs w:val="22"/>
              </w:rPr>
            </w:pPr>
            <w:r w:rsidRPr="00D1425C">
              <w:rPr>
                <w:sz w:val="22"/>
                <w:szCs w:val="22"/>
              </w:rPr>
              <w:t>36,116</w:t>
            </w:r>
          </w:p>
        </w:tc>
        <w:tc>
          <w:tcPr>
            <w:tcW w:w="1385" w:type="dxa"/>
            <w:tcBorders>
              <w:top w:val="nil"/>
              <w:left w:val="nil"/>
              <w:bottom w:val="nil"/>
              <w:right w:val="nil"/>
            </w:tcBorders>
            <w:vAlign w:val="bottom"/>
          </w:tcPr>
          <w:p w14:paraId="52A67F5C" w14:textId="44690111" w:rsidR="00D1425C" w:rsidRPr="00D1425C" w:rsidRDefault="00D1425C" w:rsidP="00D1425C">
            <w:pPr>
              <w:spacing w:after="0"/>
              <w:jc w:val="right"/>
              <w:rPr>
                <w:sz w:val="22"/>
                <w:szCs w:val="22"/>
              </w:rPr>
            </w:pPr>
            <w:r w:rsidRPr="00D1425C">
              <w:rPr>
                <w:sz w:val="22"/>
                <w:szCs w:val="22"/>
              </w:rPr>
              <w:t>22,232</w:t>
            </w:r>
          </w:p>
        </w:tc>
        <w:tc>
          <w:tcPr>
            <w:tcW w:w="1385" w:type="dxa"/>
            <w:tcBorders>
              <w:top w:val="nil"/>
              <w:left w:val="nil"/>
              <w:bottom w:val="nil"/>
              <w:right w:val="nil"/>
            </w:tcBorders>
            <w:vAlign w:val="bottom"/>
          </w:tcPr>
          <w:p w14:paraId="194D347B" w14:textId="324ED544" w:rsidR="00D1425C" w:rsidRPr="00D1425C" w:rsidRDefault="00D1425C" w:rsidP="00D1425C">
            <w:pPr>
              <w:spacing w:after="0"/>
              <w:jc w:val="right"/>
              <w:rPr>
                <w:sz w:val="22"/>
                <w:szCs w:val="22"/>
              </w:rPr>
            </w:pPr>
            <w:r w:rsidRPr="00D1425C">
              <w:rPr>
                <w:sz w:val="22"/>
                <w:szCs w:val="22"/>
              </w:rPr>
              <w:t>23,250</w:t>
            </w:r>
          </w:p>
        </w:tc>
      </w:tr>
      <w:tr w:rsidR="00D1425C" w:rsidRPr="00BE1459" w14:paraId="7C5F6B15"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53662F6A" w14:textId="77777777" w:rsidR="00D1425C" w:rsidRPr="00BE1459" w:rsidRDefault="00D1425C" w:rsidP="00D1425C">
            <w:pPr>
              <w:spacing w:after="0"/>
              <w:rPr>
                <w:sz w:val="22"/>
                <w:szCs w:val="22"/>
              </w:rPr>
            </w:pPr>
            <w:r w:rsidRPr="00BE1459">
              <w:rPr>
                <w:i/>
                <w:iCs/>
                <w:sz w:val="22"/>
                <w:szCs w:val="22"/>
              </w:rPr>
              <w:t>S</w:t>
            </w:r>
            <w:r w:rsidRPr="00BE1459">
              <w:rPr>
                <w:sz w:val="22"/>
                <w:szCs w:val="22"/>
                <w:vertAlign w:val="subscript"/>
              </w:rPr>
              <w:t>MSY</w:t>
            </w:r>
          </w:p>
        </w:tc>
        <w:tc>
          <w:tcPr>
            <w:tcW w:w="1385" w:type="dxa"/>
            <w:tcBorders>
              <w:top w:val="nil"/>
              <w:left w:val="nil"/>
              <w:bottom w:val="nil"/>
              <w:right w:val="nil"/>
            </w:tcBorders>
            <w:shd w:val="clear" w:color="auto" w:fill="auto"/>
            <w:noWrap/>
            <w:vAlign w:val="bottom"/>
            <w:hideMark/>
          </w:tcPr>
          <w:p w14:paraId="1235D352" w14:textId="3C2868B6" w:rsidR="00D1425C" w:rsidRPr="00D1425C" w:rsidRDefault="00D1425C" w:rsidP="00D1425C">
            <w:pPr>
              <w:spacing w:after="0"/>
              <w:jc w:val="right"/>
              <w:rPr>
                <w:sz w:val="22"/>
                <w:szCs w:val="22"/>
              </w:rPr>
            </w:pPr>
            <w:r w:rsidRPr="00D1425C">
              <w:rPr>
                <w:sz w:val="22"/>
                <w:szCs w:val="22"/>
              </w:rPr>
              <w:t>15,189</w:t>
            </w:r>
          </w:p>
        </w:tc>
        <w:tc>
          <w:tcPr>
            <w:tcW w:w="1385" w:type="dxa"/>
            <w:tcBorders>
              <w:top w:val="nil"/>
              <w:left w:val="nil"/>
              <w:bottom w:val="nil"/>
              <w:right w:val="nil"/>
            </w:tcBorders>
            <w:shd w:val="clear" w:color="auto" w:fill="auto"/>
            <w:noWrap/>
            <w:vAlign w:val="bottom"/>
            <w:hideMark/>
          </w:tcPr>
          <w:p w14:paraId="35F8B427" w14:textId="16257093" w:rsidR="00D1425C" w:rsidRPr="00D1425C" w:rsidRDefault="00D1425C" w:rsidP="00D1425C">
            <w:pPr>
              <w:spacing w:after="0"/>
              <w:jc w:val="right"/>
              <w:rPr>
                <w:sz w:val="22"/>
                <w:szCs w:val="22"/>
              </w:rPr>
            </w:pPr>
            <w:r w:rsidRPr="00D1425C">
              <w:rPr>
                <w:sz w:val="22"/>
                <w:szCs w:val="22"/>
              </w:rPr>
              <w:t>18,576</w:t>
            </w:r>
          </w:p>
        </w:tc>
        <w:tc>
          <w:tcPr>
            <w:tcW w:w="1385" w:type="dxa"/>
            <w:tcBorders>
              <w:top w:val="nil"/>
              <w:left w:val="nil"/>
              <w:bottom w:val="nil"/>
              <w:right w:val="nil"/>
            </w:tcBorders>
            <w:vAlign w:val="bottom"/>
          </w:tcPr>
          <w:p w14:paraId="2AB75789" w14:textId="355C7AC4" w:rsidR="00D1425C" w:rsidRPr="00D1425C" w:rsidRDefault="00D1425C" w:rsidP="00D1425C">
            <w:pPr>
              <w:spacing w:after="0"/>
              <w:jc w:val="right"/>
              <w:rPr>
                <w:sz w:val="22"/>
                <w:szCs w:val="22"/>
              </w:rPr>
            </w:pPr>
            <w:r w:rsidRPr="00D1425C">
              <w:rPr>
                <w:sz w:val="22"/>
                <w:szCs w:val="22"/>
              </w:rPr>
              <w:t>25,456</w:t>
            </w:r>
          </w:p>
        </w:tc>
        <w:tc>
          <w:tcPr>
            <w:tcW w:w="1385" w:type="dxa"/>
            <w:tcBorders>
              <w:top w:val="nil"/>
              <w:left w:val="nil"/>
              <w:bottom w:val="nil"/>
              <w:right w:val="nil"/>
            </w:tcBorders>
            <w:vAlign w:val="bottom"/>
          </w:tcPr>
          <w:p w14:paraId="4A3C73BD" w14:textId="37DE6FFE" w:rsidR="00D1425C" w:rsidRPr="00D1425C" w:rsidRDefault="00D1425C" w:rsidP="00D1425C">
            <w:pPr>
              <w:spacing w:after="0"/>
              <w:jc w:val="right"/>
              <w:rPr>
                <w:sz w:val="22"/>
                <w:szCs w:val="22"/>
              </w:rPr>
            </w:pPr>
            <w:r w:rsidRPr="00D1425C">
              <w:rPr>
                <w:sz w:val="22"/>
                <w:szCs w:val="22"/>
              </w:rPr>
              <w:t>18,175</w:t>
            </w:r>
          </w:p>
        </w:tc>
        <w:tc>
          <w:tcPr>
            <w:tcW w:w="1385" w:type="dxa"/>
            <w:tcBorders>
              <w:top w:val="nil"/>
              <w:left w:val="nil"/>
              <w:bottom w:val="nil"/>
              <w:right w:val="nil"/>
            </w:tcBorders>
            <w:vAlign w:val="bottom"/>
          </w:tcPr>
          <w:p w14:paraId="2123FAF6" w14:textId="732084FA" w:rsidR="00D1425C" w:rsidRPr="00D1425C" w:rsidRDefault="00D1425C" w:rsidP="00D1425C">
            <w:pPr>
              <w:spacing w:after="0"/>
              <w:jc w:val="right"/>
              <w:rPr>
                <w:sz w:val="22"/>
                <w:szCs w:val="22"/>
              </w:rPr>
            </w:pPr>
            <w:r w:rsidRPr="00D1425C">
              <w:rPr>
                <w:sz w:val="22"/>
                <w:szCs w:val="22"/>
              </w:rPr>
              <w:t>17,400</w:t>
            </w:r>
          </w:p>
        </w:tc>
      </w:tr>
      <w:tr w:rsidR="00D1425C" w:rsidRPr="00BE1459" w14:paraId="1F484093"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739BFBE9" w14:textId="77777777" w:rsidR="00D1425C" w:rsidRPr="00BE1459" w:rsidRDefault="00D1425C" w:rsidP="00D1425C">
            <w:pPr>
              <w:spacing w:after="0"/>
              <w:rPr>
                <w:sz w:val="22"/>
                <w:szCs w:val="22"/>
              </w:rPr>
            </w:pPr>
            <w:r w:rsidRPr="00BE1459">
              <w:rPr>
                <w:i/>
                <w:iCs/>
                <w:sz w:val="22"/>
                <w:szCs w:val="22"/>
              </w:rPr>
              <w:t>U</w:t>
            </w:r>
            <w:r w:rsidRPr="00BE1459">
              <w:rPr>
                <w:sz w:val="22"/>
                <w:szCs w:val="22"/>
                <w:vertAlign w:val="subscript"/>
              </w:rPr>
              <w:t>MSY</w:t>
            </w:r>
          </w:p>
        </w:tc>
        <w:tc>
          <w:tcPr>
            <w:tcW w:w="1385" w:type="dxa"/>
            <w:tcBorders>
              <w:top w:val="nil"/>
              <w:left w:val="nil"/>
              <w:bottom w:val="nil"/>
              <w:right w:val="nil"/>
            </w:tcBorders>
            <w:shd w:val="clear" w:color="auto" w:fill="auto"/>
            <w:noWrap/>
            <w:vAlign w:val="bottom"/>
            <w:hideMark/>
          </w:tcPr>
          <w:p w14:paraId="421C2071" w14:textId="1D20CAE6" w:rsidR="00D1425C" w:rsidRPr="00D1425C" w:rsidRDefault="00D1425C" w:rsidP="00D1425C">
            <w:pPr>
              <w:spacing w:after="0"/>
              <w:jc w:val="right"/>
              <w:rPr>
                <w:sz w:val="22"/>
                <w:szCs w:val="22"/>
              </w:rPr>
            </w:pPr>
            <w:r w:rsidRPr="00D1425C">
              <w:rPr>
                <w:sz w:val="22"/>
                <w:szCs w:val="22"/>
              </w:rPr>
              <w:t>0.64</w:t>
            </w:r>
          </w:p>
        </w:tc>
        <w:tc>
          <w:tcPr>
            <w:tcW w:w="1385" w:type="dxa"/>
            <w:tcBorders>
              <w:top w:val="nil"/>
              <w:left w:val="nil"/>
              <w:bottom w:val="nil"/>
              <w:right w:val="nil"/>
            </w:tcBorders>
            <w:shd w:val="clear" w:color="auto" w:fill="auto"/>
            <w:noWrap/>
            <w:vAlign w:val="bottom"/>
            <w:hideMark/>
          </w:tcPr>
          <w:p w14:paraId="4C156033" w14:textId="44D80490" w:rsidR="00D1425C" w:rsidRPr="00D1425C" w:rsidRDefault="00D1425C" w:rsidP="00D1425C">
            <w:pPr>
              <w:spacing w:after="0"/>
              <w:jc w:val="right"/>
              <w:rPr>
                <w:sz w:val="22"/>
                <w:szCs w:val="22"/>
              </w:rPr>
            </w:pPr>
            <w:r w:rsidRPr="00D1425C">
              <w:rPr>
                <w:sz w:val="22"/>
                <w:szCs w:val="22"/>
              </w:rPr>
              <w:t>0.76</w:t>
            </w:r>
          </w:p>
        </w:tc>
        <w:tc>
          <w:tcPr>
            <w:tcW w:w="1385" w:type="dxa"/>
            <w:tcBorders>
              <w:top w:val="nil"/>
              <w:left w:val="nil"/>
              <w:bottom w:val="nil"/>
              <w:right w:val="nil"/>
            </w:tcBorders>
            <w:vAlign w:val="bottom"/>
          </w:tcPr>
          <w:p w14:paraId="37A52C2F" w14:textId="2E33DA10" w:rsidR="00D1425C" w:rsidRPr="00D1425C" w:rsidRDefault="00D1425C" w:rsidP="00D1425C">
            <w:pPr>
              <w:spacing w:after="0"/>
              <w:jc w:val="right"/>
              <w:rPr>
                <w:sz w:val="22"/>
                <w:szCs w:val="22"/>
              </w:rPr>
            </w:pPr>
            <w:r w:rsidRPr="00D1425C">
              <w:rPr>
                <w:sz w:val="22"/>
                <w:szCs w:val="22"/>
              </w:rPr>
              <w:t>0.87</w:t>
            </w:r>
          </w:p>
        </w:tc>
        <w:tc>
          <w:tcPr>
            <w:tcW w:w="1385" w:type="dxa"/>
            <w:tcBorders>
              <w:top w:val="nil"/>
              <w:left w:val="nil"/>
              <w:bottom w:val="nil"/>
              <w:right w:val="nil"/>
            </w:tcBorders>
            <w:vAlign w:val="bottom"/>
          </w:tcPr>
          <w:p w14:paraId="4D0E6644" w14:textId="164151CF" w:rsidR="00D1425C" w:rsidRPr="00D1425C" w:rsidRDefault="00D1425C" w:rsidP="00D1425C">
            <w:pPr>
              <w:spacing w:after="0"/>
              <w:jc w:val="right"/>
              <w:rPr>
                <w:sz w:val="22"/>
                <w:szCs w:val="22"/>
              </w:rPr>
            </w:pPr>
            <w:r w:rsidRPr="00D1425C">
              <w:rPr>
                <w:sz w:val="22"/>
                <w:szCs w:val="22"/>
              </w:rPr>
              <w:t>0.83</w:t>
            </w:r>
          </w:p>
        </w:tc>
        <w:tc>
          <w:tcPr>
            <w:tcW w:w="1385" w:type="dxa"/>
            <w:tcBorders>
              <w:top w:val="nil"/>
              <w:left w:val="nil"/>
              <w:bottom w:val="nil"/>
              <w:right w:val="nil"/>
            </w:tcBorders>
            <w:vAlign w:val="bottom"/>
          </w:tcPr>
          <w:p w14:paraId="6B185380" w14:textId="1BD24877" w:rsidR="00D1425C" w:rsidRPr="00D1425C" w:rsidRDefault="00D1425C" w:rsidP="00D1425C">
            <w:pPr>
              <w:spacing w:after="0"/>
              <w:jc w:val="right"/>
              <w:rPr>
                <w:sz w:val="22"/>
                <w:szCs w:val="22"/>
              </w:rPr>
            </w:pPr>
            <w:r w:rsidRPr="00D1425C">
              <w:rPr>
                <w:sz w:val="22"/>
                <w:szCs w:val="22"/>
              </w:rPr>
              <w:t>0.75</w:t>
            </w:r>
          </w:p>
        </w:tc>
      </w:tr>
      <w:tr w:rsidR="00D1425C" w:rsidRPr="00BE1459" w14:paraId="2C96A066" w14:textId="77777777" w:rsidTr="00472B17">
        <w:trPr>
          <w:trHeight w:val="300"/>
          <w:jc w:val="center"/>
        </w:trPr>
        <w:tc>
          <w:tcPr>
            <w:tcW w:w="2435" w:type="dxa"/>
            <w:tcBorders>
              <w:top w:val="nil"/>
              <w:left w:val="nil"/>
              <w:bottom w:val="nil"/>
              <w:right w:val="nil"/>
            </w:tcBorders>
            <w:shd w:val="clear" w:color="auto" w:fill="auto"/>
            <w:noWrap/>
            <w:vAlign w:val="bottom"/>
            <w:hideMark/>
          </w:tcPr>
          <w:p w14:paraId="31E2109C" w14:textId="77777777" w:rsidR="00D1425C" w:rsidRPr="00BE1459" w:rsidRDefault="00D1425C" w:rsidP="00D1425C">
            <w:pPr>
              <w:spacing w:after="0"/>
              <w:rPr>
                <w:sz w:val="22"/>
                <w:szCs w:val="22"/>
              </w:rPr>
            </w:pPr>
            <w:r w:rsidRPr="00BE1459">
              <w:rPr>
                <w:sz w:val="22"/>
                <w:szCs w:val="22"/>
              </w:rPr>
              <w:t>MSY</w:t>
            </w:r>
          </w:p>
        </w:tc>
        <w:tc>
          <w:tcPr>
            <w:tcW w:w="1385" w:type="dxa"/>
            <w:tcBorders>
              <w:top w:val="nil"/>
              <w:left w:val="nil"/>
              <w:bottom w:val="nil"/>
              <w:right w:val="nil"/>
            </w:tcBorders>
            <w:shd w:val="clear" w:color="auto" w:fill="auto"/>
            <w:noWrap/>
            <w:vAlign w:val="bottom"/>
            <w:hideMark/>
          </w:tcPr>
          <w:p w14:paraId="48A3F5E8" w14:textId="5F7F5D89" w:rsidR="00D1425C" w:rsidRPr="00472B17" w:rsidRDefault="00D1425C" w:rsidP="00472B17">
            <w:pPr>
              <w:spacing w:after="0"/>
              <w:jc w:val="right"/>
              <w:rPr>
                <w:sz w:val="22"/>
                <w:szCs w:val="22"/>
              </w:rPr>
            </w:pPr>
            <w:r w:rsidRPr="00472B17">
              <w:rPr>
                <w:sz w:val="22"/>
                <w:szCs w:val="22"/>
              </w:rPr>
              <w:t>33,628</w:t>
            </w:r>
          </w:p>
        </w:tc>
        <w:tc>
          <w:tcPr>
            <w:tcW w:w="1385" w:type="dxa"/>
            <w:tcBorders>
              <w:top w:val="nil"/>
              <w:left w:val="nil"/>
              <w:bottom w:val="nil"/>
              <w:right w:val="nil"/>
            </w:tcBorders>
            <w:shd w:val="clear" w:color="auto" w:fill="auto"/>
            <w:noWrap/>
            <w:vAlign w:val="bottom"/>
            <w:hideMark/>
          </w:tcPr>
          <w:p w14:paraId="551D98D3" w14:textId="5380EFBE" w:rsidR="00D1425C" w:rsidRPr="00472B17" w:rsidRDefault="00D1425C" w:rsidP="00472B17">
            <w:pPr>
              <w:spacing w:after="0"/>
              <w:jc w:val="right"/>
              <w:rPr>
                <w:sz w:val="22"/>
                <w:szCs w:val="22"/>
              </w:rPr>
            </w:pPr>
            <w:r w:rsidRPr="00472B17">
              <w:rPr>
                <w:sz w:val="22"/>
                <w:szCs w:val="22"/>
              </w:rPr>
              <w:t>60,421</w:t>
            </w:r>
          </w:p>
        </w:tc>
        <w:tc>
          <w:tcPr>
            <w:tcW w:w="1385" w:type="dxa"/>
            <w:tcBorders>
              <w:top w:val="nil"/>
              <w:left w:val="nil"/>
              <w:bottom w:val="nil"/>
              <w:right w:val="nil"/>
            </w:tcBorders>
            <w:vAlign w:val="bottom"/>
          </w:tcPr>
          <w:p w14:paraId="587384F3" w14:textId="147A3C6B" w:rsidR="00D1425C" w:rsidRPr="00472B17" w:rsidRDefault="00D1425C" w:rsidP="00472B17">
            <w:pPr>
              <w:spacing w:after="0"/>
              <w:jc w:val="right"/>
              <w:rPr>
                <w:sz w:val="22"/>
                <w:szCs w:val="22"/>
              </w:rPr>
            </w:pPr>
            <w:r w:rsidRPr="00472B17">
              <w:rPr>
                <w:sz w:val="22"/>
                <w:szCs w:val="22"/>
              </w:rPr>
              <w:t>122,352</w:t>
            </w:r>
          </w:p>
        </w:tc>
        <w:tc>
          <w:tcPr>
            <w:tcW w:w="1385" w:type="dxa"/>
            <w:tcBorders>
              <w:top w:val="nil"/>
              <w:left w:val="nil"/>
              <w:bottom w:val="nil"/>
              <w:right w:val="nil"/>
            </w:tcBorders>
            <w:vAlign w:val="bottom"/>
          </w:tcPr>
          <w:p w14:paraId="1AF42E86" w14:textId="306C9A08" w:rsidR="00D1425C" w:rsidRPr="00472B17" w:rsidRDefault="00D1425C" w:rsidP="00472B17">
            <w:pPr>
              <w:spacing w:after="0"/>
              <w:jc w:val="right"/>
              <w:rPr>
                <w:sz w:val="22"/>
                <w:szCs w:val="22"/>
              </w:rPr>
            </w:pPr>
            <w:r w:rsidRPr="00472B17">
              <w:rPr>
                <w:sz w:val="22"/>
                <w:szCs w:val="22"/>
              </w:rPr>
              <w:t>89,875</w:t>
            </w:r>
          </w:p>
        </w:tc>
        <w:tc>
          <w:tcPr>
            <w:tcW w:w="1385" w:type="dxa"/>
            <w:tcBorders>
              <w:top w:val="nil"/>
              <w:left w:val="nil"/>
              <w:bottom w:val="nil"/>
              <w:right w:val="nil"/>
            </w:tcBorders>
            <w:vAlign w:val="bottom"/>
          </w:tcPr>
          <w:p w14:paraId="6B7CC4CB" w14:textId="1C05EDF4" w:rsidR="00D1425C" w:rsidRPr="00472B17" w:rsidRDefault="00D1425C" w:rsidP="00472B17">
            <w:pPr>
              <w:spacing w:after="0"/>
              <w:jc w:val="right"/>
              <w:rPr>
                <w:sz w:val="22"/>
                <w:szCs w:val="22"/>
              </w:rPr>
            </w:pPr>
            <w:r w:rsidRPr="00472B17">
              <w:rPr>
                <w:sz w:val="22"/>
                <w:szCs w:val="22"/>
              </w:rPr>
              <w:t>53,266</w:t>
            </w:r>
          </w:p>
        </w:tc>
      </w:tr>
      <w:tr w:rsidR="00D1425C" w:rsidRPr="00BE1459" w14:paraId="6574E5C6" w14:textId="77777777" w:rsidTr="00472B17">
        <w:trPr>
          <w:trHeight w:val="300"/>
          <w:jc w:val="center"/>
        </w:trPr>
        <w:tc>
          <w:tcPr>
            <w:tcW w:w="2435" w:type="dxa"/>
            <w:tcBorders>
              <w:top w:val="nil"/>
              <w:left w:val="nil"/>
              <w:right w:val="nil"/>
            </w:tcBorders>
            <w:shd w:val="clear" w:color="auto" w:fill="auto"/>
            <w:noWrap/>
            <w:vAlign w:val="bottom"/>
            <w:hideMark/>
          </w:tcPr>
          <w:p w14:paraId="29943E40" w14:textId="77777777" w:rsidR="00D1425C" w:rsidRPr="00BE1459" w:rsidRDefault="00D1425C" w:rsidP="00D1425C">
            <w:pPr>
              <w:spacing w:after="0"/>
              <w:rPr>
                <w:sz w:val="22"/>
                <w:szCs w:val="22"/>
              </w:rPr>
            </w:pPr>
            <w:r w:rsidRPr="00BE1459">
              <w:rPr>
                <w:sz w:val="22"/>
                <w:szCs w:val="22"/>
              </w:rPr>
              <w:t>90% MSY Lower</w:t>
            </w:r>
          </w:p>
        </w:tc>
        <w:tc>
          <w:tcPr>
            <w:tcW w:w="1385" w:type="dxa"/>
            <w:tcBorders>
              <w:top w:val="nil"/>
              <w:left w:val="nil"/>
              <w:right w:val="nil"/>
            </w:tcBorders>
            <w:shd w:val="clear" w:color="auto" w:fill="auto"/>
            <w:noWrap/>
            <w:vAlign w:val="bottom"/>
            <w:hideMark/>
          </w:tcPr>
          <w:p w14:paraId="3724E4E2" w14:textId="77777777" w:rsidR="00D1425C" w:rsidRPr="00BE1459" w:rsidRDefault="00D1425C" w:rsidP="00D1425C">
            <w:pPr>
              <w:spacing w:after="0"/>
              <w:jc w:val="right"/>
              <w:rPr>
                <w:sz w:val="22"/>
                <w:szCs w:val="22"/>
              </w:rPr>
            </w:pPr>
            <w:r w:rsidRPr="00BE1459">
              <w:rPr>
                <w:sz w:val="22"/>
                <w:szCs w:val="22"/>
              </w:rPr>
              <w:t>11,751</w:t>
            </w:r>
          </w:p>
        </w:tc>
        <w:tc>
          <w:tcPr>
            <w:tcW w:w="1385" w:type="dxa"/>
            <w:tcBorders>
              <w:top w:val="nil"/>
              <w:left w:val="nil"/>
              <w:right w:val="nil"/>
            </w:tcBorders>
            <w:shd w:val="clear" w:color="auto" w:fill="auto"/>
            <w:noWrap/>
            <w:vAlign w:val="bottom"/>
            <w:hideMark/>
          </w:tcPr>
          <w:p w14:paraId="1D6D7E75" w14:textId="77777777" w:rsidR="00D1425C" w:rsidRPr="00BE1459" w:rsidRDefault="00D1425C" w:rsidP="00D1425C">
            <w:pPr>
              <w:spacing w:after="0"/>
              <w:jc w:val="right"/>
              <w:rPr>
                <w:sz w:val="22"/>
                <w:szCs w:val="22"/>
              </w:rPr>
            </w:pPr>
            <w:r w:rsidRPr="00BE1459">
              <w:rPr>
                <w:sz w:val="22"/>
                <w:szCs w:val="22"/>
              </w:rPr>
              <w:t>11,345</w:t>
            </w:r>
          </w:p>
        </w:tc>
        <w:tc>
          <w:tcPr>
            <w:tcW w:w="1385" w:type="dxa"/>
            <w:tcBorders>
              <w:top w:val="nil"/>
              <w:left w:val="nil"/>
              <w:right w:val="nil"/>
            </w:tcBorders>
            <w:vAlign w:val="bottom"/>
          </w:tcPr>
          <w:p w14:paraId="05D36A71" w14:textId="77777777" w:rsidR="00D1425C" w:rsidRPr="00BE1459" w:rsidRDefault="00D1425C" w:rsidP="00D1425C">
            <w:pPr>
              <w:spacing w:after="0"/>
              <w:jc w:val="right"/>
              <w:rPr>
                <w:sz w:val="22"/>
                <w:szCs w:val="22"/>
              </w:rPr>
            </w:pPr>
          </w:p>
        </w:tc>
        <w:tc>
          <w:tcPr>
            <w:tcW w:w="1385" w:type="dxa"/>
            <w:tcBorders>
              <w:top w:val="nil"/>
              <w:left w:val="nil"/>
              <w:right w:val="nil"/>
            </w:tcBorders>
            <w:vAlign w:val="bottom"/>
          </w:tcPr>
          <w:p w14:paraId="154B36DA" w14:textId="77777777" w:rsidR="00D1425C" w:rsidRPr="00BE1459" w:rsidRDefault="00D1425C" w:rsidP="00D1425C">
            <w:pPr>
              <w:spacing w:after="0"/>
              <w:jc w:val="right"/>
              <w:rPr>
                <w:sz w:val="22"/>
                <w:szCs w:val="22"/>
              </w:rPr>
            </w:pPr>
          </w:p>
        </w:tc>
        <w:tc>
          <w:tcPr>
            <w:tcW w:w="1385" w:type="dxa"/>
            <w:tcBorders>
              <w:top w:val="nil"/>
              <w:left w:val="nil"/>
              <w:right w:val="nil"/>
            </w:tcBorders>
            <w:vAlign w:val="bottom"/>
          </w:tcPr>
          <w:p w14:paraId="0C990581" w14:textId="24A97DC8" w:rsidR="00D1425C" w:rsidRPr="00BE1459" w:rsidRDefault="00D1425C" w:rsidP="00D1425C">
            <w:pPr>
              <w:spacing w:after="0"/>
              <w:jc w:val="right"/>
              <w:rPr>
                <w:sz w:val="22"/>
                <w:szCs w:val="22"/>
              </w:rPr>
            </w:pPr>
            <w:r w:rsidRPr="00BE1459">
              <w:rPr>
                <w:sz w:val="22"/>
                <w:szCs w:val="22"/>
              </w:rPr>
              <w:t>11,040</w:t>
            </w:r>
          </w:p>
        </w:tc>
      </w:tr>
      <w:tr w:rsidR="00D1425C" w:rsidRPr="00BE1459" w14:paraId="5C967117" w14:textId="77777777" w:rsidTr="00472B17">
        <w:trPr>
          <w:trHeight w:val="300"/>
          <w:jc w:val="center"/>
        </w:trPr>
        <w:tc>
          <w:tcPr>
            <w:tcW w:w="2435" w:type="dxa"/>
            <w:tcBorders>
              <w:top w:val="nil"/>
              <w:left w:val="nil"/>
              <w:bottom w:val="single" w:sz="4" w:space="0" w:color="auto"/>
              <w:right w:val="nil"/>
            </w:tcBorders>
            <w:shd w:val="clear" w:color="auto" w:fill="auto"/>
            <w:noWrap/>
            <w:vAlign w:val="bottom"/>
            <w:hideMark/>
          </w:tcPr>
          <w:p w14:paraId="509FDACF" w14:textId="77777777" w:rsidR="00D1425C" w:rsidRPr="00BE1459" w:rsidRDefault="00D1425C" w:rsidP="00D1425C">
            <w:pPr>
              <w:spacing w:after="0"/>
              <w:rPr>
                <w:sz w:val="22"/>
                <w:szCs w:val="22"/>
              </w:rPr>
            </w:pPr>
            <w:r w:rsidRPr="00BE1459">
              <w:rPr>
                <w:sz w:val="22"/>
                <w:szCs w:val="22"/>
              </w:rPr>
              <w:lastRenderedPageBreak/>
              <w:t>90% MSY Upper</w:t>
            </w:r>
          </w:p>
        </w:tc>
        <w:tc>
          <w:tcPr>
            <w:tcW w:w="1385" w:type="dxa"/>
            <w:tcBorders>
              <w:top w:val="nil"/>
              <w:left w:val="nil"/>
              <w:bottom w:val="single" w:sz="4" w:space="0" w:color="auto"/>
              <w:right w:val="nil"/>
            </w:tcBorders>
            <w:shd w:val="clear" w:color="auto" w:fill="auto"/>
            <w:noWrap/>
            <w:vAlign w:val="bottom"/>
            <w:hideMark/>
          </w:tcPr>
          <w:p w14:paraId="1F9A1709" w14:textId="77777777" w:rsidR="00D1425C" w:rsidRPr="00BE1459" w:rsidRDefault="00D1425C" w:rsidP="00D1425C">
            <w:pPr>
              <w:spacing w:after="0"/>
              <w:jc w:val="right"/>
              <w:rPr>
                <w:sz w:val="22"/>
                <w:szCs w:val="22"/>
              </w:rPr>
            </w:pPr>
            <w:r w:rsidRPr="00BE1459">
              <w:rPr>
                <w:sz w:val="22"/>
                <w:szCs w:val="22"/>
              </w:rPr>
              <w:t>26,845</w:t>
            </w:r>
          </w:p>
        </w:tc>
        <w:tc>
          <w:tcPr>
            <w:tcW w:w="1385" w:type="dxa"/>
            <w:tcBorders>
              <w:top w:val="nil"/>
              <w:left w:val="nil"/>
              <w:bottom w:val="single" w:sz="4" w:space="0" w:color="auto"/>
              <w:right w:val="nil"/>
            </w:tcBorders>
            <w:shd w:val="clear" w:color="auto" w:fill="auto"/>
            <w:noWrap/>
            <w:vAlign w:val="bottom"/>
            <w:hideMark/>
          </w:tcPr>
          <w:p w14:paraId="757273F5" w14:textId="77777777" w:rsidR="00D1425C" w:rsidRPr="00BE1459" w:rsidRDefault="00D1425C" w:rsidP="00D1425C">
            <w:pPr>
              <w:spacing w:after="0"/>
              <w:jc w:val="right"/>
              <w:rPr>
                <w:sz w:val="22"/>
                <w:szCs w:val="22"/>
              </w:rPr>
            </w:pPr>
            <w:r w:rsidRPr="00BE1459">
              <w:rPr>
                <w:sz w:val="22"/>
                <w:szCs w:val="22"/>
              </w:rPr>
              <w:t>26,480</w:t>
            </w:r>
          </w:p>
        </w:tc>
        <w:tc>
          <w:tcPr>
            <w:tcW w:w="1385" w:type="dxa"/>
            <w:tcBorders>
              <w:top w:val="nil"/>
              <w:left w:val="nil"/>
              <w:bottom w:val="single" w:sz="4" w:space="0" w:color="auto"/>
              <w:right w:val="nil"/>
            </w:tcBorders>
            <w:vAlign w:val="bottom"/>
          </w:tcPr>
          <w:p w14:paraId="18F4C36F" w14:textId="77777777" w:rsidR="00D1425C" w:rsidRPr="00BE1459" w:rsidRDefault="00D1425C" w:rsidP="00D1425C">
            <w:pPr>
              <w:spacing w:after="0"/>
              <w:jc w:val="right"/>
              <w:rPr>
                <w:sz w:val="22"/>
                <w:szCs w:val="22"/>
              </w:rPr>
            </w:pPr>
          </w:p>
        </w:tc>
        <w:tc>
          <w:tcPr>
            <w:tcW w:w="1385" w:type="dxa"/>
            <w:tcBorders>
              <w:top w:val="nil"/>
              <w:left w:val="nil"/>
              <w:bottom w:val="single" w:sz="4" w:space="0" w:color="auto"/>
              <w:right w:val="nil"/>
            </w:tcBorders>
            <w:vAlign w:val="bottom"/>
          </w:tcPr>
          <w:p w14:paraId="4286615E" w14:textId="77777777" w:rsidR="00D1425C" w:rsidRPr="00BE1459" w:rsidRDefault="00D1425C" w:rsidP="00D1425C">
            <w:pPr>
              <w:spacing w:after="0"/>
              <w:jc w:val="right"/>
              <w:rPr>
                <w:sz w:val="22"/>
                <w:szCs w:val="22"/>
              </w:rPr>
            </w:pPr>
          </w:p>
        </w:tc>
        <w:tc>
          <w:tcPr>
            <w:tcW w:w="1385" w:type="dxa"/>
            <w:tcBorders>
              <w:top w:val="nil"/>
              <w:left w:val="nil"/>
              <w:bottom w:val="single" w:sz="4" w:space="0" w:color="auto"/>
              <w:right w:val="nil"/>
            </w:tcBorders>
            <w:vAlign w:val="bottom"/>
          </w:tcPr>
          <w:p w14:paraId="42D766FB" w14:textId="018410D5" w:rsidR="00D1425C" w:rsidRPr="00BE1459" w:rsidRDefault="00D1425C" w:rsidP="00D1425C">
            <w:pPr>
              <w:spacing w:after="0"/>
              <w:jc w:val="right"/>
              <w:rPr>
                <w:sz w:val="22"/>
                <w:szCs w:val="22"/>
              </w:rPr>
            </w:pPr>
            <w:r w:rsidRPr="00BE1459">
              <w:rPr>
                <w:sz w:val="22"/>
                <w:szCs w:val="22"/>
              </w:rPr>
              <w:t>25,200</w:t>
            </w:r>
          </w:p>
        </w:tc>
      </w:tr>
      <w:tr w:rsidR="00E53293" w:rsidRPr="00BE1459" w14:paraId="708865AA" w14:textId="77777777" w:rsidTr="00472B17">
        <w:trPr>
          <w:trHeight w:val="300"/>
          <w:jc w:val="center"/>
        </w:trPr>
        <w:tc>
          <w:tcPr>
            <w:tcW w:w="9360" w:type="dxa"/>
            <w:gridSpan w:val="6"/>
            <w:tcBorders>
              <w:top w:val="single" w:sz="4" w:space="0" w:color="auto"/>
              <w:left w:val="nil"/>
              <w:right w:val="nil"/>
            </w:tcBorders>
            <w:shd w:val="clear" w:color="auto" w:fill="auto"/>
            <w:noWrap/>
            <w:vAlign w:val="bottom"/>
          </w:tcPr>
          <w:p w14:paraId="127D6B41" w14:textId="70E4CC48" w:rsidR="00E53293" w:rsidRPr="00472B17" w:rsidRDefault="00E53293" w:rsidP="00300454">
            <w:pPr>
              <w:spacing w:after="0"/>
              <w:ind w:left="432" w:hanging="432"/>
              <w:rPr>
                <w:sz w:val="20"/>
                <w:szCs w:val="20"/>
              </w:rPr>
            </w:pPr>
            <w:r w:rsidRPr="00472B17">
              <w:rPr>
                <w:sz w:val="20"/>
                <w:szCs w:val="20"/>
                <w:vertAlign w:val="superscript"/>
              </w:rPr>
              <w:t>a</w:t>
            </w:r>
            <w:ins w:id="222" w:author="Nichols, Jeff V (DFG)" w:date="2020-12-18T10:49:00Z">
              <w:r w:rsidR="00CF67F3" w:rsidRPr="00472B17">
                <w:rPr>
                  <w:sz w:val="20"/>
                  <w:szCs w:val="20"/>
                  <w:vertAlign w:val="superscript"/>
                </w:rPr>
                <w:t xml:space="preserve"> </w:t>
              </w:r>
            </w:ins>
            <w:r w:rsidRPr="00472B17">
              <w:rPr>
                <w:sz w:val="20"/>
                <w:szCs w:val="20"/>
              </w:rPr>
              <w:t>Model 1: Brood years 1982–2013; the missing 1998 escapement was estimated by regression of escapement on subsistence harvest (Geiger 2003), and age composition of the 1998 run was based on average return by age class, all brood years combined.</w:t>
            </w:r>
          </w:p>
        </w:tc>
      </w:tr>
      <w:tr w:rsidR="00E53293" w:rsidRPr="00BE1459" w14:paraId="175C8A99" w14:textId="77777777" w:rsidTr="00472B17">
        <w:trPr>
          <w:trHeight w:val="300"/>
          <w:jc w:val="center"/>
        </w:trPr>
        <w:tc>
          <w:tcPr>
            <w:tcW w:w="9360" w:type="dxa"/>
            <w:gridSpan w:val="6"/>
            <w:tcBorders>
              <w:top w:val="nil"/>
              <w:left w:val="nil"/>
              <w:bottom w:val="nil"/>
              <w:right w:val="nil"/>
            </w:tcBorders>
            <w:shd w:val="clear" w:color="auto" w:fill="auto"/>
            <w:noWrap/>
            <w:vAlign w:val="bottom"/>
          </w:tcPr>
          <w:p w14:paraId="3BB12EC8" w14:textId="147DD07C" w:rsidR="00E53293" w:rsidRPr="00472B17" w:rsidRDefault="00E53293" w:rsidP="00300454">
            <w:pPr>
              <w:spacing w:after="0"/>
              <w:rPr>
                <w:sz w:val="20"/>
                <w:szCs w:val="20"/>
              </w:rPr>
            </w:pPr>
            <w:r w:rsidRPr="00472B17">
              <w:rPr>
                <w:sz w:val="20"/>
                <w:szCs w:val="20"/>
                <w:vertAlign w:val="superscript"/>
              </w:rPr>
              <w:t>b</w:t>
            </w:r>
            <w:ins w:id="223" w:author="Nichols, Jeff V (DFG)" w:date="2020-12-18T10:49:00Z">
              <w:r w:rsidR="00CF67F3" w:rsidRPr="00472B17">
                <w:rPr>
                  <w:sz w:val="20"/>
                  <w:szCs w:val="20"/>
                  <w:vertAlign w:val="superscript"/>
                </w:rPr>
                <w:t xml:space="preserve"> </w:t>
              </w:r>
            </w:ins>
            <w:r w:rsidRPr="00472B17">
              <w:rPr>
                <w:sz w:val="20"/>
                <w:szCs w:val="20"/>
              </w:rPr>
              <w:t>Model 2: Brood years 1999–2013.</w:t>
            </w:r>
          </w:p>
        </w:tc>
      </w:tr>
      <w:tr w:rsidR="00E53293" w:rsidRPr="00BE1459" w14:paraId="5FB61087" w14:textId="77777777" w:rsidTr="00472B17">
        <w:trPr>
          <w:trHeight w:val="300"/>
          <w:jc w:val="center"/>
        </w:trPr>
        <w:tc>
          <w:tcPr>
            <w:tcW w:w="9360" w:type="dxa"/>
            <w:gridSpan w:val="6"/>
            <w:tcBorders>
              <w:top w:val="nil"/>
              <w:left w:val="nil"/>
              <w:right w:val="nil"/>
            </w:tcBorders>
            <w:shd w:val="clear" w:color="auto" w:fill="auto"/>
            <w:noWrap/>
            <w:vAlign w:val="bottom"/>
          </w:tcPr>
          <w:p w14:paraId="543DBE30" w14:textId="39B3CEEF" w:rsidR="00E53293" w:rsidRPr="00472B17" w:rsidRDefault="00E53293" w:rsidP="00E53293">
            <w:pPr>
              <w:spacing w:after="0"/>
              <w:ind w:left="432" w:hanging="432"/>
              <w:rPr>
                <w:sz w:val="20"/>
                <w:szCs w:val="20"/>
              </w:rPr>
            </w:pPr>
            <w:r w:rsidRPr="00472B17">
              <w:rPr>
                <w:sz w:val="20"/>
                <w:szCs w:val="20"/>
                <w:vertAlign w:val="superscript"/>
              </w:rPr>
              <w:t>c</w:t>
            </w:r>
            <w:ins w:id="224" w:author="Nichols, Jeff V (DFG)" w:date="2020-12-18T10:49:00Z">
              <w:r w:rsidR="00CF67F3" w:rsidRPr="00472B17">
                <w:rPr>
                  <w:sz w:val="20"/>
                  <w:szCs w:val="20"/>
                  <w:vertAlign w:val="superscript"/>
                </w:rPr>
                <w:t xml:space="preserve"> </w:t>
              </w:r>
            </w:ins>
            <w:r w:rsidRPr="00472B17">
              <w:rPr>
                <w:sz w:val="20"/>
                <w:szCs w:val="20"/>
              </w:rPr>
              <w:t xml:space="preserve">Estimates for brood years 1982–1996 were derived from Geiger (2003; page 20). </w:t>
            </w:r>
          </w:p>
        </w:tc>
      </w:tr>
    </w:tbl>
    <w:p w14:paraId="68C3184E" w14:textId="6395773E" w:rsidR="00E53293" w:rsidRDefault="00E53293" w:rsidP="00D047AC"/>
    <w:p w14:paraId="131FA5FF" w14:textId="77777777" w:rsidR="00472B17" w:rsidRDefault="00472B17" w:rsidP="00472B17">
      <w:pPr>
        <w:jc w:val="center"/>
      </w:pPr>
      <w:r>
        <w:rPr>
          <w:noProof/>
        </w:rPr>
        <w:drawing>
          <wp:inline distT="0" distB="0" distL="0" distR="0" wp14:anchorId="402FDF29" wp14:editId="6B4993B4">
            <wp:extent cx="5943600" cy="44577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w="6350">
                      <a:solidFill>
                        <a:schemeClr val="tx1"/>
                      </a:solidFill>
                    </a:ln>
                  </pic:spPr>
                </pic:pic>
              </a:graphicData>
            </a:graphic>
          </wp:inline>
        </w:drawing>
      </w:r>
    </w:p>
    <w:p w14:paraId="780C838D" w14:textId="5839CC45" w:rsidR="00472B17" w:rsidRDefault="00472B17" w:rsidP="00472B17">
      <w:pPr>
        <w:pStyle w:val="Caption"/>
      </w:pPr>
      <w:r>
        <w:t xml:space="preserve">Figure </w:t>
      </w:r>
      <w:r w:rsidR="00764D85">
        <w:rPr>
          <w:noProof/>
        </w:rPr>
        <w:fldChar w:fldCharType="begin"/>
      </w:r>
      <w:r w:rsidR="00764D85">
        <w:rPr>
          <w:noProof/>
        </w:rPr>
        <w:instrText xml:space="preserve"> SEQ Figure \* ARABIC </w:instrText>
      </w:r>
      <w:r w:rsidR="00764D85">
        <w:rPr>
          <w:noProof/>
        </w:rPr>
        <w:fldChar w:fldCharType="separate"/>
      </w:r>
      <w:r>
        <w:rPr>
          <w:noProof/>
        </w:rPr>
        <w:t>9</w:t>
      </w:r>
      <w:r w:rsidR="00764D85">
        <w:rPr>
          <w:noProof/>
        </w:rPr>
        <w:fldChar w:fldCharType="end"/>
      </w:r>
      <w:r>
        <w:t>.–</w:t>
      </w:r>
      <w:r w:rsidRPr="00472B17">
        <w:t>Plausible spawner-recruit relationships (shaded regions around the dashed line) for Redoubt Lake sockeye salmon as derived from a Bayesian approach (brood years 1982–2013). The observed recruits and spawners are plotted as brood year labels. The heavy dashed line is the Ricker relationship constructed from ln(</w:t>
      </w:r>
      <w:r w:rsidRPr="000A0AC0">
        <w:rPr>
          <w:rFonts w:ascii="Symbol" w:hAnsi="Symbol"/>
          <w:i/>
          <w:iCs/>
        </w:rPr>
        <w:t></w:t>
      </w:r>
      <w:r w:rsidRPr="00472B17">
        <w:t xml:space="preserve">’) and </w:t>
      </w:r>
      <w:r w:rsidRPr="000A0AC0">
        <w:rPr>
          <w:rFonts w:ascii="Symbol" w:hAnsi="Symbol"/>
          <w:i/>
          <w:iCs/>
        </w:rPr>
        <w:t></w:t>
      </w:r>
      <w:r w:rsidRPr="00472B17">
        <w:t xml:space="preserve"> posterior medians with 90% and 95% credible intervals (shaded areas). Recruits replace spawners on the solid diagonal line.</w:t>
      </w:r>
    </w:p>
    <w:p w14:paraId="0ABE9D5D" w14:textId="49AB24DA" w:rsidR="00E53293" w:rsidRDefault="00472B17" w:rsidP="00E53293">
      <w:pPr>
        <w:jc w:val="center"/>
      </w:pPr>
      <w:r>
        <w:rPr>
          <w:noProof/>
        </w:rPr>
        <w:lastRenderedPageBreak/>
        <w:drawing>
          <wp:inline distT="0" distB="0" distL="0" distR="0" wp14:anchorId="45B18F85" wp14:editId="64E3F682">
            <wp:extent cx="5486400" cy="6400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w="6350">
                      <a:solidFill>
                        <a:sysClr val="windowText" lastClr="000000"/>
                      </a:solidFill>
                    </a:ln>
                  </pic:spPr>
                </pic:pic>
              </a:graphicData>
            </a:graphic>
          </wp:inline>
        </w:drawing>
      </w:r>
    </w:p>
    <w:p w14:paraId="35076891" w14:textId="7214C989" w:rsidR="00CF67F3" w:rsidRPr="00855C96" w:rsidRDefault="00E53293" w:rsidP="00855C96">
      <w:pPr>
        <w:pStyle w:val="Caption"/>
      </w:pPr>
      <w:bookmarkStart w:id="225" w:name="_Hlk59455972"/>
      <w:bookmarkStart w:id="226" w:name="_Toc51147343"/>
      <w:r>
        <w:t xml:space="preserve">Figure </w:t>
      </w:r>
      <w:r w:rsidR="00C0127A">
        <w:rPr>
          <w:noProof/>
        </w:rPr>
        <w:fldChar w:fldCharType="begin"/>
      </w:r>
      <w:r w:rsidR="00C0127A">
        <w:rPr>
          <w:noProof/>
        </w:rPr>
        <w:instrText xml:space="preserve"> SEQ Figure \* ARABIC </w:instrText>
      </w:r>
      <w:r w:rsidR="00C0127A">
        <w:rPr>
          <w:noProof/>
        </w:rPr>
        <w:fldChar w:fldCharType="separate"/>
      </w:r>
      <w:r w:rsidR="00472B17">
        <w:rPr>
          <w:noProof/>
        </w:rPr>
        <w:t>10</w:t>
      </w:r>
      <w:r w:rsidR="00C0127A">
        <w:rPr>
          <w:noProof/>
        </w:rPr>
        <w:fldChar w:fldCharType="end"/>
      </w:r>
      <w:r w:rsidRPr="00E53293">
        <w:t>.–</w:t>
      </w:r>
      <w:r w:rsidR="00472B17" w:rsidRPr="00472B17">
        <w:t>Overfishing profiles (OFPs), optimal recruitment profiles (ORPs), and optimal yield profiles (OYPs) for Redoubt Lake sockeye salmon as derived from a Bayesian approach (brood years 1982–2013). OYPs and ORPs show probability that a specified spawning abundance will result in specified fractions (70%, 80%, and 90% line) of maximum sustained yield or maximum recruitment. OFPs show the probability that reducing escapement to a specified spawning abundance will result in less than specified fractions of maximum sustained yield. The shaded region shows the current biological escapement goal range of 10,000 to 25,000 spawners.</w:t>
      </w:r>
      <w:r w:rsidRPr="00E53293">
        <w:t xml:space="preserve"> </w:t>
      </w:r>
      <w:bookmarkEnd w:id="225"/>
      <w:r w:rsidRPr="00E53293" w:rsidDel="00CF67F3">
        <w:t>The shaded region shows the current biological escapement goal range of 10,000 to 25,000 spawners and the solid vertical line is the estimate of spawning abundance at maximum sustained yield (</w:t>
      </w:r>
      <w:r w:rsidRPr="00E53293" w:rsidDel="00CF67F3">
        <w:rPr>
          <w:i/>
          <w:iCs/>
        </w:rPr>
        <w:t>S</w:t>
      </w:r>
      <w:r w:rsidRPr="00E53293" w:rsidDel="00CF67F3">
        <w:rPr>
          <w:vertAlign w:val="subscript"/>
        </w:rPr>
        <w:t>MSY</w:t>
      </w:r>
      <w:r w:rsidRPr="00E53293" w:rsidDel="00CF67F3">
        <w:t>).</w:t>
      </w:r>
      <w:bookmarkEnd w:id="226"/>
    </w:p>
    <w:p w14:paraId="403AF663" w14:textId="77777777" w:rsidR="00F259E7" w:rsidRDefault="00F259E7" w:rsidP="00E64856">
      <w:pPr>
        <w:pStyle w:val="Heading3"/>
      </w:pPr>
      <w:bookmarkStart w:id="227" w:name="_Toc51147317"/>
      <w:proofErr w:type="spellStart"/>
      <w:r>
        <w:lastRenderedPageBreak/>
        <w:t>Situk</w:t>
      </w:r>
      <w:proofErr w:type="spellEnd"/>
      <w:r>
        <w:t xml:space="preserve"> River Coho Salmon</w:t>
      </w:r>
      <w:bookmarkEnd w:id="227"/>
    </w:p>
    <w:p w14:paraId="310AFDD8" w14:textId="7AADFDAC" w:rsidR="00F259E7" w:rsidRDefault="00F259E7" w:rsidP="00F259E7">
      <w:r>
        <w:t xml:space="preserve">The </w:t>
      </w:r>
      <w:proofErr w:type="spellStart"/>
      <w:r>
        <w:t>Situk</w:t>
      </w:r>
      <w:proofErr w:type="spellEnd"/>
      <w:r>
        <w:t xml:space="preserve"> River is located approximately 15 km southeast of Yakutat, Alaska. </w:t>
      </w:r>
      <w:proofErr w:type="spellStart"/>
      <w:r>
        <w:t>Situk</w:t>
      </w:r>
      <w:proofErr w:type="spellEnd"/>
      <w:r>
        <w:t xml:space="preserve"> River </w:t>
      </w:r>
      <w:proofErr w:type="spellStart"/>
      <w:r>
        <w:t>coho</w:t>
      </w:r>
      <w:proofErr w:type="spellEnd"/>
      <w:r>
        <w:t xml:space="preserve"> salmon are harvested primarily in the mixed stock </w:t>
      </w:r>
      <w:proofErr w:type="spellStart"/>
      <w:r>
        <w:t>Situk-Ahrnklin</w:t>
      </w:r>
      <w:proofErr w:type="spellEnd"/>
      <w:r>
        <w:t xml:space="preserve"> commercial set gillnet fishery (statistical area 182-70). Commercial harvests in that fishery, which have averaged 99,700 coho salmon </w:t>
      </w:r>
      <w:r w:rsidR="000874D1">
        <w:t xml:space="preserve">annually </w:t>
      </w:r>
      <w:r>
        <w:t xml:space="preserve">since 1985, include mixed stocks of coho salmon from the </w:t>
      </w:r>
      <w:proofErr w:type="spellStart"/>
      <w:r>
        <w:t>Situk</w:t>
      </w:r>
      <w:proofErr w:type="spellEnd"/>
      <w:r>
        <w:t xml:space="preserve">, </w:t>
      </w:r>
      <w:proofErr w:type="spellStart"/>
      <w:r>
        <w:t>Ahrnklin</w:t>
      </w:r>
      <w:proofErr w:type="spellEnd"/>
      <w:r>
        <w:t xml:space="preserve"> and Lost rivers and other smaller systems that flow into the </w:t>
      </w:r>
      <w:proofErr w:type="spellStart"/>
      <w:r>
        <w:t>Situk-Ahrnklin</w:t>
      </w:r>
      <w:proofErr w:type="spellEnd"/>
      <w:r>
        <w:t xml:space="preserve"> Inlet (</w:t>
      </w:r>
      <w:proofErr w:type="spellStart"/>
      <w:r>
        <w:t>Shaul</w:t>
      </w:r>
      <w:proofErr w:type="spellEnd"/>
      <w:r>
        <w:t xml:space="preserve"> et al. 2010). </w:t>
      </w:r>
      <w:proofErr w:type="spellStart"/>
      <w:r>
        <w:t>Situk</w:t>
      </w:r>
      <w:proofErr w:type="spellEnd"/>
      <w:r>
        <w:t xml:space="preserve"> River </w:t>
      </w:r>
      <w:proofErr w:type="spellStart"/>
      <w:r>
        <w:t>coho</w:t>
      </w:r>
      <w:proofErr w:type="spellEnd"/>
      <w:r>
        <w:t xml:space="preserve"> salmon are also harvested in sport and subsistence fisheries, distant commercial set gillnet fisheries, and offshore commercial troll fisheries (Shaul et al. 2010). In 1994, ADF&amp;G established a biological escapement goal range of 3,300–9,800 coho salmon (peak survey count), based on a stock-recruit analysis (Clark and Clark 1994). </w:t>
      </w:r>
      <w:r w:rsidR="000874D1">
        <w:t>However, t</w:t>
      </w:r>
      <w:r>
        <w:t xml:space="preserve">hat work was complicated by </w:t>
      </w:r>
      <w:r w:rsidR="000874D1">
        <w:t xml:space="preserve">a </w:t>
      </w:r>
      <w:r>
        <w:t xml:space="preserve">lack of escapement estimates, age composition data, and stock-specific harvest information. Shaul et al. (2010) also reviewed the </w:t>
      </w:r>
      <w:proofErr w:type="spellStart"/>
      <w:r>
        <w:t>Situk</w:t>
      </w:r>
      <w:proofErr w:type="spellEnd"/>
      <w:r>
        <w:t xml:space="preserve"> River escapement goal using three years of smolt estimates and assumed productivity based on literature review. They recommend</w:t>
      </w:r>
      <w:r w:rsidR="00493532">
        <w:t>ed</w:t>
      </w:r>
      <w:r>
        <w:t xml:space="preserve"> the current biological escapement goal be retained until substantial additional information </w:t>
      </w:r>
      <w:r w:rsidR="00493532">
        <w:t>became</w:t>
      </w:r>
      <w:r>
        <w:t xml:space="preserve"> available regarding stock productivity and habitat capability of the </w:t>
      </w:r>
      <w:proofErr w:type="spellStart"/>
      <w:r>
        <w:t>Situk</w:t>
      </w:r>
      <w:proofErr w:type="spellEnd"/>
      <w:r>
        <w:t xml:space="preserve"> River system.</w:t>
      </w:r>
    </w:p>
    <w:p w14:paraId="0DB9250F" w14:textId="694163EE" w:rsidR="00F259E7" w:rsidRDefault="00F259E7" w:rsidP="00F259E7">
      <w:r>
        <w:t xml:space="preserve">Although a weir has been operated annually in the </w:t>
      </w:r>
      <w:proofErr w:type="spellStart"/>
      <w:r>
        <w:t>Situk</w:t>
      </w:r>
      <w:proofErr w:type="spellEnd"/>
      <w:r>
        <w:t xml:space="preserve"> River since 1976, it has been removed </w:t>
      </w:r>
      <w:r w:rsidR="000874D1">
        <w:t xml:space="preserve">after </w:t>
      </w:r>
      <w:r>
        <w:t xml:space="preserve">the sockeye salmon run </w:t>
      </w:r>
      <w:r w:rsidR="000874D1">
        <w:t xml:space="preserve">is completed, typically </w:t>
      </w:r>
      <w:r>
        <w:t xml:space="preserve">in early to mid-August (Hoffman 2019), due to weather and funding constraints. Historical coho salmon escapement information is limited to boat survey counts conducted weekly after the weir is removed </w:t>
      </w:r>
      <w:r w:rsidRPr="00106953">
        <w:t xml:space="preserve">(Table </w:t>
      </w:r>
      <w:r w:rsidR="00493532" w:rsidRPr="00106953">
        <w:t>9</w:t>
      </w:r>
      <w:r w:rsidRPr="00106953">
        <w:t>; Zeiser</w:t>
      </w:r>
      <w:r>
        <w:t xml:space="preserve"> 2019). Mark–recapture and coded wire tagging studies were conducted 2004–2006 to estimate escapement, harvest, smolt production, and survival rates. </w:t>
      </w:r>
      <w:r w:rsidR="00291FF7">
        <w:t xml:space="preserve">In 2005 and 2006, a total of 32,400 and 18,100 </w:t>
      </w:r>
      <w:proofErr w:type="spellStart"/>
      <w:r w:rsidR="003D3766">
        <w:t>Situk</w:t>
      </w:r>
      <w:proofErr w:type="spellEnd"/>
      <w:r w:rsidR="003D3766">
        <w:t xml:space="preserve"> River </w:t>
      </w:r>
      <w:proofErr w:type="spellStart"/>
      <w:r w:rsidR="00291FF7">
        <w:t>coho</w:t>
      </w:r>
      <w:proofErr w:type="spellEnd"/>
      <w:r w:rsidR="00291FF7">
        <w:t xml:space="preserve"> salmon were harvested equating to total harvest rates of 41% and 44%, respectively. </w:t>
      </w:r>
      <w:r w:rsidR="000874D1">
        <w:t xml:space="preserve">An average </w:t>
      </w:r>
      <w:r>
        <w:t xml:space="preserve">85% </w:t>
      </w:r>
      <w:r w:rsidR="00291FF7">
        <w:t xml:space="preserve">of the total harvests </w:t>
      </w:r>
      <w:r>
        <w:t xml:space="preserve">occurred in the mixed stock </w:t>
      </w:r>
      <w:proofErr w:type="spellStart"/>
      <w:r>
        <w:t>Situk-Ahrnklin</w:t>
      </w:r>
      <w:proofErr w:type="spellEnd"/>
      <w:r>
        <w:t xml:space="preserve"> set gillnet fishery and the freshwater sport fishery (Shaul et al. 2010). Peak survey-to-escapement expansion factors derived from mark–recapture studies were too variable (range: 5.3–14.0) to be useful for converting historical survey counts to estimates of escapement (Eggers and Tracy 2007; Shaul et al. 2010), which are clearly far larger than survey counts. </w:t>
      </w:r>
    </w:p>
    <w:p w14:paraId="2F8F4724" w14:textId="35F357BC" w:rsidR="00855C96" w:rsidRDefault="00F259E7" w:rsidP="00F259E7">
      <w:pPr>
        <w:rPr>
          <w:b/>
          <w:bCs/>
        </w:rPr>
      </w:pPr>
      <w:r w:rsidRPr="00F259E7">
        <w:rPr>
          <w:b/>
          <w:bCs/>
        </w:rPr>
        <w:t>Escapement Goal Review:</w:t>
      </w:r>
      <w:r>
        <w:t xml:space="preserve"> The escapement goal review committee recommended the </w:t>
      </w:r>
      <w:proofErr w:type="spellStart"/>
      <w:r>
        <w:t>Situk</w:t>
      </w:r>
      <w:proofErr w:type="spellEnd"/>
      <w:r>
        <w:t xml:space="preserve"> River </w:t>
      </w:r>
      <w:proofErr w:type="spellStart"/>
      <w:r>
        <w:t>coho</w:t>
      </w:r>
      <w:proofErr w:type="spellEnd"/>
      <w:r>
        <w:t xml:space="preserve"> salmon escapement goal be reviewed based on percentiles of historical escapement survey counts, as lack of information on age composition, escapement, and harvest precluded escapement goal analysis based on production models. The </w:t>
      </w:r>
      <w:proofErr w:type="spellStart"/>
      <w:r>
        <w:t>Situk</w:t>
      </w:r>
      <w:proofErr w:type="spellEnd"/>
      <w:r>
        <w:t xml:space="preserve"> River </w:t>
      </w:r>
      <w:proofErr w:type="spellStart"/>
      <w:r>
        <w:t>coho</w:t>
      </w:r>
      <w:proofErr w:type="spellEnd"/>
      <w:r>
        <w:t xml:space="preserve"> salmon run could qualify as a “Tier 1” stock (Clark et al. 2014), as there is high measurement error and high contrast in escapement survey counts (the maximum count divided by the minimum count equals 26). For stocks that experience harvest rates of ≥40%, however, Clark et al. (2014) recommended sustainable escapement goal ranges should be set at the 25</w:t>
      </w:r>
      <w:r w:rsidR="00106953">
        <w:t>th</w:t>
      </w:r>
      <w:r w:rsidR="00292E22">
        <w:t xml:space="preserve"> and </w:t>
      </w:r>
      <w:r>
        <w:t>75th percentiles as a precautionary approach to prevent overfishing. The 25</w:t>
      </w:r>
      <w:r w:rsidR="00106953">
        <w:t xml:space="preserve">th </w:t>
      </w:r>
      <w:r w:rsidR="00292E22">
        <w:t xml:space="preserve">and </w:t>
      </w:r>
      <w:r>
        <w:t xml:space="preserve">75th percentiles of </w:t>
      </w:r>
      <w:proofErr w:type="spellStart"/>
      <w:r>
        <w:t>Situk</w:t>
      </w:r>
      <w:proofErr w:type="spellEnd"/>
      <w:r>
        <w:t xml:space="preserve"> River </w:t>
      </w:r>
      <w:proofErr w:type="spellStart"/>
      <w:r>
        <w:t>coho</w:t>
      </w:r>
      <w:proofErr w:type="spellEnd"/>
      <w:r>
        <w:t xml:space="preserve"> salmon escapement survey counts (1972–2019) produced a range of 3,775–9,630 fish, or approximately 3,800–9,600 fish. The lower bound of the range is slightly more conservative than the current biological escapement goal range, but the percentile approach is consistent with the quality of information used to manage the stock. </w:t>
      </w:r>
      <w:r w:rsidRPr="009139C2">
        <w:rPr>
          <w:b/>
          <w:bCs/>
        </w:rPr>
        <w:t xml:space="preserve">The escapement goal committee recommended replacing the current biological escapement goal with a </w:t>
      </w:r>
      <w:r w:rsidRPr="009139C2">
        <w:rPr>
          <w:b/>
          <w:bCs/>
          <w:i/>
          <w:iCs/>
        </w:rPr>
        <w:t>sustainable</w:t>
      </w:r>
      <w:r w:rsidRPr="009139C2">
        <w:rPr>
          <w:b/>
          <w:bCs/>
        </w:rPr>
        <w:t xml:space="preserve"> escapement goal range of 3,800–9,600 coho salmon counted annually on a peak survey.</w:t>
      </w:r>
    </w:p>
    <w:p w14:paraId="5379A6FB" w14:textId="77777777" w:rsidR="00855C96" w:rsidRDefault="00855C96">
      <w:pPr>
        <w:spacing w:after="0"/>
        <w:jc w:val="left"/>
        <w:rPr>
          <w:b/>
          <w:bCs/>
        </w:rPr>
      </w:pPr>
      <w:r>
        <w:rPr>
          <w:b/>
          <w:bCs/>
        </w:rPr>
        <w:br w:type="page"/>
      </w:r>
    </w:p>
    <w:p w14:paraId="1FB6D15D" w14:textId="6DCABE1D" w:rsidR="009139C2" w:rsidRPr="009139C2" w:rsidRDefault="009139C2" w:rsidP="009139C2">
      <w:pPr>
        <w:pStyle w:val="Caption"/>
      </w:pPr>
      <w:bookmarkStart w:id="228" w:name="_Toc51147334"/>
      <w:r>
        <w:lastRenderedPageBreak/>
        <w:t xml:space="preserve">Table </w:t>
      </w:r>
      <w:r w:rsidR="00C0127A">
        <w:rPr>
          <w:noProof/>
        </w:rPr>
        <w:fldChar w:fldCharType="begin"/>
      </w:r>
      <w:r w:rsidR="00C0127A">
        <w:rPr>
          <w:noProof/>
        </w:rPr>
        <w:instrText xml:space="preserve"> SEQ Table \* ARABIC </w:instrText>
      </w:r>
      <w:r w:rsidR="00C0127A">
        <w:rPr>
          <w:noProof/>
        </w:rPr>
        <w:fldChar w:fldCharType="separate"/>
      </w:r>
      <w:r w:rsidR="008D0E59">
        <w:rPr>
          <w:noProof/>
        </w:rPr>
        <w:t>9</w:t>
      </w:r>
      <w:r w:rsidR="00C0127A">
        <w:rPr>
          <w:noProof/>
        </w:rPr>
        <w:fldChar w:fldCharType="end"/>
      </w:r>
      <w:r w:rsidRPr="009139C2">
        <w:t xml:space="preserve">.–Escapement survey data for </w:t>
      </w:r>
      <w:proofErr w:type="spellStart"/>
      <w:r w:rsidRPr="009139C2">
        <w:t>Situk</w:t>
      </w:r>
      <w:proofErr w:type="spellEnd"/>
      <w:r w:rsidRPr="009139C2">
        <w:t xml:space="preserve"> River </w:t>
      </w:r>
      <w:proofErr w:type="spellStart"/>
      <w:r w:rsidRPr="009139C2">
        <w:t>coho</w:t>
      </w:r>
      <w:proofErr w:type="spellEnd"/>
      <w:r w:rsidRPr="009139C2">
        <w:t xml:space="preserve"> salmon, 1972–2019.</w:t>
      </w:r>
      <w:bookmarkEnd w:id="228"/>
    </w:p>
    <w:tbl>
      <w:tblPr>
        <w:tblW w:w="5000" w:type="pct"/>
        <w:jc w:val="center"/>
        <w:tblLook w:val="04A0" w:firstRow="1" w:lastRow="0" w:firstColumn="1" w:lastColumn="0" w:noHBand="0" w:noVBand="1"/>
      </w:tblPr>
      <w:tblGrid>
        <w:gridCol w:w="1874"/>
        <w:gridCol w:w="1872"/>
        <w:gridCol w:w="1872"/>
        <w:gridCol w:w="1872"/>
        <w:gridCol w:w="1870"/>
      </w:tblGrid>
      <w:tr w:rsidR="009139C2" w:rsidRPr="00E75E8F" w14:paraId="6590F6BD" w14:textId="77777777" w:rsidTr="00855C96">
        <w:trPr>
          <w:trHeight w:val="584"/>
          <w:jc w:val="center"/>
        </w:trPr>
        <w:tc>
          <w:tcPr>
            <w:tcW w:w="1001" w:type="pct"/>
            <w:tcBorders>
              <w:top w:val="single" w:sz="4" w:space="0" w:color="auto"/>
              <w:left w:val="nil"/>
              <w:bottom w:val="single" w:sz="4" w:space="0" w:color="auto"/>
              <w:right w:val="nil"/>
            </w:tcBorders>
            <w:shd w:val="clear" w:color="auto" w:fill="auto"/>
            <w:noWrap/>
            <w:vAlign w:val="bottom"/>
            <w:hideMark/>
          </w:tcPr>
          <w:p w14:paraId="50377467" w14:textId="77777777" w:rsidR="009139C2" w:rsidRPr="00E75E8F" w:rsidRDefault="009139C2" w:rsidP="00300454">
            <w:pPr>
              <w:spacing w:after="0"/>
              <w:jc w:val="center"/>
              <w:rPr>
                <w:b/>
                <w:bCs/>
                <w:sz w:val="20"/>
                <w:szCs w:val="20"/>
              </w:rPr>
            </w:pPr>
            <w:r w:rsidRPr="00E75E8F">
              <w:rPr>
                <w:b/>
                <w:bCs/>
                <w:sz w:val="20"/>
                <w:szCs w:val="20"/>
              </w:rPr>
              <w:t>Year</w:t>
            </w:r>
          </w:p>
        </w:tc>
        <w:tc>
          <w:tcPr>
            <w:tcW w:w="1000" w:type="pct"/>
            <w:tcBorders>
              <w:top w:val="single" w:sz="4" w:space="0" w:color="auto"/>
              <w:left w:val="nil"/>
              <w:bottom w:val="single" w:sz="4" w:space="0" w:color="auto"/>
              <w:right w:val="nil"/>
            </w:tcBorders>
            <w:shd w:val="clear" w:color="auto" w:fill="auto"/>
            <w:noWrap/>
            <w:vAlign w:val="bottom"/>
            <w:hideMark/>
          </w:tcPr>
          <w:p w14:paraId="7A7983BB" w14:textId="77777777" w:rsidR="009139C2" w:rsidRPr="00E75E8F" w:rsidRDefault="009139C2" w:rsidP="00300454">
            <w:pPr>
              <w:spacing w:after="0"/>
              <w:jc w:val="center"/>
              <w:rPr>
                <w:b/>
                <w:bCs/>
                <w:sz w:val="20"/>
                <w:szCs w:val="20"/>
              </w:rPr>
            </w:pPr>
            <w:r w:rsidRPr="00E75E8F">
              <w:rPr>
                <w:b/>
                <w:bCs/>
                <w:sz w:val="20"/>
                <w:szCs w:val="20"/>
              </w:rPr>
              <w:t>Maximum</w:t>
            </w:r>
          </w:p>
          <w:p w14:paraId="22BFA7DA" w14:textId="77777777" w:rsidR="009139C2" w:rsidRPr="00E75E8F" w:rsidRDefault="009139C2" w:rsidP="00300454">
            <w:pPr>
              <w:spacing w:after="0"/>
              <w:jc w:val="center"/>
              <w:rPr>
                <w:b/>
                <w:bCs/>
                <w:sz w:val="20"/>
                <w:szCs w:val="20"/>
              </w:rPr>
            </w:pPr>
            <w:r w:rsidRPr="00E75E8F">
              <w:rPr>
                <w:b/>
                <w:bCs/>
                <w:sz w:val="20"/>
                <w:szCs w:val="20"/>
              </w:rPr>
              <w:t>Count</w:t>
            </w:r>
          </w:p>
        </w:tc>
        <w:tc>
          <w:tcPr>
            <w:tcW w:w="1000" w:type="pct"/>
            <w:tcBorders>
              <w:top w:val="single" w:sz="4" w:space="0" w:color="auto"/>
              <w:left w:val="nil"/>
              <w:bottom w:val="single" w:sz="4" w:space="0" w:color="auto"/>
              <w:right w:val="nil"/>
            </w:tcBorders>
            <w:shd w:val="clear" w:color="auto" w:fill="auto"/>
            <w:noWrap/>
            <w:vAlign w:val="bottom"/>
            <w:hideMark/>
          </w:tcPr>
          <w:p w14:paraId="2D97270B" w14:textId="77777777" w:rsidR="009139C2" w:rsidRPr="00E75E8F" w:rsidRDefault="009139C2" w:rsidP="00300454">
            <w:pPr>
              <w:spacing w:after="0"/>
              <w:jc w:val="center"/>
              <w:rPr>
                <w:b/>
                <w:bCs/>
                <w:color w:val="000000"/>
                <w:sz w:val="20"/>
                <w:szCs w:val="20"/>
              </w:rPr>
            </w:pPr>
            <w:r w:rsidRPr="00E75E8F">
              <w:rPr>
                <w:b/>
                <w:bCs/>
                <w:color w:val="000000"/>
                <w:sz w:val="20"/>
                <w:szCs w:val="20"/>
              </w:rPr>
              <w:t>Survey</w:t>
            </w:r>
          </w:p>
          <w:p w14:paraId="1AC1AA77" w14:textId="77777777" w:rsidR="009139C2" w:rsidRPr="00E75E8F" w:rsidRDefault="009139C2" w:rsidP="00300454">
            <w:pPr>
              <w:spacing w:after="0"/>
              <w:jc w:val="center"/>
              <w:rPr>
                <w:b/>
                <w:bCs/>
                <w:color w:val="000000"/>
                <w:sz w:val="20"/>
                <w:szCs w:val="20"/>
              </w:rPr>
            </w:pPr>
            <w:r w:rsidRPr="00E75E8F">
              <w:rPr>
                <w:b/>
                <w:bCs/>
                <w:sz w:val="20"/>
                <w:szCs w:val="20"/>
              </w:rPr>
              <w:t>Date</w:t>
            </w:r>
          </w:p>
        </w:tc>
        <w:tc>
          <w:tcPr>
            <w:tcW w:w="1000" w:type="pct"/>
            <w:tcBorders>
              <w:top w:val="single" w:sz="4" w:space="0" w:color="auto"/>
              <w:left w:val="nil"/>
              <w:bottom w:val="single" w:sz="4" w:space="0" w:color="auto"/>
              <w:right w:val="nil"/>
            </w:tcBorders>
            <w:shd w:val="clear" w:color="auto" w:fill="auto"/>
            <w:noWrap/>
            <w:vAlign w:val="bottom"/>
            <w:hideMark/>
          </w:tcPr>
          <w:p w14:paraId="12B54610" w14:textId="77777777" w:rsidR="009139C2" w:rsidRPr="00E75E8F" w:rsidRDefault="009139C2" w:rsidP="00300454">
            <w:pPr>
              <w:spacing w:after="0"/>
              <w:jc w:val="center"/>
              <w:rPr>
                <w:b/>
                <w:bCs/>
                <w:color w:val="000000"/>
                <w:sz w:val="20"/>
                <w:szCs w:val="20"/>
              </w:rPr>
            </w:pPr>
            <w:r w:rsidRPr="00E75E8F">
              <w:rPr>
                <w:b/>
                <w:bCs/>
                <w:color w:val="000000"/>
                <w:sz w:val="20"/>
                <w:szCs w:val="20"/>
              </w:rPr>
              <w:t>Survey</w:t>
            </w:r>
          </w:p>
          <w:p w14:paraId="4F4D9B71" w14:textId="77777777" w:rsidR="009139C2" w:rsidRPr="00E75E8F" w:rsidRDefault="009139C2" w:rsidP="00300454">
            <w:pPr>
              <w:spacing w:after="0"/>
              <w:jc w:val="center"/>
              <w:rPr>
                <w:b/>
                <w:bCs/>
                <w:color w:val="000000"/>
                <w:sz w:val="20"/>
                <w:szCs w:val="20"/>
              </w:rPr>
            </w:pPr>
            <w:r w:rsidRPr="00E75E8F">
              <w:rPr>
                <w:b/>
                <w:bCs/>
                <w:sz w:val="20"/>
                <w:szCs w:val="20"/>
              </w:rPr>
              <w:t>Type</w:t>
            </w:r>
          </w:p>
        </w:tc>
        <w:tc>
          <w:tcPr>
            <w:tcW w:w="999" w:type="pct"/>
            <w:tcBorders>
              <w:top w:val="single" w:sz="4" w:space="0" w:color="auto"/>
              <w:left w:val="nil"/>
              <w:bottom w:val="single" w:sz="4" w:space="0" w:color="auto"/>
              <w:right w:val="nil"/>
            </w:tcBorders>
            <w:shd w:val="clear" w:color="auto" w:fill="auto"/>
            <w:noWrap/>
            <w:vAlign w:val="bottom"/>
            <w:hideMark/>
          </w:tcPr>
          <w:p w14:paraId="6F5130C3" w14:textId="77777777" w:rsidR="009139C2" w:rsidRPr="00E75E8F" w:rsidRDefault="009139C2" w:rsidP="00300454">
            <w:pPr>
              <w:spacing w:after="0"/>
              <w:jc w:val="center"/>
              <w:rPr>
                <w:b/>
                <w:bCs/>
                <w:sz w:val="20"/>
                <w:szCs w:val="20"/>
              </w:rPr>
            </w:pPr>
            <w:r w:rsidRPr="00E75E8F">
              <w:rPr>
                <w:b/>
                <w:bCs/>
                <w:sz w:val="20"/>
                <w:szCs w:val="20"/>
              </w:rPr>
              <w:t>Number</w:t>
            </w:r>
          </w:p>
          <w:p w14:paraId="18C8AC91" w14:textId="77777777" w:rsidR="009139C2" w:rsidRPr="00E75E8F" w:rsidRDefault="009139C2" w:rsidP="00300454">
            <w:pPr>
              <w:spacing w:after="0"/>
              <w:jc w:val="center"/>
              <w:rPr>
                <w:b/>
                <w:bCs/>
                <w:color w:val="000000"/>
                <w:sz w:val="20"/>
                <w:szCs w:val="20"/>
              </w:rPr>
            </w:pPr>
            <w:r w:rsidRPr="00E75E8F">
              <w:rPr>
                <w:b/>
                <w:bCs/>
                <w:sz w:val="20"/>
                <w:szCs w:val="20"/>
              </w:rPr>
              <w:t>of Surveys</w:t>
            </w:r>
          </w:p>
        </w:tc>
      </w:tr>
      <w:tr w:rsidR="009139C2" w:rsidRPr="00E75E8F" w14:paraId="551AB001" w14:textId="77777777" w:rsidTr="00855C96">
        <w:trPr>
          <w:trHeight w:val="255"/>
          <w:jc w:val="center"/>
        </w:trPr>
        <w:tc>
          <w:tcPr>
            <w:tcW w:w="1001" w:type="pct"/>
            <w:tcBorders>
              <w:top w:val="single" w:sz="4" w:space="0" w:color="auto"/>
              <w:left w:val="nil"/>
              <w:bottom w:val="nil"/>
              <w:right w:val="nil"/>
            </w:tcBorders>
            <w:shd w:val="clear" w:color="auto" w:fill="auto"/>
            <w:noWrap/>
            <w:vAlign w:val="bottom"/>
            <w:hideMark/>
          </w:tcPr>
          <w:p w14:paraId="0556961E" w14:textId="77777777" w:rsidR="009139C2" w:rsidRPr="00E75E8F" w:rsidRDefault="009139C2" w:rsidP="00300454">
            <w:pPr>
              <w:spacing w:after="0"/>
              <w:jc w:val="center"/>
              <w:rPr>
                <w:sz w:val="20"/>
                <w:szCs w:val="20"/>
              </w:rPr>
            </w:pPr>
            <w:r w:rsidRPr="00E75E8F">
              <w:rPr>
                <w:sz w:val="20"/>
                <w:szCs w:val="20"/>
              </w:rPr>
              <w:t>1972</w:t>
            </w:r>
          </w:p>
        </w:tc>
        <w:tc>
          <w:tcPr>
            <w:tcW w:w="1000" w:type="pct"/>
            <w:tcBorders>
              <w:top w:val="single" w:sz="4" w:space="0" w:color="auto"/>
              <w:left w:val="nil"/>
              <w:bottom w:val="nil"/>
              <w:right w:val="nil"/>
            </w:tcBorders>
            <w:shd w:val="clear" w:color="auto" w:fill="auto"/>
            <w:noWrap/>
            <w:vAlign w:val="bottom"/>
            <w:hideMark/>
          </w:tcPr>
          <w:p w14:paraId="65C9AE20" w14:textId="77777777" w:rsidR="009139C2" w:rsidRPr="00E75E8F" w:rsidRDefault="009139C2" w:rsidP="00300454">
            <w:pPr>
              <w:spacing w:after="0"/>
              <w:jc w:val="center"/>
              <w:rPr>
                <w:sz w:val="20"/>
                <w:szCs w:val="20"/>
              </w:rPr>
            </w:pPr>
            <w:r w:rsidRPr="00E75E8F">
              <w:rPr>
                <w:sz w:val="20"/>
                <w:szCs w:val="20"/>
              </w:rPr>
              <w:t>5,100</w:t>
            </w:r>
          </w:p>
        </w:tc>
        <w:tc>
          <w:tcPr>
            <w:tcW w:w="1000" w:type="pct"/>
            <w:tcBorders>
              <w:top w:val="single" w:sz="4" w:space="0" w:color="auto"/>
              <w:left w:val="nil"/>
              <w:bottom w:val="nil"/>
              <w:right w:val="nil"/>
            </w:tcBorders>
            <w:shd w:val="clear" w:color="auto" w:fill="auto"/>
            <w:noWrap/>
            <w:vAlign w:val="bottom"/>
            <w:hideMark/>
          </w:tcPr>
          <w:p w14:paraId="0529E86E" w14:textId="77777777" w:rsidR="009139C2" w:rsidRPr="00E75E8F" w:rsidRDefault="009139C2" w:rsidP="00300454">
            <w:pPr>
              <w:spacing w:after="0"/>
              <w:jc w:val="center"/>
              <w:rPr>
                <w:color w:val="000000"/>
                <w:sz w:val="20"/>
                <w:szCs w:val="20"/>
              </w:rPr>
            </w:pPr>
            <w:r w:rsidRPr="00E75E8F">
              <w:rPr>
                <w:color w:val="000000"/>
                <w:sz w:val="20"/>
                <w:szCs w:val="20"/>
              </w:rPr>
              <w:t>9/9/1972</w:t>
            </w:r>
          </w:p>
        </w:tc>
        <w:tc>
          <w:tcPr>
            <w:tcW w:w="1000" w:type="pct"/>
            <w:tcBorders>
              <w:top w:val="single" w:sz="4" w:space="0" w:color="auto"/>
              <w:left w:val="nil"/>
              <w:bottom w:val="nil"/>
              <w:right w:val="nil"/>
            </w:tcBorders>
            <w:shd w:val="clear" w:color="auto" w:fill="auto"/>
            <w:noWrap/>
            <w:vAlign w:val="bottom"/>
            <w:hideMark/>
          </w:tcPr>
          <w:p w14:paraId="33C67F88"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single" w:sz="4" w:space="0" w:color="auto"/>
              <w:left w:val="nil"/>
              <w:bottom w:val="nil"/>
              <w:right w:val="nil"/>
            </w:tcBorders>
            <w:shd w:val="clear" w:color="auto" w:fill="auto"/>
            <w:noWrap/>
            <w:vAlign w:val="bottom"/>
            <w:hideMark/>
          </w:tcPr>
          <w:p w14:paraId="61174764"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530FA43B"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7BDEE6AF" w14:textId="77777777" w:rsidR="009139C2" w:rsidRPr="00E75E8F" w:rsidRDefault="009139C2" w:rsidP="00300454">
            <w:pPr>
              <w:spacing w:after="0"/>
              <w:jc w:val="center"/>
              <w:rPr>
                <w:sz w:val="20"/>
                <w:szCs w:val="20"/>
              </w:rPr>
            </w:pPr>
            <w:r w:rsidRPr="00E75E8F">
              <w:rPr>
                <w:sz w:val="20"/>
                <w:szCs w:val="20"/>
              </w:rPr>
              <w:t>1973</w:t>
            </w:r>
          </w:p>
        </w:tc>
        <w:tc>
          <w:tcPr>
            <w:tcW w:w="1000" w:type="pct"/>
            <w:tcBorders>
              <w:top w:val="nil"/>
              <w:left w:val="nil"/>
              <w:bottom w:val="nil"/>
              <w:right w:val="nil"/>
            </w:tcBorders>
            <w:shd w:val="clear" w:color="auto" w:fill="auto"/>
            <w:noWrap/>
            <w:vAlign w:val="bottom"/>
            <w:hideMark/>
          </w:tcPr>
          <w:p w14:paraId="3144BCFD" w14:textId="77777777" w:rsidR="009139C2" w:rsidRPr="00E75E8F" w:rsidRDefault="009139C2" w:rsidP="00300454">
            <w:pPr>
              <w:spacing w:after="0"/>
              <w:jc w:val="center"/>
              <w:rPr>
                <w:sz w:val="20"/>
                <w:szCs w:val="20"/>
              </w:rPr>
            </w:pPr>
            <w:r w:rsidRPr="00E75E8F">
              <w:rPr>
                <w:sz w:val="20"/>
                <w:szCs w:val="20"/>
              </w:rPr>
              <w:t>1,719</w:t>
            </w:r>
          </w:p>
        </w:tc>
        <w:tc>
          <w:tcPr>
            <w:tcW w:w="1000" w:type="pct"/>
            <w:tcBorders>
              <w:top w:val="nil"/>
              <w:left w:val="nil"/>
              <w:bottom w:val="nil"/>
              <w:right w:val="nil"/>
            </w:tcBorders>
            <w:shd w:val="clear" w:color="auto" w:fill="auto"/>
            <w:noWrap/>
            <w:vAlign w:val="bottom"/>
            <w:hideMark/>
          </w:tcPr>
          <w:p w14:paraId="351301AA" w14:textId="77777777" w:rsidR="009139C2" w:rsidRPr="00E75E8F" w:rsidRDefault="009139C2" w:rsidP="00300454">
            <w:pPr>
              <w:spacing w:after="0"/>
              <w:jc w:val="center"/>
              <w:rPr>
                <w:color w:val="000000"/>
                <w:sz w:val="20"/>
                <w:szCs w:val="20"/>
              </w:rPr>
            </w:pPr>
            <w:r w:rsidRPr="00E75E8F">
              <w:rPr>
                <w:color w:val="000000"/>
                <w:sz w:val="20"/>
                <w:szCs w:val="20"/>
              </w:rPr>
              <w:t>9/18/1973</w:t>
            </w:r>
          </w:p>
        </w:tc>
        <w:tc>
          <w:tcPr>
            <w:tcW w:w="1000" w:type="pct"/>
            <w:tcBorders>
              <w:top w:val="nil"/>
              <w:left w:val="nil"/>
              <w:bottom w:val="nil"/>
              <w:right w:val="nil"/>
            </w:tcBorders>
            <w:shd w:val="clear" w:color="auto" w:fill="auto"/>
            <w:noWrap/>
            <w:vAlign w:val="bottom"/>
            <w:hideMark/>
          </w:tcPr>
          <w:p w14:paraId="3533A2BC"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18F6E72F" w14:textId="77777777" w:rsidR="009139C2" w:rsidRPr="00E75E8F" w:rsidRDefault="009139C2" w:rsidP="00300454">
            <w:pPr>
              <w:spacing w:after="0"/>
              <w:jc w:val="center"/>
              <w:rPr>
                <w:color w:val="000000"/>
                <w:sz w:val="20"/>
                <w:szCs w:val="20"/>
              </w:rPr>
            </w:pPr>
            <w:r w:rsidRPr="00E75E8F">
              <w:rPr>
                <w:color w:val="000000"/>
                <w:sz w:val="20"/>
                <w:szCs w:val="20"/>
              </w:rPr>
              <w:t>1</w:t>
            </w:r>
          </w:p>
        </w:tc>
      </w:tr>
      <w:tr w:rsidR="009139C2" w:rsidRPr="00E75E8F" w14:paraId="519CDC0C"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1A1C4114" w14:textId="77777777" w:rsidR="009139C2" w:rsidRPr="00E75E8F" w:rsidRDefault="009139C2" w:rsidP="00300454">
            <w:pPr>
              <w:spacing w:after="0"/>
              <w:jc w:val="center"/>
              <w:rPr>
                <w:sz w:val="20"/>
                <w:szCs w:val="20"/>
              </w:rPr>
            </w:pPr>
            <w:r w:rsidRPr="00E75E8F">
              <w:rPr>
                <w:sz w:val="20"/>
                <w:szCs w:val="20"/>
              </w:rPr>
              <w:t>1974</w:t>
            </w:r>
          </w:p>
        </w:tc>
        <w:tc>
          <w:tcPr>
            <w:tcW w:w="1000" w:type="pct"/>
            <w:tcBorders>
              <w:top w:val="nil"/>
              <w:left w:val="nil"/>
              <w:bottom w:val="nil"/>
              <w:right w:val="nil"/>
            </w:tcBorders>
            <w:shd w:val="clear" w:color="auto" w:fill="auto"/>
            <w:noWrap/>
            <w:vAlign w:val="bottom"/>
            <w:hideMark/>
          </w:tcPr>
          <w:p w14:paraId="48F96758" w14:textId="77777777" w:rsidR="009139C2" w:rsidRPr="00E75E8F" w:rsidRDefault="009139C2" w:rsidP="00300454">
            <w:pPr>
              <w:spacing w:after="0"/>
              <w:jc w:val="center"/>
              <w:rPr>
                <w:sz w:val="20"/>
                <w:szCs w:val="20"/>
              </w:rPr>
            </w:pPr>
            <w:r w:rsidRPr="00E75E8F">
              <w:rPr>
                <w:sz w:val="20"/>
                <w:szCs w:val="20"/>
              </w:rPr>
              <w:t>4,260</w:t>
            </w:r>
          </w:p>
        </w:tc>
        <w:tc>
          <w:tcPr>
            <w:tcW w:w="1000" w:type="pct"/>
            <w:tcBorders>
              <w:top w:val="nil"/>
              <w:left w:val="nil"/>
              <w:bottom w:val="nil"/>
              <w:right w:val="nil"/>
            </w:tcBorders>
            <w:shd w:val="clear" w:color="auto" w:fill="auto"/>
            <w:noWrap/>
            <w:vAlign w:val="bottom"/>
            <w:hideMark/>
          </w:tcPr>
          <w:p w14:paraId="22FE74F6" w14:textId="77777777" w:rsidR="009139C2" w:rsidRPr="00E75E8F" w:rsidRDefault="009139C2" w:rsidP="00300454">
            <w:pPr>
              <w:spacing w:after="0"/>
              <w:jc w:val="center"/>
              <w:rPr>
                <w:color w:val="000000"/>
                <w:sz w:val="20"/>
                <w:szCs w:val="20"/>
              </w:rPr>
            </w:pPr>
            <w:r w:rsidRPr="00E75E8F">
              <w:rPr>
                <w:color w:val="000000"/>
                <w:sz w:val="20"/>
                <w:szCs w:val="20"/>
              </w:rPr>
              <w:t>10/4/1974</w:t>
            </w:r>
          </w:p>
        </w:tc>
        <w:tc>
          <w:tcPr>
            <w:tcW w:w="1000" w:type="pct"/>
            <w:tcBorders>
              <w:top w:val="nil"/>
              <w:left w:val="nil"/>
              <w:bottom w:val="nil"/>
              <w:right w:val="nil"/>
            </w:tcBorders>
            <w:shd w:val="clear" w:color="auto" w:fill="auto"/>
            <w:noWrap/>
            <w:vAlign w:val="bottom"/>
            <w:hideMark/>
          </w:tcPr>
          <w:p w14:paraId="16D9BA9E"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9D8EA2F" w14:textId="77777777" w:rsidR="009139C2" w:rsidRPr="00E75E8F" w:rsidRDefault="009139C2" w:rsidP="00300454">
            <w:pPr>
              <w:spacing w:after="0"/>
              <w:jc w:val="center"/>
              <w:rPr>
                <w:color w:val="000000"/>
                <w:sz w:val="20"/>
                <w:szCs w:val="20"/>
              </w:rPr>
            </w:pPr>
            <w:r w:rsidRPr="00E75E8F">
              <w:rPr>
                <w:color w:val="000000"/>
                <w:sz w:val="20"/>
                <w:szCs w:val="20"/>
              </w:rPr>
              <w:t>5</w:t>
            </w:r>
          </w:p>
        </w:tc>
      </w:tr>
      <w:tr w:rsidR="009139C2" w:rsidRPr="00E75E8F" w14:paraId="589A9E71"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09B2A36F" w14:textId="77777777" w:rsidR="009139C2" w:rsidRPr="00E75E8F" w:rsidRDefault="009139C2" w:rsidP="00300454">
            <w:pPr>
              <w:spacing w:after="0"/>
              <w:jc w:val="center"/>
              <w:rPr>
                <w:sz w:val="20"/>
                <w:szCs w:val="20"/>
              </w:rPr>
            </w:pPr>
            <w:r w:rsidRPr="00E75E8F">
              <w:rPr>
                <w:sz w:val="20"/>
                <w:szCs w:val="20"/>
              </w:rPr>
              <w:t>1975</w:t>
            </w:r>
          </w:p>
        </w:tc>
        <w:tc>
          <w:tcPr>
            <w:tcW w:w="1000" w:type="pct"/>
            <w:tcBorders>
              <w:top w:val="nil"/>
              <w:left w:val="nil"/>
              <w:bottom w:val="nil"/>
              <w:right w:val="nil"/>
            </w:tcBorders>
            <w:shd w:val="clear" w:color="auto" w:fill="auto"/>
            <w:noWrap/>
            <w:vAlign w:val="bottom"/>
            <w:hideMark/>
          </w:tcPr>
          <w:p w14:paraId="2534A275" w14:textId="77777777" w:rsidR="009139C2" w:rsidRPr="00E75E8F" w:rsidRDefault="009139C2" w:rsidP="00300454">
            <w:pPr>
              <w:spacing w:after="0"/>
              <w:jc w:val="center"/>
              <w:rPr>
                <w:sz w:val="20"/>
                <w:szCs w:val="20"/>
              </w:rPr>
            </w:pPr>
            <w:r w:rsidRPr="00E75E8F">
              <w:rPr>
                <w:sz w:val="20"/>
                <w:szCs w:val="20"/>
              </w:rPr>
              <w:t>4,500</w:t>
            </w:r>
          </w:p>
        </w:tc>
        <w:tc>
          <w:tcPr>
            <w:tcW w:w="1000" w:type="pct"/>
            <w:tcBorders>
              <w:top w:val="nil"/>
              <w:left w:val="nil"/>
              <w:bottom w:val="nil"/>
              <w:right w:val="nil"/>
            </w:tcBorders>
            <w:shd w:val="clear" w:color="auto" w:fill="auto"/>
            <w:noWrap/>
            <w:vAlign w:val="bottom"/>
            <w:hideMark/>
          </w:tcPr>
          <w:p w14:paraId="6F4920C4" w14:textId="77777777" w:rsidR="009139C2" w:rsidRPr="00E75E8F" w:rsidRDefault="009139C2" w:rsidP="00300454">
            <w:pPr>
              <w:spacing w:after="0"/>
              <w:jc w:val="center"/>
              <w:rPr>
                <w:color w:val="000000"/>
                <w:sz w:val="20"/>
                <w:szCs w:val="20"/>
              </w:rPr>
            </w:pPr>
            <w:r w:rsidRPr="00E75E8F">
              <w:rPr>
                <w:color w:val="000000"/>
                <w:sz w:val="20"/>
                <w:szCs w:val="20"/>
              </w:rPr>
              <w:t>10/6/1975</w:t>
            </w:r>
          </w:p>
        </w:tc>
        <w:tc>
          <w:tcPr>
            <w:tcW w:w="1000" w:type="pct"/>
            <w:tcBorders>
              <w:top w:val="nil"/>
              <w:left w:val="nil"/>
              <w:bottom w:val="nil"/>
              <w:right w:val="nil"/>
            </w:tcBorders>
            <w:shd w:val="clear" w:color="auto" w:fill="auto"/>
            <w:noWrap/>
            <w:vAlign w:val="bottom"/>
            <w:hideMark/>
          </w:tcPr>
          <w:p w14:paraId="637AFD3B" w14:textId="77777777" w:rsidR="009139C2" w:rsidRPr="00E75E8F" w:rsidRDefault="009139C2" w:rsidP="00300454">
            <w:pPr>
              <w:spacing w:after="0"/>
              <w:jc w:val="center"/>
              <w:rPr>
                <w:color w:val="000000"/>
                <w:sz w:val="20"/>
                <w:szCs w:val="20"/>
              </w:rPr>
            </w:pPr>
            <w:r w:rsidRPr="00E75E8F">
              <w:rPr>
                <w:color w:val="000000"/>
                <w:sz w:val="20"/>
                <w:szCs w:val="20"/>
              </w:rPr>
              <w:t>Aerial</w:t>
            </w:r>
          </w:p>
        </w:tc>
        <w:tc>
          <w:tcPr>
            <w:tcW w:w="999" w:type="pct"/>
            <w:tcBorders>
              <w:top w:val="nil"/>
              <w:left w:val="nil"/>
              <w:bottom w:val="nil"/>
              <w:right w:val="nil"/>
            </w:tcBorders>
            <w:shd w:val="clear" w:color="auto" w:fill="auto"/>
            <w:noWrap/>
            <w:vAlign w:val="bottom"/>
            <w:hideMark/>
          </w:tcPr>
          <w:p w14:paraId="0051AE5C"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638E6747"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3EBD3689" w14:textId="77777777" w:rsidR="009139C2" w:rsidRPr="00E75E8F" w:rsidRDefault="009139C2" w:rsidP="00300454">
            <w:pPr>
              <w:spacing w:after="0"/>
              <w:jc w:val="center"/>
              <w:rPr>
                <w:sz w:val="20"/>
                <w:szCs w:val="20"/>
              </w:rPr>
            </w:pPr>
            <w:r w:rsidRPr="00E75E8F">
              <w:rPr>
                <w:sz w:val="20"/>
                <w:szCs w:val="20"/>
              </w:rPr>
              <w:t>1976</w:t>
            </w:r>
          </w:p>
        </w:tc>
        <w:tc>
          <w:tcPr>
            <w:tcW w:w="1000" w:type="pct"/>
            <w:tcBorders>
              <w:top w:val="nil"/>
              <w:left w:val="nil"/>
              <w:bottom w:val="nil"/>
              <w:right w:val="nil"/>
            </w:tcBorders>
            <w:shd w:val="clear" w:color="auto" w:fill="auto"/>
            <w:noWrap/>
            <w:vAlign w:val="bottom"/>
            <w:hideMark/>
          </w:tcPr>
          <w:p w14:paraId="7BE1F3B1" w14:textId="77777777" w:rsidR="009139C2" w:rsidRPr="00E75E8F" w:rsidRDefault="009139C2" w:rsidP="00300454">
            <w:pPr>
              <w:spacing w:after="0"/>
              <w:jc w:val="center"/>
              <w:rPr>
                <w:sz w:val="20"/>
                <w:szCs w:val="20"/>
              </w:rPr>
            </w:pPr>
            <w:r w:rsidRPr="00E75E8F">
              <w:rPr>
                <w:sz w:val="20"/>
                <w:szCs w:val="20"/>
              </w:rPr>
              <w:t>3,280</w:t>
            </w:r>
          </w:p>
        </w:tc>
        <w:tc>
          <w:tcPr>
            <w:tcW w:w="1000" w:type="pct"/>
            <w:tcBorders>
              <w:top w:val="nil"/>
              <w:left w:val="nil"/>
              <w:bottom w:val="nil"/>
              <w:right w:val="nil"/>
            </w:tcBorders>
            <w:shd w:val="clear" w:color="auto" w:fill="auto"/>
            <w:noWrap/>
            <w:vAlign w:val="bottom"/>
            <w:hideMark/>
          </w:tcPr>
          <w:p w14:paraId="264EC9E9" w14:textId="77777777" w:rsidR="009139C2" w:rsidRPr="00E75E8F" w:rsidRDefault="009139C2" w:rsidP="00300454">
            <w:pPr>
              <w:spacing w:after="0"/>
              <w:jc w:val="center"/>
              <w:rPr>
                <w:color w:val="000000"/>
                <w:sz w:val="20"/>
                <w:szCs w:val="20"/>
              </w:rPr>
            </w:pPr>
            <w:r w:rsidRPr="00E75E8F">
              <w:rPr>
                <w:color w:val="000000"/>
                <w:sz w:val="20"/>
                <w:szCs w:val="20"/>
              </w:rPr>
              <w:t>9/7/1976</w:t>
            </w:r>
          </w:p>
        </w:tc>
        <w:tc>
          <w:tcPr>
            <w:tcW w:w="1000" w:type="pct"/>
            <w:tcBorders>
              <w:top w:val="nil"/>
              <w:left w:val="nil"/>
              <w:bottom w:val="nil"/>
              <w:right w:val="nil"/>
            </w:tcBorders>
            <w:shd w:val="clear" w:color="auto" w:fill="auto"/>
            <w:noWrap/>
            <w:vAlign w:val="bottom"/>
            <w:hideMark/>
          </w:tcPr>
          <w:p w14:paraId="37A4A5D2"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427A2947" w14:textId="77777777" w:rsidR="009139C2" w:rsidRPr="00E75E8F" w:rsidRDefault="009139C2" w:rsidP="00300454">
            <w:pPr>
              <w:spacing w:after="0"/>
              <w:jc w:val="center"/>
              <w:rPr>
                <w:color w:val="000000"/>
                <w:sz w:val="20"/>
                <w:szCs w:val="20"/>
              </w:rPr>
            </w:pPr>
            <w:r w:rsidRPr="00E75E8F">
              <w:rPr>
                <w:color w:val="000000"/>
                <w:sz w:val="20"/>
                <w:szCs w:val="20"/>
              </w:rPr>
              <w:t>2</w:t>
            </w:r>
          </w:p>
        </w:tc>
      </w:tr>
      <w:tr w:rsidR="009139C2" w:rsidRPr="00E75E8F" w14:paraId="3A0ED3A5"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91CEA81" w14:textId="77777777" w:rsidR="009139C2" w:rsidRPr="00E75E8F" w:rsidRDefault="009139C2" w:rsidP="00300454">
            <w:pPr>
              <w:spacing w:after="0"/>
              <w:jc w:val="center"/>
              <w:rPr>
                <w:sz w:val="20"/>
                <w:szCs w:val="20"/>
              </w:rPr>
            </w:pPr>
            <w:r w:rsidRPr="00E75E8F">
              <w:rPr>
                <w:sz w:val="20"/>
                <w:szCs w:val="20"/>
              </w:rPr>
              <w:t>1977</w:t>
            </w:r>
          </w:p>
        </w:tc>
        <w:tc>
          <w:tcPr>
            <w:tcW w:w="1000" w:type="pct"/>
            <w:tcBorders>
              <w:top w:val="nil"/>
              <w:left w:val="nil"/>
              <w:bottom w:val="nil"/>
              <w:right w:val="nil"/>
            </w:tcBorders>
            <w:shd w:val="clear" w:color="auto" w:fill="auto"/>
            <w:noWrap/>
            <w:vAlign w:val="bottom"/>
            <w:hideMark/>
          </w:tcPr>
          <w:p w14:paraId="155D3D4B" w14:textId="77777777" w:rsidR="009139C2" w:rsidRPr="00E75E8F" w:rsidRDefault="009139C2" w:rsidP="00300454">
            <w:pPr>
              <w:spacing w:after="0"/>
              <w:jc w:val="center"/>
              <w:rPr>
                <w:sz w:val="20"/>
                <w:szCs w:val="20"/>
              </w:rPr>
            </w:pPr>
            <w:r w:rsidRPr="00E75E8F">
              <w:rPr>
                <w:sz w:val="20"/>
                <w:szCs w:val="20"/>
              </w:rPr>
              <w:t>3,750</w:t>
            </w:r>
          </w:p>
        </w:tc>
        <w:tc>
          <w:tcPr>
            <w:tcW w:w="1000" w:type="pct"/>
            <w:tcBorders>
              <w:top w:val="nil"/>
              <w:left w:val="nil"/>
              <w:bottom w:val="nil"/>
              <w:right w:val="nil"/>
            </w:tcBorders>
            <w:shd w:val="clear" w:color="auto" w:fill="auto"/>
            <w:noWrap/>
            <w:vAlign w:val="bottom"/>
            <w:hideMark/>
          </w:tcPr>
          <w:p w14:paraId="35052556" w14:textId="77777777" w:rsidR="009139C2" w:rsidRPr="00E75E8F" w:rsidRDefault="009139C2" w:rsidP="00300454">
            <w:pPr>
              <w:spacing w:after="0"/>
              <w:jc w:val="center"/>
              <w:rPr>
                <w:color w:val="000000"/>
                <w:sz w:val="20"/>
                <w:szCs w:val="20"/>
              </w:rPr>
            </w:pPr>
            <w:r w:rsidRPr="00E75E8F">
              <w:rPr>
                <w:color w:val="000000"/>
                <w:sz w:val="20"/>
                <w:szCs w:val="20"/>
              </w:rPr>
              <w:t>10/4/1977</w:t>
            </w:r>
          </w:p>
        </w:tc>
        <w:tc>
          <w:tcPr>
            <w:tcW w:w="1000" w:type="pct"/>
            <w:tcBorders>
              <w:top w:val="nil"/>
              <w:left w:val="nil"/>
              <w:bottom w:val="nil"/>
              <w:right w:val="nil"/>
            </w:tcBorders>
            <w:shd w:val="clear" w:color="auto" w:fill="auto"/>
            <w:noWrap/>
            <w:vAlign w:val="bottom"/>
            <w:hideMark/>
          </w:tcPr>
          <w:p w14:paraId="21762BD6"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4D7C712E"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65A989B2"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5DA23ED" w14:textId="77777777" w:rsidR="009139C2" w:rsidRPr="00E75E8F" w:rsidRDefault="009139C2" w:rsidP="00300454">
            <w:pPr>
              <w:spacing w:after="0"/>
              <w:jc w:val="center"/>
              <w:rPr>
                <w:sz w:val="20"/>
                <w:szCs w:val="20"/>
              </w:rPr>
            </w:pPr>
            <w:r w:rsidRPr="00E75E8F">
              <w:rPr>
                <w:sz w:val="20"/>
                <w:szCs w:val="20"/>
              </w:rPr>
              <w:t>1978</w:t>
            </w:r>
          </w:p>
        </w:tc>
        <w:tc>
          <w:tcPr>
            <w:tcW w:w="1000" w:type="pct"/>
            <w:tcBorders>
              <w:top w:val="nil"/>
              <w:left w:val="nil"/>
              <w:bottom w:val="nil"/>
              <w:right w:val="nil"/>
            </w:tcBorders>
            <w:shd w:val="clear" w:color="auto" w:fill="auto"/>
            <w:noWrap/>
            <w:vAlign w:val="bottom"/>
            <w:hideMark/>
          </w:tcPr>
          <w:p w14:paraId="7CA123C5" w14:textId="77777777" w:rsidR="009139C2" w:rsidRPr="00E75E8F" w:rsidRDefault="009139C2" w:rsidP="00300454">
            <w:pPr>
              <w:spacing w:after="0"/>
              <w:jc w:val="center"/>
              <w:rPr>
                <w:sz w:val="20"/>
                <w:szCs w:val="20"/>
              </w:rPr>
            </w:pPr>
            <w:r w:rsidRPr="00E75E8F">
              <w:rPr>
                <w:sz w:val="20"/>
                <w:szCs w:val="20"/>
              </w:rPr>
              <w:t>3,850</w:t>
            </w:r>
          </w:p>
        </w:tc>
        <w:tc>
          <w:tcPr>
            <w:tcW w:w="1000" w:type="pct"/>
            <w:tcBorders>
              <w:top w:val="nil"/>
              <w:left w:val="nil"/>
              <w:bottom w:val="nil"/>
              <w:right w:val="nil"/>
            </w:tcBorders>
            <w:shd w:val="clear" w:color="auto" w:fill="auto"/>
            <w:noWrap/>
            <w:vAlign w:val="bottom"/>
            <w:hideMark/>
          </w:tcPr>
          <w:p w14:paraId="4CE63341" w14:textId="77777777" w:rsidR="009139C2" w:rsidRPr="00E75E8F" w:rsidRDefault="009139C2" w:rsidP="00300454">
            <w:pPr>
              <w:spacing w:after="0"/>
              <w:jc w:val="center"/>
              <w:rPr>
                <w:color w:val="000000"/>
                <w:sz w:val="20"/>
                <w:szCs w:val="20"/>
              </w:rPr>
            </w:pPr>
            <w:r w:rsidRPr="00E75E8F">
              <w:rPr>
                <w:color w:val="000000"/>
                <w:sz w:val="20"/>
                <w:szCs w:val="20"/>
              </w:rPr>
              <w:t>9/5/1978</w:t>
            </w:r>
          </w:p>
        </w:tc>
        <w:tc>
          <w:tcPr>
            <w:tcW w:w="1000" w:type="pct"/>
            <w:tcBorders>
              <w:top w:val="nil"/>
              <w:left w:val="nil"/>
              <w:bottom w:val="nil"/>
              <w:right w:val="nil"/>
            </w:tcBorders>
            <w:shd w:val="clear" w:color="auto" w:fill="auto"/>
            <w:noWrap/>
            <w:vAlign w:val="bottom"/>
            <w:hideMark/>
          </w:tcPr>
          <w:p w14:paraId="364913AA"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2C842C70" w14:textId="77777777" w:rsidR="009139C2" w:rsidRPr="00E75E8F" w:rsidRDefault="009139C2" w:rsidP="00300454">
            <w:pPr>
              <w:spacing w:after="0"/>
              <w:jc w:val="center"/>
              <w:rPr>
                <w:color w:val="000000"/>
                <w:sz w:val="20"/>
                <w:szCs w:val="20"/>
              </w:rPr>
            </w:pPr>
            <w:r w:rsidRPr="00E75E8F">
              <w:rPr>
                <w:color w:val="000000"/>
                <w:sz w:val="20"/>
                <w:szCs w:val="20"/>
              </w:rPr>
              <w:t>7</w:t>
            </w:r>
          </w:p>
        </w:tc>
      </w:tr>
      <w:tr w:rsidR="009139C2" w:rsidRPr="00E75E8F" w14:paraId="31CB887E"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341456AB" w14:textId="77777777" w:rsidR="009139C2" w:rsidRPr="00E75E8F" w:rsidRDefault="009139C2" w:rsidP="00300454">
            <w:pPr>
              <w:spacing w:after="0"/>
              <w:jc w:val="center"/>
              <w:rPr>
                <w:sz w:val="20"/>
                <w:szCs w:val="20"/>
              </w:rPr>
            </w:pPr>
            <w:r w:rsidRPr="00E75E8F">
              <w:rPr>
                <w:sz w:val="20"/>
                <w:szCs w:val="20"/>
              </w:rPr>
              <w:t>1979</w:t>
            </w:r>
          </w:p>
        </w:tc>
        <w:tc>
          <w:tcPr>
            <w:tcW w:w="1000" w:type="pct"/>
            <w:tcBorders>
              <w:top w:val="nil"/>
              <w:left w:val="nil"/>
              <w:bottom w:val="nil"/>
              <w:right w:val="nil"/>
            </w:tcBorders>
            <w:shd w:val="clear" w:color="auto" w:fill="auto"/>
            <w:noWrap/>
            <w:vAlign w:val="bottom"/>
            <w:hideMark/>
          </w:tcPr>
          <w:p w14:paraId="0B4DB245" w14:textId="77777777" w:rsidR="009139C2" w:rsidRPr="00E75E8F" w:rsidRDefault="009139C2" w:rsidP="00300454">
            <w:pPr>
              <w:spacing w:after="0"/>
              <w:jc w:val="center"/>
              <w:rPr>
                <w:sz w:val="20"/>
                <w:szCs w:val="20"/>
              </w:rPr>
            </w:pPr>
            <w:r w:rsidRPr="00E75E8F">
              <w:rPr>
                <w:sz w:val="20"/>
                <w:szCs w:val="20"/>
              </w:rPr>
              <w:t>7,000</w:t>
            </w:r>
          </w:p>
        </w:tc>
        <w:tc>
          <w:tcPr>
            <w:tcW w:w="1000" w:type="pct"/>
            <w:tcBorders>
              <w:top w:val="nil"/>
              <w:left w:val="nil"/>
              <w:bottom w:val="nil"/>
              <w:right w:val="nil"/>
            </w:tcBorders>
            <w:shd w:val="clear" w:color="auto" w:fill="auto"/>
            <w:noWrap/>
            <w:vAlign w:val="bottom"/>
            <w:hideMark/>
          </w:tcPr>
          <w:p w14:paraId="3EBCB3DE" w14:textId="77777777" w:rsidR="009139C2" w:rsidRPr="00E75E8F" w:rsidRDefault="009139C2" w:rsidP="00300454">
            <w:pPr>
              <w:spacing w:after="0"/>
              <w:jc w:val="center"/>
              <w:rPr>
                <w:color w:val="000000"/>
                <w:sz w:val="20"/>
                <w:szCs w:val="20"/>
              </w:rPr>
            </w:pPr>
            <w:r w:rsidRPr="00E75E8F">
              <w:rPr>
                <w:color w:val="000000"/>
                <w:sz w:val="20"/>
                <w:szCs w:val="20"/>
              </w:rPr>
              <w:t>9/11/1979</w:t>
            </w:r>
          </w:p>
        </w:tc>
        <w:tc>
          <w:tcPr>
            <w:tcW w:w="1000" w:type="pct"/>
            <w:tcBorders>
              <w:top w:val="nil"/>
              <w:left w:val="nil"/>
              <w:bottom w:val="nil"/>
              <w:right w:val="nil"/>
            </w:tcBorders>
            <w:shd w:val="clear" w:color="auto" w:fill="auto"/>
            <w:noWrap/>
            <w:vAlign w:val="bottom"/>
            <w:hideMark/>
          </w:tcPr>
          <w:p w14:paraId="684D2B54"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738433FE" w14:textId="77777777" w:rsidR="009139C2" w:rsidRPr="00E75E8F" w:rsidRDefault="009139C2" w:rsidP="00300454">
            <w:pPr>
              <w:spacing w:after="0"/>
              <w:jc w:val="center"/>
              <w:rPr>
                <w:color w:val="000000"/>
                <w:sz w:val="20"/>
                <w:szCs w:val="20"/>
              </w:rPr>
            </w:pPr>
            <w:r w:rsidRPr="00E75E8F">
              <w:rPr>
                <w:color w:val="000000"/>
                <w:sz w:val="20"/>
                <w:szCs w:val="20"/>
              </w:rPr>
              <w:t>6</w:t>
            </w:r>
          </w:p>
        </w:tc>
      </w:tr>
      <w:tr w:rsidR="009139C2" w:rsidRPr="00E75E8F" w14:paraId="6CA08110"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8400EEE" w14:textId="77777777" w:rsidR="009139C2" w:rsidRPr="00E75E8F" w:rsidRDefault="009139C2" w:rsidP="00300454">
            <w:pPr>
              <w:spacing w:after="0"/>
              <w:jc w:val="center"/>
              <w:rPr>
                <w:sz w:val="20"/>
                <w:szCs w:val="20"/>
              </w:rPr>
            </w:pPr>
            <w:r w:rsidRPr="00E75E8F">
              <w:rPr>
                <w:sz w:val="20"/>
                <w:szCs w:val="20"/>
              </w:rPr>
              <w:t>1980</w:t>
            </w:r>
          </w:p>
        </w:tc>
        <w:tc>
          <w:tcPr>
            <w:tcW w:w="1000" w:type="pct"/>
            <w:tcBorders>
              <w:top w:val="nil"/>
              <w:left w:val="nil"/>
              <w:bottom w:val="nil"/>
              <w:right w:val="nil"/>
            </w:tcBorders>
            <w:shd w:val="clear" w:color="auto" w:fill="auto"/>
            <w:noWrap/>
            <w:vAlign w:val="bottom"/>
            <w:hideMark/>
          </w:tcPr>
          <w:p w14:paraId="7C89B366" w14:textId="77777777" w:rsidR="009139C2" w:rsidRPr="00E75E8F" w:rsidRDefault="009139C2" w:rsidP="00300454">
            <w:pPr>
              <w:spacing w:after="0"/>
              <w:jc w:val="center"/>
              <w:rPr>
                <w:sz w:val="20"/>
                <w:szCs w:val="20"/>
              </w:rPr>
            </w:pPr>
            <w:r w:rsidRPr="00E75E8F">
              <w:rPr>
                <w:sz w:val="20"/>
                <w:szCs w:val="20"/>
              </w:rPr>
              <w:t>8,100</w:t>
            </w:r>
          </w:p>
        </w:tc>
        <w:tc>
          <w:tcPr>
            <w:tcW w:w="1000" w:type="pct"/>
            <w:tcBorders>
              <w:top w:val="nil"/>
              <w:left w:val="nil"/>
              <w:bottom w:val="nil"/>
              <w:right w:val="nil"/>
            </w:tcBorders>
            <w:shd w:val="clear" w:color="auto" w:fill="auto"/>
            <w:noWrap/>
            <w:vAlign w:val="bottom"/>
            <w:hideMark/>
          </w:tcPr>
          <w:p w14:paraId="49B44252" w14:textId="77777777" w:rsidR="009139C2" w:rsidRPr="00E75E8F" w:rsidRDefault="009139C2" w:rsidP="00300454">
            <w:pPr>
              <w:spacing w:after="0"/>
              <w:jc w:val="center"/>
              <w:rPr>
                <w:color w:val="000000"/>
                <w:sz w:val="20"/>
                <w:szCs w:val="20"/>
              </w:rPr>
            </w:pPr>
            <w:r w:rsidRPr="00E75E8F">
              <w:rPr>
                <w:color w:val="000000"/>
                <w:sz w:val="20"/>
                <w:szCs w:val="20"/>
              </w:rPr>
              <w:t>10/15/1980</w:t>
            </w:r>
          </w:p>
        </w:tc>
        <w:tc>
          <w:tcPr>
            <w:tcW w:w="1000" w:type="pct"/>
            <w:tcBorders>
              <w:top w:val="nil"/>
              <w:left w:val="nil"/>
              <w:bottom w:val="nil"/>
              <w:right w:val="nil"/>
            </w:tcBorders>
            <w:shd w:val="clear" w:color="auto" w:fill="auto"/>
            <w:noWrap/>
            <w:vAlign w:val="bottom"/>
            <w:hideMark/>
          </w:tcPr>
          <w:p w14:paraId="23611DC8"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5FC03AE6"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2912B903"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4843826" w14:textId="77777777" w:rsidR="009139C2" w:rsidRPr="00E75E8F" w:rsidRDefault="009139C2" w:rsidP="00300454">
            <w:pPr>
              <w:spacing w:after="0"/>
              <w:jc w:val="center"/>
              <w:rPr>
                <w:sz w:val="20"/>
                <w:szCs w:val="20"/>
              </w:rPr>
            </w:pPr>
            <w:r w:rsidRPr="00E75E8F">
              <w:rPr>
                <w:sz w:val="20"/>
                <w:szCs w:val="20"/>
              </w:rPr>
              <w:t>1981</w:t>
            </w:r>
          </w:p>
        </w:tc>
        <w:tc>
          <w:tcPr>
            <w:tcW w:w="1000" w:type="pct"/>
            <w:tcBorders>
              <w:top w:val="nil"/>
              <w:left w:val="nil"/>
              <w:bottom w:val="nil"/>
              <w:right w:val="nil"/>
            </w:tcBorders>
            <w:shd w:val="clear" w:color="auto" w:fill="auto"/>
            <w:noWrap/>
            <w:vAlign w:val="bottom"/>
            <w:hideMark/>
          </w:tcPr>
          <w:p w14:paraId="3F6AF507" w14:textId="77777777" w:rsidR="009139C2" w:rsidRPr="00E75E8F" w:rsidRDefault="009139C2" w:rsidP="00300454">
            <w:pPr>
              <w:spacing w:after="0"/>
              <w:jc w:val="center"/>
              <w:rPr>
                <w:sz w:val="20"/>
                <w:szCs w:val="20"/>
              </w:rPr>
            </w:pPr>
            <w:r w:rsidRPr="00E75E8F">
              <w:rPr>
                <w:sz w:val="20"/>
                <w:szCs w:val="20"/>
              </w:rPr>
              <w:t>8,430</w:t>
            </w:r>
          </w:p>
        </w:tc>
        <w:tc>
          <w:tcPr>
            <w:tcW w:w="1000" w:type="pct"/>
            <w:tcBorders>
              <w:top w:val="nil"/>
              <w:left w:val="nil"/>
              <w:bottom w:val="nil"/>
              <w:right w:val="nil"/>
            </w:tcBorders>
            <w:shd w:val="clear" w:color="auto" w:fill="auto"/>
            <w:noWrap/>
            <w:vAlign w:val="bottom"/>
            <w:hideMark/>
          </w:tcPr>
          <w:p w14:paraId="0546E49D" w14:textId="77777777" w:rsidR="009139C2" w:rsidRPr="00E75E8F" w:rsidRDefault="009139C2" w:rsidP="00300454">
            <w:pPr>
              <w:spacing w:after="0"/>
              <w:jc w:val="center"/>
              <w:rPr>
                <w:color w:val="000000"/>
                <w:sz w:val="20"/>
                <w:szCs w:val="20"/>
              </w:rPr>
            </w:pPr>
            <w:r w:rsidRPr="00E75E8F">
              <w:rPr>
                <w:color w:val="000000"/>
                <w:sz w:val="20"/>
                <w:szCs w:val="20"/>
              </w:rPr>
              <w:t>10/3/1981</w:t>
            </w:r>
          </w:p>
        </w:tc>
        <w:tc>
          <w:tcPr>
            <w:tcW w:w="1000" w:type="pct"/>
            <w:tcBorders>
              <w:top w:val="nil"/>
              <w:left w:val="nil"/>
              <w:bottom w:val="nil"/>
              <w:right w:val="nil"/>
            </w:tcBorders>
            <w:shd w:val="clear" w:color="auto" w:fill="auto"/>
            <w:noWrap/>
            <w:vAlign w:val="bottom"/>
            <w:hideMark/>
          </w:tcPr>
          <w:p w14:paraId="0BBD1110"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6F4444DD"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44E9AD24"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4E508321" w14:textId="77777777" w:rsidR="009139C2" w:rsidRPr="00E75E8F" w:rsidRDefault="009139C2" w:rsidP="00300454">
            <w:pPr>
              <w:spacing w:after="0"/>
              <w:jc w:val="center"/>
              <w:rPr>
                <w:sz w:val="20"/>
                <w:szCs w:val="20"/>
              </w:rPr>
            </w:pPr>
            <w:r w:rsidRPr="00E75E8F">
              <w:rPr>
                <w:sz w:val="20"/>
                <w:szCs w:val="20"/>
              </w:rPr>
              <w:t>1982</w:t>
            </w:r>
          </w:p>
        </w:tc>
        <w:tc>
          <w:tcPr>
            <w:tcW w:w="1000" w:type="pct"/>
            <w:tcBorders>
              <w:top w:val="nil"/>
              <w:left w:val="nil"/>
              <w:bottom w:val="nil"/>
              <w:right w:val="nil"/>
            </w:tcBorders>
            <w:shd w:val="clear" w:color="auto" w:fill="auto"/>
            <w:noWrap/>
            <w:vAlign w:val="bottom"/>
            <w:hideMark/>
          </w:tcPr>
          <w:p w14:paraId="01C35711" w14:textId="77777777" w:rsidR="009139C2" w:rsidRPr="00E75E8F" w:rsidRDefault="009139C2" w:rsidP="00300454">
            <w:pPr>
              <w:spacing w:after="0"/>
              <w:jc w:val="center"/>
              <w:rPr>
                <w:sz w:val="20"/>
                <w:szCs w:val="20"/>
              </w:rPr>
            </w:pPr>
            <w:r w:rsidRPr="00E75E8F">
              <w:rPr>
                <w:sz w:val="20"/>
                <w:szCs w:val="20"/>
              </w:rPr>
              <w:t>9,180</w:t>
            </w:r>
          </w:p>
        </w:tc>
        <w:tc>
          <w:tcPr>
            <w:tcW w:w="1000" w:type="pct"/>
            <w:tcBorders>
              <w:top w:val="nil"/>
              <w:left w:val="nil"/>
              <w:bottom w:val="nil"/>
              <w:right w:val="nil"/>
            </w:tcBorders>
            <w:shd w:val="clear" w:color="auto" w:fill="auto"/>
            <w:noWrap/>
            <w:vAlign w:val="bottom"/>
            <w:hideMark/>
          </w:tcPr>
          <w:p w14:paraId="3DEFE4FE" w14:textId="77777777" w:rsidR="009139C2" w:rsidRPr="00E75E8F" w:rsidRDefault="009139C2" w:rsidP="00300454">
            <w:pPr>
              <w:spacing w:after="0"/>
              <w:jc w:val="center"/>
              <w:rPr>
                <w:color w:val="000000"/>
                <w:sz w:val="20"/>
                <w:szCs w:val="20"/>
              </w:rPr>
            </w:pPr>
            <w:r w:rsidRPr="00E75E8F">
              <w:rPr>
                <w:color w:val="000000"/>
                <w:sz w:val="20"/>
                <w:szCs w:val="20"/>
              </w:rPr>
              <w:t>9/19/1982</w:t>
            </w:r>
          </w:p>
        </w:tc>
        <w:tc>
          <w:tcPr>
            <w:tcW w:w="1000" w:type="pct"/>
            <w:tcBorders>
              <w:top w:val="nil"/>
              <w:left w:val="nil"/>
              <w:bottom w:val="nil"/>
              <w:right w:val="nil"/>
            </w:tcBorders>
            <w:shd w:val="clear" w:color="auto" w:fill="auto"/>
            <w:noWrap/>
            <w:vAlign w:val="bottom"/>
            <w:hideMark/>
          </w:tcPr>
          <w:p w14:paraId="3730B87F"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6322B0E8" w14:textId="77777777" w:rsidR="009139C2" w:rsidRPr="00E75E8F" w:rsidRDefault="009139C2" w:rsidP="00300454">
            <w:pPr>
              <w:spacing w:after="0"/>
              <w:jc w:val="center"/>
              <w:rPr>
                <w:color w:val="000000"/>
                <w:sz w:val="20"/>
                <w:szCs w:val="20"/>
              </w:rPr>
            </w:pPr>
            <w:r w:rsidRPr="00E75E8F">
              <w:rPr>
                <w:color w:val="000000"/>
                <w:sz w:val="20"/>
                <w:szCs w:val="20"/>
              </w:rPr>
              <w:t>5</w:t>
            </w:r>
          </w:p>
        </w:tc>
      </w:tr>
      <w:tr w:rsidR="009139C2" w:rsidRPr="00E75E8F" w14:paraId="3FC4D938"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53A41764" w14:textId="77777777" w:rsidR="009139C2" w:rsidRPr="00E75E8F" w:rsidRDefault="009139C2" w:rsidP="00300454">
            <w:pPr>
              <w:spacing w:after="0"/>
              <w:jc w:val="center"/>
              <w:rPr>
                <w:sz w:val="20"/>
                <w:szCs w:val="20"/>
              </w:rPr>
            </w:pPr>
            <w:r w:rsidRPr="00E75E8F">
              <w:rPr>
                <w:sz w:val="20"/>
                <w:szCs w:val="20"/>
              </w:rPr>
              <w:t>1983</w:t>
            </w:r>
          </w:p>
        </w:tc>
        <w:tc>
          <w:tcPr>
            <w:tcW w:w="1000" w:type="pct"/>
            <w:tcBorders>
              <w:top w:val="nil"/>
              <w:left w:val="nil"/>
              <w:bottom w:val="nil"/>
              <w:right w:val="nil"/>
            </w:tcBorders>
            <w:shd w:val="clear" w:color="auto" w:fill="auto"/>
            <w:noWrap/>
            <w:vAlign w:val="bottom"/>
            <w:hideMark/>
          </w:tcPr>
          <w:p w14:paraId="592244F2" w14:textId="77777777" w:rsidR="009139C2" w:rsidRPr="00E75E8F" w:rsidRDefault="009139C2" w:rsidP="00300454">
            <w:pPr>
              <w:spacing w:after="0"/>
              <w:jc w:val="center"/>
              <w:rPr>
                <w:sz w:val="20"/>
                <w:szCs w:val="20"/>
              </w:rPr>
            </w:pPr>
            <w:r w:rsidRPr="00E75E8F">
              <w:rPr>
                <w:sz w:val="20"/>
                <w:szCs w:val="20"/>
              </w:rPr>
              <w:t>5,300</w:t>
            </w:r>
          </w:p>
        </w:tc>
        <w:tc>
          <w:tcPr>
            <w:tcW w:w="1000" w:type="pct"/>
            <w:tcBorders>
              <w:top w:val="nil"/>
              <w:left w:val="nil"/>
              <w:bottom w:val="nil"/>
              <w:right w:val="nil"/>
            </w:tcBorders>
            <w:shd w:val="clear" w:color="auto" w:fill="auto"/>
            <w:noWrap/>
            <w:vAlign w:val="bottom"/>
            <w:hideMark/>
          </w:tcPr>
          <w:p w14:paraId="12BBEE27" w14:textId="77777777" w:rsidR="009139C2" w:rsidRPr="00E75E8F" w:rsidRDefault="009139C2" w:rsidP="00300454">
            <w:pPr>
              <w:spacing w:after="0"/>
              <w:jc w:val="center"/>
              <w:rPr>
                <w:color w:val="000000"/>
                <w:sz w:val="20"/>
                <w:szCs w:val="20"/>
              </w:rPr>
            </w:pPr>
            <w:r w:rsidRPr="00E75E8F">
              <w:rPr>
                <w:color w:val="000000"/>
                <w:sz w:val="20"/>
                <w:szCs w:val="20"/>
              </w:rPr>
              <w:t>9/16/1983</w:t>
            </w:r>
          </w:p>
        </w:tc>
        <w:tc>
          <w:tcPr>
            <w:tcW w:w="1000" w:type="pct"/>
            <w:tcBorders>
              <w:top w:val="nil"/>
              <w:left w:val="nil"/>
              <w:bottom w:val="nil"/>
              <w:right w:val="nil"/>
            </w:tcBorders>
            <w:shd w:val="clear" w:color="auto" w:fill="auto"/>
            <w:noWrap/>
            <w:vAlign w:val="bottom"/>
            <w:hideMark/>
          </w:tcPr>
          <w:p w14:paraId="4EAC19C5"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B657EF9"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3F1D604C"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7DCE0D1C" w14:textId="77777777" w:rsidR="009139C2" w:rsidRPr="00E75E8F" w:rsidRDefault="009139C2" w:rsidP="00300454">
            <w:pPr>
              <w:spacing w:after="0"/>
              <w:jc w:val="center"/>
              <w:rPr>
                <w:sz w:val="20"/>
                <w:szCs w:val="20"/>
              </w:rPr>
            </w:pPr>
            <w:r w:rsidRPr="00E75E8F">
              <w:rPr>
                <w:sz w:val="20"/>
                <w:szCs w:val="20"/>
              </w:rPr>
              <w:t>1984</w:t>
            </w:r>
          </w:p>
        </w:tc>
        <w:tc>
          <w:tcPr>
            <w:tcW w:w="1000" w:type="pct"/>
            <w:tcBorders>
              <w:top w:val="nil"/>
              <w:left w:val="nil"/>
              <w:bottom w:val="nil"/>
              <w:right w:val="nil"/>
            </w:tcBorders>
            <w:shd w:val="clear" w:color="auto" w:fill="auto"/>
            <w:noWrap/>
            <w:vAlign w:val="bottom"/>
            <w:hideMark/>
          </w:tcPr>
          <w:p w14:paraId="64D9EE38" w14:textId="77777777" w:rsidR="009139C2" w:rsidRPr="00E75E8F" w:rsidRDefault="009139C2" w:rsidP="00300454">
            <w:pPr>
              <w:spacing w:after="0"/>
              <w:jc w:val="center"/>
              <w:rPr>
                <w:sz w:val="20"/>
                <w:szCs w:val="20"/>
              </w:rPr>
            </w:pPr>
            <w:r w:rsidRPr="00E75E8F">
              <w:rPr>
                <w:sz w:val="20"/>
                <w:szCs w:val="20"/>
              </w:rPr>
              <w:t>14,000</w:t>
            </w:r>
          </w:p>
        </w:tc>
        <w:tc>
          <w:tcPr>
            <w:tcW w:w="1000" w:type="pct"/>
            <w:tcBorders>
              <w:top w:val="nil"/>
              <w:left w:val="nil"/>
              <w:bottom w:val="nil"/>
              <w:right w:val="nil"/>
            </w:tcBorders>
            <w:shd w:val="clear" w:color="auto" w:fill="auto"/>
            <w:noWrap/>
            <w:vAlign w:val="bottom"/>
            <w:hideMark/>
          </w:tcPr>
          <w:p w14:paraId="1794CEB6" w14:textId="77777777" w:rsidR="009139C2" w:rsidRPr="00E75E8F" w:rsidRDefault="009139C2" w:rsidP="00300454">
            <w:pPr>
              <w:spacing w:after="0"/>
              <w:jc w:val="center"/>
              <w:rPr>
                <w:color w:val="000000"/>
                <w:sz w:val="20"/>
                <w:szCs w:val="20"/>
              </w:rPr>
            </w:pPr>
            <w:r w:rsidRPr="00E75E8F">
              <w:rPr>
                <w:color w:val="000000"/>
                <w:sz w:val="20"/>
                <w:szCs w:val="20"/>
              </w:rPr>
              <w:t>10/18/1984</w:t>
            </w:r>
          </w:p>
        </w:tc>
        <w:tc>
          <w:tcPr>
            <w:tcW w:w="1000" w:type="pct"/>
            <w:tcBorders>
              <w:top w:val="nil"/>
              <w:left w:val="nil"/>
              <w:bottom w:val="nil"/>
              <w:right w:val="nil"/>
            </w:tcBorders>
            <w:shd w:val="clear" w:color="auto" w:fill="auto"/>
            <w:noWrap/>
            <w:vAlign w:val="bottom"/>
            <w:hideMark/>
          </w:tcPr>
          <w:p w14:paraId="42CAD2F7"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7A0C2611"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7BB87DBB"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50422D7" w14:textId="77777777" w:rsidR="009139C2" w:rsidRPr="00E75E8F" w:rsidRDefault="009139C2" w:rsidP="00300454">
            <w:pPr>
              <w:spacing w:after="0"/>
              <w:jc w:val="center"/>
              <w:rPr>
                <w:sz w:val="20"/>
                <w:szCs w:val="20"/>
              </w:rPr>
            </w:pPr>
            <w:r w:rsidRPr="00E75E8F">
              <w:rPr>
                <w:sz w:val="20"/>
                <w:szCs w:val="20"/>
              </w:rPr>
              <w:t>1985</w:t>
            </w:r>
          </w:p>
        </w:tc>
        <w:tc>
          <w:tcPr>
            <w:tcW w:w="1000" w:type="pct"/>
            <w:tcBorders>
              <w:top w:val="nil"/>
              <w:left w:val="nil"/>
              <w:bottom w:val="nil"/>
              <w:right w:val="nil"/>
            </w:tcBorders>
            <w:shd w:val="clear" w:color="auto" w:fill="auto"/>
            <w:noWrap/>
            <w:vAlign w:val="bottom"/>
            <w:hideMark/>
          </w:tcPr>
          <w:p w14:paraId="6AB98D23" w14:textId="77777777" w:rsidR="009139C2" w:rsidRPr="00E75E8F" w:rsidRDefault="009139C2" w:rsidP="00300454">
            <w:pPr>
              <w:spacing w:after="0"/>
              <w:jc w:val="center"/>
              <w:rPr>
                <w:sz w:val="20"/>
                <w:szCs w:val="20"/>
              </w:rPr>
            </w:pPr>
            <w:r w:rsidRPr="00E75E8F">
              <w:rPr>
                <w:sz w:val="20"/>
                <w:szCs w:val="20"/>
              </w:rPr>
              <w:t>6,490</w:t>
            </w:r>
          </w:p>
        </w:tc>
        <w:tc>
          <w:tcPr>
            <w:tcW w:w="1000" w:type="pct"/>
            <w:tcBorders>
              <w:top w:val="nil"/>
              <w:left w:val="nil"/>
              <w:bottom w:val="nil"/>
              <w:right w:val="nil"/>
            </w:tcBorders>
            <w:shd w:val="clear" w:color="auto" w:fill="auto"/>
            <w:noWrap/>
            <w:vAlign w:val="bottom"/>
            <w:hideMark/>
          </w:tcPr>
          <w:p w14:paraId="6B685B4B" w14:textId="77777777" w:rsidR="009139C2" w:rsidRPr="00E75E8F" w:rsidRDefault="009139C2" w:rsidP="00300454">
            <w:pPr>
              <w:spacing w:after="0"/>
              <w:jc w:val="center"/>
              <w:rPr>
                <w:color w:val="000000"/>
                <w:sz w:val="20"/>
                <w:szCs w:val="20"/>
              </w:rPr>
            </w:pPr>
            <w:r w:rsidRPr="00E75E8F">
              <w:rPr>
                <w:color w:val="000000"/>
                <w:sz w:val="20"/>
                <w:szCs w:val="20"/>
              </w:rPr>
              <w:t>9/5/1985</w:t>
            </w:r>
          </w:p>
        </w:tc>
        <w:tc>
          <w:tcPr>
            <w:tcW w:w="1000" w:type="pct"/>
            <w:tcBorders>
              <w:top w:val="nil"/>
              <w:left w:val="nil"/>
              <w:bottom w:val="nil"/>
              <w:right w:val="nil"/>
            </w:tcBorders>
            <w:shd w:val="clear" w:color="auto" w:fill="auto"/>
            <w:noWrap/>
            <w:vAlign w:val="bottom"/>
            <w:hideMark/>
          </w:tcPr>
          <w:p w14:paraId="1D833573"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4DA63127" w14:textId="77777777" w:rsidR="009139C2" w:rsidRPr="00E75E8F" w:rsidRDefault="009139C2" w:rsidP="00300454">
            <w:pPr>
              <w:spacing w:after="0"/>
              <w:jc w:val="center"/>
              <w:rPr>
                <w:color w:val="000000"/>
                <w:sz w:val="20"/>
                <w:szCs w:val="20"/>
              </w:rPr>
            </w:pPr>
            <w:r w:rsidRPr="00E75E8F">
              <w:rPr>
                <w:color w:val="000000"/>
                <w:sz w:val="20"/>
                <w:szCs w:val="20"/>
              </w:rPr>
              <w:t>2</w:t>
            </w:r>
          </w:p>
        </w:tc>
      </w:tr>
      <w:tr w:rsidR="009139C2" w:rsidRPr="00E75E8F" w14:paraId="199F7477"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FBC6398" w14:textId="77777777" w:rsidR="009139C2" w:rsidRPr="00E75E8F" w:rsidRDefault="009139C2" w:rsidP="00300454">
            <w:pPr>
              <w:spacing w:after="0"/>
              <w:jc w:val="center"/>
              <w:rPr>
                <w:sz w:val="20"/>
                <w:szCs w:val="20"/>
              </w:rPr>
            </w:pPr>
            <w:r w:rsidRPr="00E75E8F">
              <w:rPr>
                <w:sz w:val="20"/>
                <w:szCs w:val="20"/>
              </w:rPr>
              <w:t>1986</w:t>
            </w:r>
          </w:p>
        </w:tc>
        <w:tc>
          <w:tcPr>
            <w:tcW w:w="1000" w:type="pct"/>
            <w:tcBorders>
              <w:top w:val="nil"/>
              <w:left w:val="nil"/>
              <w:bottom w:val="nil"/>
              <w:right w:val="nil"/>
            </w:tcBorders>
            <w:shd w:val="clear" w:color="auto" w:fill="auto"/>
            <w:noWrap/>
            <w:vAlign w:val="bottom"/>
            <w:hideMark/>
          </w:tcPr>
          <w:p w14:paraId="2945B761" w14:textId="77777777" w:rsidR="009139C2" w:rsidRPr="00E75E8F" w:rsidRDefault="009139C2" w:rsidP="00300454">
            <w:pPr>
              <w:spacing w:after="0"/>
              <w:jc w:val="center"/>
              <w:rPr>
                <w:sz w:val="20"/>
                <w:szCs w:val="20"/>
              </w:rPr>
            </w:pPr>
            <w:r w:rsidRPr="00E75E8F">
              <w:rPr>
                <w:sz w:val="20"/>
                <w:szCs w:val="20"/>
              </w:rPr>
              <w:t>3,162</w:t>
            </w:r>
          </w:p>
        </w:tc>
        <w:tc>
          <w:tcPr>
            <w:tcW w:w="1000" w:type="pct"/>
            <w:tcBorders>
              <w:top w:val="nil"/>
              <w:left w:val="nil"/>
              <w:bottom w:val="nil"/>
              <w:right w:val="nil"/>
            </w:tcBorders>
            <w:shd w:val="clear" w:color="auto" w:fill="auto"/>
            <w:noWrap/>
            <w:vAlign w:val="bottom"/>
            <w:hideMark/>
          </w:tcPr>
          <w:p w14:paraId="7298D323" w14:textId="77777777" w:rsidR="009139C2" w:rsidRPr="00E75E8F" w:rsidRDefault="009139C2" w:rsidP="00300454">
            <w:pPr>
              <w:spacing w:after="0"/>
              <w:jc w:val="center"/>
              <w:rPr>
                <w:color w:val="000000"/>
                <w:sz w:val="20"/>
                <w:szCs w:val="20"/>
              </w:rPr>
            </w:pPr>
            <w:r w:rsidRPr="00E75E8F">
              <w:rPr>
                <w:color w:val="000000"/>
                <w:sz w:val="20"/>
                <w:szCs w:val="20"/>
              </w:rPr>
              <w:t>9/24/1986</w:t>
            </w:r>
          </w:p>
        </w:tc>
        <w:tc>
          <w:tcPr>
            <w:tcW w:w="1000" w:type="pct"/>
            <w:tcBorders>
              <w:top w:val="nil"/>
              <w:left w:val="nil"/>
              <w:bottom w:val="nil"/>
              <w:right w:val="nil"/>
            </w:tcBorders>
            <w:shd w:val="clear" w:color="auto" w:fill="auto"/>
            <w:noWrap/>
            <w:vAlign w:val="bottom"/>
            <w:hideMark/>
          </w:tcPr>
          <w:p w14:paraId="6BE8C9D1"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5C934A8A" w14:textId="77777777" w:rsidR="009139C2" w:rsidRPr="00E75E8F" w:rsidRDefault="009139C2" w:rsidP="00300454">
            <w:pPr>
              <w:spacing w:after="0"/>
              <w:jc w:val="center"/>
              <w:rPr>
                <w:color w:val="000000"/>
                <w:sz w:val="20"/>
                <w:szCs w:val="20"/>
              </w:rPr>
            </w:pPr>
            <w:r w:rsidRPr="00E75E8F">
              <w:rPr>
                <w:color w:val="000000"/>
                <w:sz w:val="20"/>
                <w:szCs w:val="20"/>
              </w:rPr>
              <w:t>8</w:t>
            </w:r>
          </w:p>
        </w:tc>
      </w:tr>
      <w:tr w:rsidR="009139C2" w:rsidRPr="00E75E8F" w14:paraId="7C34C72F"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1543B507" w14:textId="77777777" w:rsidR="009139C2" w:rsidRPr="00E75E8F" w:rsidRDefault="009139C2" w:rsidP="00300454">
            <w:pPr>
              <w:spacing w:after="0"/>
              <w:jc w:val="center"/>
              <w:rPr>
                <w:sz w:val="20"/>
                <w:szCs w:val="20"/>
              </w:rPr>
            </w:pPr>
            <w:r w:rsidRPr="00E75E8F">
              <w:rPr>
                <w:sz w:val="20"/>
                <w:szCs w:val="20"/>
              </w:rPr>
              <w:t>1987</w:t>
            </w:r>
          </w:p>
        </w:tc>
        <w:tc>
          <w:tcPr>
            <w:tcW w:w="1000" w:type="pct"/>
            <w:tcBorders>
              <w:top w:val="nil"/>
              <w:left w:val="nil"/>
              <w:bottom w:val="nil"/>
              <w:right w:val="nil"/>
            </w:tcBorders>
            <w:shd w:val="clear" w:color="auto" w:fill="auto"/>
            <w:noWrap/>
            <w:vAlign w:val="bottom"/>
            <w:hideMark/>
          </w:tcPr>
          <w:p w14:paraId="61847F12" w14:textId="77777777" w:rsidR="009139C2" w:rsidRPr="00E75E8F" w:rsidRDefault="009139C2" w:rsidP="00300454">
            <w:pPr>
              <w:spacing w:after="0"/>
              <w:jc w:val="center"/>
              <w:rPr>
                <w:sz w:val="20"/>
                <w:szCs w:val="20"/>
              </w:rPr>
            </w:pPr>
            <w:r w:rsidRPr="00E75E8F">
              <w:rPr>
                <w:sz w:val="20"/>
                <w:szCs w:val="20"/>
              </w:rPr>
              <w:t>2,000</w:t>
            </w:r>
          </w:p>
        </w:tc>
        <w:tc>
          <w:tcPr>
            <w:tcW w:w="1000" w:type="pct"/>
            <w:tcBorders>
              <w:top w:val="nil"/>
              <w:left w:val="nil"/>
              <w:bottom w:val="nil"/>
              <w:right w:val="nil"/>
            </w:tcBorders>
            <w:shd w:val="clear" w:color="auto" w:fill="auto"/>
            <w:noWrap/>
            <w:vAlign w:val="bottom"/>
            <w:hideMark/>
          </w:tcPr>
          <w:p w14:paraId="330BB1DA" w14:textId="77777777" w:rsidR="009139C2" w:rsidRPr="00E75E8F" w:rsidRDefault="009139C2" w:rsidP="00300454">
            <w:pPr>
              <w:spacing w:after="0"/>
              <w:jc w:val="center"/>
              <w:rPr>
                <w:color w:val="000000"/>
                <w:sz w:val="20"/>
                <w:szCs w:val="20"/>
              </w:rPr>
            </w:pPr>
            <w:r w:rsidRPr="00E75E8F">
              <w:rPr>
                <w:color w:val="000000"/>
                <w:sz w:val="20"/>
                <w:szCs w:val="20"/>
              </w:rPr>
              <w:t>8/27/1987</w:t>
            </w:r>
          </w:p>
        </w:tc>
        <w:tc>
          <w:tcPr>
            <w:tcW w:w="1000" w:type="pct"/>
            <w:tcBorders>
              <w:top w:val="nil"/>
              <w:left w:val="nil"/>
              <w:bottom w:val="nil"/>
              <w:right w:val="nil"/>
            </w:tcBorders>
            <w:shd w:val="clear" w:color="auto" w:fill="auto"/>
            <w:noWrap/>
            <w:vAlign w:val="bottom"/>
            <w:hideMark/>
          </w:tcPr>
          <w:p w14:paraId="62B2C9A4"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7FEE836C"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243C0528"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0FCA4725" w14:textId="77777777" w:rsidR="009139C2" w:rsidRPr="00E75E8F" w:rsidRDefault="009139C2" w:rsidP="00300454">
            <w:pPr>
              <w:spacing w:after="0"/>
              <w:jc w:val="center"/>
              <w:rPr>
                <w:sz w:val="20"/>
                <w:szCs w:val="20"/>
              </w:rPr>
            </w:pPr>
            <w:r w:rsidRPr="00E75E8F">
              <w:rPr>
                <w:sz w:val="20"/>
                <w:szCs w:val="20"/>
              </w:rPr>
              <w:t>1988</w:t>
            </w:r>
          </w:p>
        </w:tc>
        <w:tc>
          <w:tcPr>
            <w:tcW w:w="1000" w:type="pct"/>
            <w:tcBorders>
              <w:top w:val="nil"/>
              <w:left w:val="nil"/>
              <w:bottom w:val="nil"/>
              <w:right w:val="nil"/>
            </w:tcBorders>
            <w:shd w:val="clear" w:color="auto" w:fill="auto"/>
            <w:noWrap/>
            <w:vAlign w:val="bottom"/>
            <w:hideMark/>
          </w:tcPr>
          <w:p w14:paraId="5E180DA9" w14:textId="77777777" w:rsidR="009139C2" w:rsidRPr="00E75E8F" w:rsidRDefault="009139C2" w:rsidP="00300454">
            <w:pPr>
              <w:spacing w:after="0"/>
              <w:jc w:val="center"/>
              <w:rPr>
                <w:sz w:val="20"/>
                <w:szCs w:val="20"/>
              </w:rPr>
            </w:pPr>
            <w:r w:rsidRPr="00E75E8F">
              <w:rPr>
                <w:sz w:val="20"/>
                <w:szCs w:val="20"/>
              </w:rPr>
              <w:t>11,000</w:t>
            </w:r>
          </w:p>
        </w:tc>
        <w:tc>
          <w:tcPr>
            <w:tcW w:w="1000" w:type="pct"/>
            <w:tcBorders>
              <w:top w:val="nil"/>
              <w:left w:val="nil"/>
              <w:bottom w:val="nil"/>
              <w:right w:val="nil"/>
            </w:tcBorders>
            <w:shd w:val="clear" w:color="auto" w:fill="auto"/>
            <w:noWrap/>
            <w:vAlign w:val="bottom"/>
            <w:hideMark/>
          </w:tcPr>
          <w:p w14:paraId="5BD10793" w14:textId="77777777" w:rsidR="009139C2" w:rsidRPr="00E75E8F" w:rsidRDefault="009139C2" w:rsidP="00300454">
            <w:pPr>
              <w:spacing w:after="0"/>
              <w:jc w:val="center"/>
              <w:rPr>
                <w:color w:val="000000"/>
                <w:sz w:val="20"/>
                <w:szCs w:val="20"/>
              </w:rPr>
            </w:pPr>
            <w:r w:rsidRPr="00E75E8F">
              <w:rPr>
                <w:color w:val="000000"/>
                <w:sz w:val="20"/>
                <w:szCs w:val="20"/>
              </w:rPr>
              <w:t>9/27/1988</w:t>
            </w:r>
          </w:p>
        </w:tc>
        <w:tc>
          <w:tcPr>
            <w:tcW w:w="1000" w:type="pct"/>
            <w:tcBorders>
              <w:top w:val="nil"/>
              <w:left w:val="nil"/>
              <w:bottom w:val="nil"/>
              <w:right w:val="nil"/>
            </w:tcBorders>
            <w:shd w:val="clear" w:color="auto" w:fill="auto"/>
            <w:noWrap/>
            <w:vAlign w:val="bottom"/>
            <w:hideMark/>
          </w:tcPr>
          <w:p w14:paraId="7D1C83EA"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49FDAF54" w14:textId="77777777" w:rsidR="009139C2" w:rsidRPr="00E75E8F" w:rsidRDefault="009139C2" w:rsidP="00300454">
            <w:pPr>
              <w:spacing w:after="0"/>
              <w:jc w:val="center"/>
              <w:rPr>
                <w:color w:val="000000"/>
                <w:sz w:val="20"/>
                <w:szCs w:val="20"/>
              </w:rPr>
            </w:pPr>
            <w:r w:rsidRPr="00E75E8F">
              <w:rPr>
                <w:color w:val="000000"/>
                <w:sz w:val="20"/>
                <w:szCs w:val="20"/>
              </w:rPr>
              <w:t>5</w:t>
            </w:r>
          </w:p>
        </w:tc>
      </w:tr>
      <w:tr w:rsidR="009139C2" w:rsidRPr="00E75E8F" w14:paraId="44A24FD7"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2D9E88A1" w14:textId="77777777" w:rsidR="009139C2" w:rsidRPr="00E75E8F" w:rsidRDefault="009139C2" w:rsidP="00300454">
            <w:pPr>
              <w:spacing w:after="0"/>
              <w:jc w:val="center"/>
              <w:rPr>
                <w:sz w:val="20"/>
                <w:szCs w:val="20"/>
              </w:rPr>
            </w:pPr>
            <w:r w:rsidRPr="00E75E8F">
              <w:rPr>
                <w:sz w:val="20"/>
                <w:szCs w:val="20"/>
              </w:rPr>
              <w:t>1989</w:t>
            </w:r>
          </w:p>
        </w:tc>
        <w:tc>
          <w:tcPr>
            <w:tcW w:w="1000" w:type="pct"/>
            <w:tcBorders>
              <w:top w:val="nil"/>
              <w:left w:val="nil"/>
              <w:bottom w:val="nil"/>
              <w:right w:val="nil"/>
            </w:tcBorders>
            <w:shd w:val="clear" w:color="auto" w:fill="auto"/>
            <w:noWrap/>
            <w:vAlign w:val="bottom"/>
            <w:hideMark/>
          </w:tcPr>
          <w:p w14:paraId="35EC4BB3" w14:textId="77777777" w:rsidR="009139C2" w:rsidRPr="00E75E8F" w:rsidRDefault="009139C2" w:rsidP="00300454">
            <w:pPr>
              <w:spacing w:after="0"/>
              <w:jc w:val="center"/>
              <w:rPr>
                <w:sz w:val="20"/>
                <w:szCs w:val="20"/>
              </w:rPr>
            </w:pPr>
            <w:r w:rsidRPr="00E75E8F">
              <w:rPr>
                <w:sz w:val="20"/>
                <w:szCs w:val="20"/>
              </w:rPr>
              <w:t>3,900</w:t>
            </w:r>
          </w:p>
        </w:tc>
        <w:tc>
          <w:tcPr>
            <w:tcW w:w="1000" w:type="pct"/>
            <w:tcBorders>
              <w:top w:val="nil"/>
              <w:left w:val="nil"/>
              <w:bottom w:val="nil"/>
              <w:right w:val="nil"/>
            </w:tcBorders>
            <w:shd w:val="clear" w:color="auto" w:fill="auto"/>
            <w:noWrap/>
            <w:vAlign w:val="bottom"/>
            <w:hideMark/>
          </w:tcPr>
          <w:p w14:paraId="4520E93E" w14:textId="77777777" w:rsidR="009139C2" w:rsidRPr="00E75E8F" w:rsidRDefault="009139C2" w:rsidP="00300454">
            <w:pPr>
              <w:spacing w:after="0"/>
              <w:jc w:val="center"/>
              <w:rPr>
                <w:color w:val="000000"/>
                <w:sz w:val="20"/>
                <w:szCs w:val="20"/>
              </w:rPr>
            </w:pPr>
            <w:r w:rsidRPr="00E75E8F">
              <w:rPr>
                <w:color w:val="000000"/>
                <w:sz w:val="20"/>
                <w:szCs w:val="20"/>
              </w:rPr>
              <w:t>9/8/1989</w:t>
            </w:r>
          </w:p>
        </w:tc>
        <w:tc>
          <w:tcPr>
            <w:tcW w:w="1000" w:type="pct"/>
            <w:tcBorders>
              <w:top w:val="nil"/>
              <w:left w:val="nil"/>
              <w:bottom w:val="nil"/>
              <w:right w:val="nil"/>
            </w:tcBorders>
            <w:shd w:val="clear" w:color="auto" w:fill="auto"/>
            <w:noWrap/>
            <w:vAlign w:val="bottom"/>
            <w:hideMark/>
          </w:tcPr>
          <w:p w14:paraId="1AA0D9D9"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27D22A02" w14:textId="77777777" w:rsidR="009139C2" w:rsidRPr="00E75E8F" w:rsidRDefault="009139C2" w:rsidP="00300454">
            <w:pPr>
              <w:spacing w:after="0"/>
              <w:jc w:val="center"/>
              <w:rPr>
                <w:color w:val="000000"/>
                <w:sz w:val="20"/>
                <w:szCs w:val="20"/>
              </w:rPr>
            </w:pPr>
            <w:r w:rsidRPr="00E75E8F">
              <w:rPr>
                <w:color w:val="000000"/>
                <w:sz w:val="20"/>
                <w:szCs w:val="20"/>
              </w:rPr>
              <w:t>2</w:t>
            </w:r>
          </w:p>
        </w:tc>
      </w:tr>
      <w:tr w:rsidR="009139C2" w:rsidRPr="00E75E8F" w14:paraId="0B3A5B70"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21DDBF07" w14:textId="77777777" w:rsidR="009139C2" w:rsidRPr="00E75E8F" w:rsidRDefault="009139C2" w:rsidP="00300454">
            <w:pPr>
              <w:spacing w:after="0"/>
              <w:jc w:val="center"/>
              <w:rPr>
                <w:sz w:val="20"/>
                <w:szCs w:val="20"/>
              </w:rPr>
            </w:pPr>
            <w:r w:rsidRPr="00E75E8F">
              <w:rPr>
                <w:sz w:val="20"/>
                <w:szCs w:val="20"/>
              </w:rPr>
              <w:t>1990</w:t>
            </w:r>
          </w:p>
        </w:tc>
        <w:tc>
          <w:tcPr>
            <w:tcW w:w="1000" w:type="pct"/>
            <w:tcBorders>
              <w:top w:val="nil"/>
              <w:left w:val="nil"/>
              <w:bottom w:val="nil"/>
              <w:right w:val="nil"/>
            </w:tcBorders>
            <w:shd w:val="clear" w:color="auto" w:fill="auto"/>
            <w:noWrap/>
            <w:vAlign w:val="bottom"/>
            <w:hideMark/>
          </w:tcPr>
          <w:p w14:paraId="52F633CD" w14:textId="77777777" w:rsidR="009139C2" w:rsidRPr="00E75E8F" w:rsidRDefault="009139C2" w:rsidP="00300454">
            <w:pPr>
              <w:spacing w:after="0"/>
              <w:jc w:val="center"/>
              <w:rPr>
                <w:sz w:val="20"/>
                <w:szCs w:val="20"/>
              </w:rPr>
            </w:pPr>
            <w:r w:rsidRPr="00E75E8F">
              <w:rPr>
                <w:sz w:val="20"/>
                <w:szCs w:val="20"/>
              </w:rPr>
              <w:t>1,630</w:t>
            </w:r>
          </w:p>
        </w:tc>
        <w:tc>
          <w:tcPr>
            <w:tcW w:w="1000" w:type="pct"/>
            <w:tcBorders>
              <w:top w:val="nil"/>
              <w:left w:val="nil"/>
              <w:bottom w:val="nil"/>
              <w:right w:val="nil"/>
            </w:tcBorders>
            <w:shd w:val="clear" w:color="auto" w:fill="auto"/>
            <w:noWrap/>
            <w:vAlign w:val="bottom"/>
            <w:hideMark/>
          </w:tcPr>
          <w:p w14:paraId="4A2E2B85" w14:textId="77777777" w:rsidR="009139C2" w:rsidRPr="00E75E8F" w:rsidRDefault="009139C2" w:rsidP="00300454">
            <w:pPr>
              <w:spacing w:after="0"/>
              <w:jc w:val="center"/>
              <w:rPr>
                <w:color w:val="000000"/>
                <w:sz w:val="20"/>
                <w:szCs w:val="20"/>
              </w:rPr>
            </w:pPr>
            <w:r w:rsidRPr="00E75E8F">
              <w:rPr>
                <w:color w:val="000000"/>
                <w:sz w:val="20"/>
                <w:szCs w:val="20"/>
              </w:rPr>
              <w:t>9/7/1990</w:t>
            </w:r>
          </w:p>
        </w:tc>
        <w:tc>
          <w:tcPr>
            <w:tcW w:w="1000" w:type="pct"/>
            <w:tcBorders>
              <w:top w:val="nil"/>
              <w:left w:val="nil"/>
              <w:bottom w:val="nil"/>
              <w:right w:val="nil"/>
            </w:tcBorders>
            <w:shd w:val="clear" w:color="auto" w:fill="auto"/>
            <w:noWrap/>
            <w:vAlign w:val="bottom"/>
            <w:hideMark/>
          </w:tcPr>
          <w:p w14:paraId="6848644E"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C3D001E"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31BB4844"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58D297AD" w14:textId="77777777" w:rsidR="009139C2" w:rsidRPr="00E75E8F" w:rsidRDefault="009139C2" w:rsidP="00300454">
            <w:pPr>
              <w:spacing w:after="0"/>
              <w:jc w:val="center"/>
              <w:rPr>
                <w:sz w:val="20"/>
                <w:szCs w:val="20"/>
              </w:rPr>
            </w:pPr>
            <w:r w:rsidRPr="00E75E8F">
              <w:rPr>
                <w:sz w:val="20"/>
                <w:szCs w:val="20"/>
              </w:rPr>
              <w:t>1991</w:t>
            </w:r>
          </w:p>
        </w:tc>
        <w:tc>
          <w:tcPr>
            <w:tcW w:w="1000" w:type="pct"/>
            <w:tcBorders>
              <w:top w:val="nil"/>
              <w:left w:val="nil"/>
              <w:bottom w:val="nil"/>
              <w:right w:val="nil"/>
            </w:tcBorders>
            <w:shd w:val="clear" w:color="auto" w:fill="auto"/>
            <w:noWrap/>
            <w:vAlign w:val="bottom"/>
            <w:hideMark/>
          </w:tcPr>
          <w:p w14:paraId="2211A656"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1A26E698"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61691548" w14:textId="77777777" w:rsidR="009139C2" w:rsidRPr="00E75E8F" w:rsidRDefault="009139C2" w:rsidP="00300454">
            <w:pPr>
              <w:spacing w:after="0"/>
              <w:jc w:val="center"/>
              <w:rPr>
                <w:sz w:val="20"/>
                <w:szCs w:val="20"/>
              </w:rPr>
            </w:pPr>
            <w:r w:rsidRPr="00E75E8F">
              <w:rPr>
                <w:sz w:val="20"/>
                <w:szCs w:val="20"/>
              </w:rPr>
              <w:t>---</w:t>
            </w:r>
          </w:p>
        </w:tc>
        <w:tc>
          <w:tcPr>
            <w:tcW w:w="999" w:type="pct"/>
            <w:tcBorders>
              <w:top w:val="nil"/>
              <w:left w:val="nil"/>
              <w:bottom w:val="nil"/>
              <w:right w:val="nil"/>
            </w:tcBorders>
            <w:shd w:val="clear" w:color="auto" w:fill="auto"/>
            <w:noWrap/>
            <w:vAlign w:val="bottom"/>
            <w:hideMark/>
          </w:tcPr>
          <w:p w14:paraId="1762509D" w14:textId="77777777" w:rsidR="009139C2" w:rsidRPr="00E75E8F" w:rsidRDefault="009139C2" w:rsidP="00300454">
            <w:pPr>
              <w:spacing w:after="0"/>
              <w:jc w:val="center"/>
              <w:rPr>
                <w:color w:val="000000"/>
                <w:sz w:val="20"/>
                <w:szCs w:val="20"/>
              </w:rPr>
            </w:pPr>
            <w:r w:rsidRPr="00E75E8F">
              <w:rPr>
                <w:color w:val="000000"/>
                <w:sz w:val="20"/>
                <w:szCs w:val="20"/>
              </w:rPr>
              <w:t>0</w:t>
            </w:r>
          </w:p>
        </w:tc>
      </w:tr>
      <w:tr w:rsidR="009139C2" w:rsidRPr="00E75E8F" w14:paraId="64948A9B"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78D01923" w14:textId="77777777" w:rsidR="009139C2" w:rsidRPr="00E75E8F" w:rsidRDefault="009139C2" w:rsidP="00300454">
            <w:pPr>
              <w:spacing w:after="0"/>
              <w:jc w:val="center"/>
              <w:rPr>
                <w:sz w:val="20"/>
                <w:szCs w:val="20"/>
              </w:rPr>
            </w:pPr>
            <w:r w:rsidRPr="00E75E8F">
              <w:rPr>
                <w:sz w:val="20"/>
                <w:szCs w:val="20"/>
              </w:rPr>
              <w:t>1992</w:t>
            </w:r>
          </w:p>
        </w:tc>
        <w:tc>
          <w:tcPr>
            <w:tcW w:w="1000" w:type="pct"/>
            <w:tcBorders>
              <w:top w:val="nil"/>
              <w:left w:val="nil"/>
              <w:bottom w:val="nil"/>
              <w:right w:val="nil"/>
            </w:tcBorders>
            <w:shd w:val="clear" w:color="auto" w:fill="auto"/>
            <w:noWrap/>
            <w:vAlign w:val="bottom"/>
            <w:hideMark/>
          </w:tcPr>
          <w:p w14:paraId="62615C02" w14:textId="77777777" w:rsidR="009139C2" w:rsidRPr="00E75E8F" w:rsidRDefault="009139C2" w:rsidP="00300454">
            <w:pPr>
              <w:spacing w:after="0"/>
              <w:jc w:val="center"/>
              <w:rPr>
                <w:sz w:val="20"/>
                <w:szCs w:val="20"/>
              </w:rPr>
            </w:pPr>
            <w:r w:rsidRPr="00E75E8F">
              <w:rPr>
                <w:sz w:val="20"/>
                <w:szCs w:val="20"/>
              </w:rPr>
              <w:t>13,820</w:t>
            </w:r>
          </w:p>
        </w:tc>
        <w:tc>
          <w:tcPr>
            <w:tcW w:w="1000" w:type="pct"/>
            <w:tcBorders>
              <w:top w:val="nil"/>
              <w:left w:val="nil"/>
              <w:bottom w:val="nil"/>
              <w:right w:val="nil"/>
            </w:tcBorders>
            <w:shd w:val="clear" w:color="auto" w:fill="auto"/>
            <w:noWrap/>
            <w:vAlign w:val="bottom"/>
            <w:hideMark/>
          </w:tcPr>
          <w:p w14:paraId="4C13A226" w14:textId="77777777" w:rsidR="009139C2" w:rsidRPr="00E75E8F" w:rsidRDefault="009139C2" w:rsidP="00300454">
            <w:pPr>
              <w:spacing w:after="0"/>
              <w:jc w:val="center"/>
              <w:rPr>
                <w:color w:val="000000"/>
                <w:sz w:val="20"/>
                <w:szCs w:val="20"/>
              </w:rPr>
            </w:pPr>
            <w:r w:rsidRPr="00E75E8F">
              <w:rPr>
                <w:color w:val="000000"/>
                <w:sz w:val="20"/>
                <w:szCs w:val="20"/>
              </w:rPr>
              <w:t>9/29/1992</w:t>
            </w:r>
          </w:p>
        </w:tc>
        <w:tc>
          <w:tcPr>
            <w:tcW w:w="1000" w:type="pct"/>
            <w:tcBorders>
              <w:top w:val="nil"/>
              <w:left w:val="nil"/>
              <w:bottom w:val="nil"/>
              <w:right w:val="nil"/>
            </w:tcBorders>
            <w:shd w:val="clear" w:color="auto" w:fill="auto"/>
            <w:noWrap/>
            <w:vAlign w:val="bottom"/>
            <w:hideMark/>
          </w:tcPr>
          <w:p w14:paraId="28407B73"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4CCCB6FB"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058A8A42"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31964AD4" w14:textId="77777777" w:rsidR="009139C2" w:rsidRPr="00E75E8F" w:rsidRDefault="009139C2" w:rsidP="00300454">
            <w:pPr>
              <w:spacing w:after="0"/>
              <w:jc w:val="center"/>
              <w:rPr>
                <w:sz w:val="20"/>
                <w:szCs w:val="20"/>
              </w:rPr>
            </w:pPr>
            <w:r w:rsidRPr="00E75E8F">
              <w:rPr>
                <w:sz w:val="20"/>
                <w:szCs w:val="20"/>
              </w:rPr>
              <w:t>1993</w:t>
            </w:r>
          </w:p>
        </w:tc>
        <w:tc>
          <w:tcPr>
            <w:tcW w:w="1000" w:type="pct"/>
            <w:tcBorders>
              <w:top w:val="nil"/>
              <w:left w:val="nil"/>
              <w:bottom w:val="nil"/>
              <w:right w:val="nil"/>
            </w:tcBorders>
            <w:shd w:val="clear" w:color="auto" w:fill="auto"/>
            <w:noWrap/>
            <w:vAlign w:val="bottom"/>
            <w:hideMark/>
          </w:tcPr>
          <w:p w14:paraId="6DC17DC8" w14:textId="77777777" w:rsidR="009139C2" w:rsidRPr="00E75E8F" w:rsidRDefault="009139C2" w:rsidP="00300454">
            <w:pPr>
              <w:spacing w:after="0"/>
              <w:jc w:val="center"/>
              <w:rPr>
                <w:sz w:val="20"/>
                <w:szCs w:val="20"/>
              </w:rPr>
            </w:pPr>
            <w:r w:rsidRPr="00E75E8F">
              <w:rPr>
                <w:sz w:val="20"/>
                <w:szCs w:val="20"/>
              </w:rPr>
              <w:t>10,703</w:t>
            </w:r>
          </w:p>
        </w:tc>
        <w:tc>
          <w:tcPr>
            <w:tcW w:w="1000" w:type="pct"/>
            <w:tcBorders>
              <w:top w:val="nil"/>
              <w:left w:val="nil"/>
              <w:bottom w:val="nil"/>
              <w:right w:val="nil"/>
            </w:tcBorders>
            <w:shd w:val="clear" w:color="auto" w:fill="auto"/>
            <w:noWrap/>
            <w:vAlign w:val="bottom"/>
            <w:hideMark/>
          </w:tcPr>
          <w:p w14:paraId="33034889" w14:textId="77777777" w:rsidR="009139C2" w:rsidRPr="00E75E8F" w:rsidRDefault="009139C2" w:rsidP="00300454">
            <w:pPr>
              <w:spacing w:after="0"/>
              <w:jc w:val="center"/>
              <w:rPr>
                <w:color w:val="000000"/>
                <w:sz w:val="20"/>
                <w:szCs w:val="20"/>
              </w:rPr>
            </w:pPr>
            <w:r w:rsidRPr="00E75E8F">
              <w:rPr>
                <w:color w:val="000000"/>
                <w:sz w:val="20"/>
                <w:szCs w:val="20"/>
              </w:rPr>
              <w:t>9/23/1993</w:t>
            </w:r>
          </w:p>
        </w:tc>
        <w:tc>
          <w:tcPr>
            <w:tcW w:w="1000" w:type="pct"/>
            <w:tcBorders>
              <w:top w:val="nil"/>
              <w:left w:val="nil"/>
              <w:bottom w:val="nil"/>
              <w:right w:val="nil"/>
            </w:tcBorders>
            <w:shd w:val="clear" w:color="auto" w:fill="auto"/>
            <w:noWrap/>
            <w:vAlign w:val="bottom"/>
            <w:hideMark/>
          </w:tcPr>
          <w:p w14:paraId="20027262"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18EADF70"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6E7CAA34"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2EE6ACCA" w14:textId="77777777" w:rsidR="009139C2" w:rsidRPr="00E75E8F" w:rsidRDefault="009139C2" w:rsidP="00300454">
            <w:pPr>
              <w:spacing w:after="0"/>
              <w:jc w:val="center"/>
              <w:rPr>
                <w:sz w:val="20"/>
                <w:szCs w:val="20"/>
              </w:rPr>
            </w:pPr>
            <w:r w:rsidRPr="00E75E8F">
              <w:rPr>
                <w:sz w:val="20"/>
                <w:szCs w:val="20"/>
              </w:rPr>
              <w:t>1994</w:t>
            </w:r>
          </w:p>
        </w:tc>
        <w:tc>
          <w:tcPr>
            <w:tcW w:w="1000" w:type="pct"/>
            <w:tcBorders>
              <w:top w:val="nil"/>
              <w:left w:val="nil"/>
              <w:bottom w:val="nil"/>
              <w:right w:val="nil"/>
            </w:tcBorders>
            <w:shd w:val="clear" w:color="auto" w:fill="auto"/>
            <w:noWrap/>
            <w:vAlign w:val="bottom"/>
            <w:hideMark/>
          </w:tcPr>
          <w:p w14:paraId="627F9EAB" w14:textId="77777777" w:rsidR="009139C2" w:rsidRPr="00E75E8F" w:rsidRDefault="009139C2" w:rsidP="00300454">
            <w:pPr>
              <w:spacing w:after="0"/>
              <w:jc w:val="center"/>
              <w:rPr>
                <w:sz w:val="20"/>
                <w:szCs w:val="20"/>
              </w:rPr>
            </w:pPr>
            <w:r w:rsidRPr="00E75E8F">
              <w:rPr>
                <w:sz w:val="20"/>
                <w:szCs w:val="20"/>
              </w:rPr>
              <w:t>21,960</w:t>
            </w:r>
          </w:p>
        </w:tc>
        <w:tc>
          <w:tcPr>
            <w:tcW w:w="1000" w:type="pct"/>
            <w:tcBorders>
              <w:top w:val="nil"/>
              <w:left w:val="nil"/>
              <w:bottom w:val="nil"/>
              <w:right w:val="nil"/>
            </w:tcBorders>
            <w:shd w:val="clear" w:color="auto" w:fill="auto"/>
            <w:noWrap/>
            <w:vAlign w:val="bottom"/>
            <w:hideMark/>
          </w:tcPr>
          <w:p w14:paraId="54F6E56E" w14:textId="77777777" w:rsidR="009139C2" w:rsidRPr="00E75E8F" w:rsidRDefault="009139C2" w:rsidP="00300454">
            <w:pPr>
              <w:spacing w:after="0"/>
              <w:jc w:val="center"/>
              <w:rPr>
                <w:color w:val="000000"/>
                <w:sz w:val="20"/>
                <w:szCs w:val="20"/>
              </w:rPr>
            </w:pPr>
            <w:r w:rsidRPr="00E75E8F">
              <w:rPr>
                <w:color w:val="000000"/>
                <w:sz w:val="20"/>
                <w:szCs w:val="20"/>
              </w:rPr>
              <w:t>9/13/1994</w:t>
            </w:r>
          </w:p>
        </w:tc>
        <w:tc>
          <w:tcPr>
            <w:tcW w:w="1000" w:type="pct"/>
            <w:tcBorders>
              <w:top w:val="nil"/>
              <w:left w:val="nil"/>
              <w:bottom w:val="nil"/>
              <w:right w:val="nil"/>
            </w:tcBorders>
            <w:shd w:val="clear" w:color="auto" w:fill="auto"/>
            <w:noWrap/>
            <w:vAlign w:val="bottom"/>
            <w:hideMark/>
          </w:tcPr>
          <w:p w14:paraId="1ECC889A"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27A1350B"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57630E7F"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3F9A8A79" w14:textId="77777777" w:rsidR="009139C2" w:rsidRPr="00E75E8F" w:rsidRDefault="009139C2" w:rsidP="00300454">
            <w:pPr>
              <w:spacing w:after="0"/>
              <w:jc w:val="center"/>
              <w:rPr>
                <w:sz w:val="20"/>
                <w:szCs w:val="20"/>
              </w:rPr>
            </w:pPr>
            <w:r w:rsidRPr="00E75E8F">
              <w:rPr>
                <w:sz w:val="20"/>
                <w:szCs w:val="20"/>
              </w:rPr>
              <w:t>1995</w:t>
            </w:r>
            <w:r w:rsidRPr="00E75E8F">
              <w:rPr>
                <w:sz w:val="20"/>
                <w:szCs w:val="20"/>
                <w:vertAlign w:val="superscript"/>
              </w:rPr>
              <w:t>a</w:t>
            </w:r>
          </w:p>
        </w:tc>
        <w:tc>
          <w:tcPr>
            <w:tcW w:w="1000" w:type="pct"/>
            <w:tcBorders>
              <w:top w:val="nil"/>
              <w:left w:val="nil"/>
              <w:bottom w:val="nil"/>
              <w:right w:val="nil"/>
            </w:tcBorders>
            <w:shd w:val="clear" w:color="auto" w:fill="auto"/>
            <w:noWrap/>
            <w:vAlign w:val="bottom"/>
            <w:hideMark/>
          </w:tcPr>
          <w:p w14:paraId="26BF07EB"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099F928C"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49C5C5F9" w14:textId="77777777" w:rsidR="009139C2" w:rsidRPr="00E75E8F" w:rsidRDefault="009139C2" w:rsidP="00300454">
            <w:pPr>
              <w:spacing w:after="0"/>
              <w:jc w:val="center"/>
              <w:rPr>
                <w:sz w:val="20"/>
                <w:szCs w:val="20"/>
              </w:rPr>
            </w:pPr>
            <w:r w:rsidRPr="00E75E8F">
              <w:rPr>
                <w:sz w:val="20"/>
                <w:szCs w:val="20"/>
              </w:rPr>
              <w:t>---</w:t>
            </w:r>
          </w:p>
        </w:tc>
        <w:tc>
          <w:tcPr>
            <w:tcW w:w="999" w:type="pct"/>
            <w:tcBorders>
              <w:top w:val="nil"/>
              <w:left w:val="nil"/>
              <w:bottom w:val="nil"/>
              <w:right w:val="nil"/>
            </w:tcBorders>
            <w:shd w:val="clear" w:color="auto" w:fill="auto"/>
            <w:noWrap/>
            <w:vAlign w:val="bottom"/>
            <w:hideMark/>
          </w:tcPr>
          <w:p w14:paraId="4348B560" w14:textId="77777777" w:rsidR="009139C2" w:rsidRPr="00E75E8F" w:rsidRDefault="009139C2" w:rsidP="00300454">
            <w:pPr>
              <w:spacing w:after="0"/>
              <w:jc w:val="center"/>
              <w:rPr>
                <w:color w:val="000000"/>
                <w:sz w:val="20"/>
                <w:szCs w:val="20"/>
              </w:rPr>
            </w:pPr>
            <w:r w:rsidRPr="00E75E8F">
              <w:rPr>
                <w:color w:val="000000"/>
                <w:sz w:val="20"/>
                <w:szCs w:val="20"/>
              </w:rPr>
              <w:t>2</w:t>
            </w:r>
          </w:p>
        </w:tc>
      </w:tr>
      <w:tr w:rsidR="009139C2" w:rsidRPr="00E75E8F" w14:paraId="78E08195"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0E300A30" w14:textId="77777777" w:rsidR="009139C2" w:rsidRPr="00E75E8F" w:rsidRDefault="009139C2" w:rsidP="00300454">
            <w:pPr>
              <w:spacing w:after="0"/>
              <w:jc w:val="center"/>
              <w:rPr>
                <w:sz w:val="20"/>
                <w:szCs w:val="20"/>
              </w:rPr>
            </w:pPr>
            <w:r w:rsidRPr="00E75E8F">
              <w:rPr>
                <w:sz w:val="20"/>
                <w:szCs w:val="20"/>
              </w:rPr>
              <w:t>1996</w:t>
            </w:r>
            <w:r w:rsidRPr="00E75E8F">
              <w:rPr>
                <w:sz w:val="20"/>
                <w:szCs w:val="20"/>
                <w:vertAlign w:val="superscript"/>
              </w:rPr>
              <w:t xml:space="preserve"> a</w:t>
            </w:r>
          </w:p>
        </w:tc>
        <w:tc>
          <w:tcPr>
            <w:tcW w:w="1000" w:type="pct"/>
            <w:tcBorders>
              <w:top w:val="nil"/>
              <w:left w:val="nil"/>
              <w:bottom w:val="nil"/>
              <w:right w:val="nil"/>
            </w:tcBorders>
            <w:shd w:val="clear" w:color="auto" w:fill="auto"/>
            <w:noWrap/>
            <w:vAlign w:val="bottom"/>
            <w:hideMark/>
          </w:tcPr>
          <w:p w14:paraId="64038410"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75EE5597"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535684C1" w14:textId="77777777" w:rsidR="009139C2" w:rsidRPr="00E75E8F" w:rsidRDefault="009139C2" w:rsidP="00300454">
            <w:pPr>
              <w:spacing w:after="0"/>
              <w:jc w:val="center"/>
              <w:rPr>
                <w:sz w:val="20"/>
                <w:szCs w:val="20"/>
              </w:rPr>
            </w:pPr>
            <w:r w:rsidRPr="00E75E8F">
              <w:rPr>
                <w:sz w:val="20"/>
                <w:szCs w:val="20"/>
              </w:rPr>
              <w:t>---</w:t>
            </w:r>
          </w:p>
        </w:tc>
        <w:tc>
          <w:tcPr>
            <w:tcW w:w="999" w:type="pct"/>
            <w:tcBorders>
              <w:top w:val="nil"/>
              <w:left w:val="nil"/>
              <w:bottom w:val="nil"/>
              <w:right w:val="nil"/>
            </w:tcBorders>
            <w:shd w:val="clear" w:color="auto" w:fill="auto"/>
            <w:noWrap/>
            <w:vAlign w:val="bottom"/>
            <w:hideMark/>
          </w:tcPr>
          <w:p w14:paraId="392FC68A" w14:textId="77777777" w:rsidR="009139C2" w:rsidRPr="00E75E8F" w:rsidRDefault="009139C2" w:rsidP="00300454">
            <w:pPr>
              <w:spacing w:after="0"/>
              <w:jc w:val="center"/>
              <w:rPr>
                <w:color w:val="000000"/>
                <w:sz w:val="20"/>
                <w:szCs w:val="20"/>
              </w:rPr>
            </w:pPr>
            <w:r w:rsidRPr="00E75E8F">
              <w:rPr>
                <w:color w:val="000000"/>
                <w:sz w:val="20"/>
                <w:szCs w:val="20"/>
              </w:rPr>
              <w:t>2</w:t>
            </w:r>
          </w:p>
        </w:tc>
      </w:tr>
      <w:tr w:rsidR="009139C2" w:rsidRPr="00E75E8F" w14:paraId="1C29ECBF"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57D82F15" w14:textId="77777777" w:rsidR="009139C2" w:rsidRPr="00E75E8F" w:rsidRDefault="009139C2" w:rsidP="00300454">
            <w:pPr>
              <w:spacing w:after="0"/>
              <w:jc w:val="center"/>
              <w:rPr>
                <w:sz w:val="20"/>
                <w:szCs w:val="20"/>
              </w:rPr>
            </w:pPr>
            <w:r w:rsidRPr="00E75E8F">
              <w:rPr>
                <w:sz w:val="20"/>
                <w:szCs w:val="20"/>
              </w:rPr>
              <w:t>1997</w:t>
            </w:r>
          </w:p>
        </w:tc>
        <w:tc>
          <w:tcPr>
            <w:tcW w:w="1000" w:type="pct"/>
            <w:tcBorders>
              <w:top w:val="nil"/>
              <w:left w:val="nil"/>
              <w:bottom w:val="nil"/>
              <w:right w:val="nil"/>
            </w:tcBorders>
            <w:shd w:val="clear" w:color="auto" w:fill="auto"/>
            <w:noWrap/>
            <w:vAlign w:val="bottom"/>
            <w:hideMark/>
          </w:tcPr>
          <w:p w14:paraId="1B931F82" w14:textId="77777777" w:rsidR="009139C2" w:rsidRPr="00E75E8F" w:rsidRDefault="009139C2" w:rsidP="00300454">
            <w:pPr>
              <w:spacing w:after="0"/>
              <w:jc w:val="center"/>
              <w:rPr>
                <w:sz w:val="20"/>
                <w:szCs w:val="20"/>
              </w:rPr>
            </w:pPr>
            <w:r w:rsidRPr="00E75E8F">
              <w:rPr>
                <w:sz w:val="20"/>
                <w:szCs w:val="20"/>
              </w:rPr>
              <w:t>9,780</w:t>
            </w:r>
          </w:p>
        </w:tc>
        <w:tc>
          <w:tcPr>
            <w:tcW w:w="1000" w:type="pct"/>
            <w:tcBorders>
              <w:top w:val="nil"/>
              <w:left w:val="nil"/>
              <w:bottom w:val="nil"/>
              <w:right w:val="nil"/>
            </w:tcBorders>
            <w:shd w:val="clear" w:color="auto" w:fill="auto"/>
            <w:noWrap/>
            <w:vAlign w:val="bottom"/>
            <w:hideMark/>
          </w:tcPr>
          <w:p w14:paraId="762C80C3" w14:textId="77777777" w:rsidR="009139C2" w:rsidRPr="00E75E8F" w:rsidRDefault="009139C2" w:rsidP="00300454">
            <w:pPr>
              <w:spacing w:after="0"/>
              <w:jc w:val="center"/>
              <w:rPr>
                <w:color w:val="000000"/>
                <w:sz w:val="20"/>
                <w:szCs w:val="20"/>
              </w:rPr>
            </w:pPr>
            <w:r w:rsidRPr="00E75E8F">
              <w:rPr>
                <w:color w:val="000000"/>
                <w:sz w:val="20"/>
                <w:szCs w:val="20"/>
              </w:rPr>
              <w:t>9/16/1997</w:t>
            </w:r>
          </w:p>
        </w:tc>
        <w:tc>
          <w:tcPr>
            <w:tcW w:w="1000" w:type="pct"/>
            <w:tcBorders>
              <w:top w:val="nil"/>
              <w:left w:val="nil"/>
              <w:bottom w:val="nil"/>
              <w:right w:val="nil"/>
            </w:tcBorders>
            <w:shd w:val="clear" w:color="auto" w:fill="auto"/>
            <w:noWrap/>
            <w:vAlign w:val="bottom"/>
            <w:hideMark/>
          </w:tcPr>
          <w:p w14:paraId="24549E12"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5D40DB4C"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75B9B1C9"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0F6C11B7" w14:textId="77777777" w:rsidR="009139C2" w:rsidRPr="00E75E8F" w:rsidRDefault="009139C2" w:rsidP="00300454">
            <w:pPr>
              <w:spacing w:after="0"/>
              <w:jc w:val="center"/>
              <w:rPr>
                <w:sz w:val="20"/>
                <w:szCs w:val="20"/>
              </w:rPr>
            </w:pPr>
            <w:r w:rsidRPr="00E75E8F">
              <w:rPr>
                <w:sz w:val="20"/>
                <w:szCs w:val="20"/>
              </w:rPr>
              <w:t>1998</w:t>
            </w:r>
            <w:r w:rsidRPr="00E75E8F">
              <w:rPr>
                <w:sz w:val="20"/>
                <w:szCs w:val="20"/>
                <w:vertAlign w:val="superscript"/>
              </w:rPr>
              <w:t xml:space="preserve"> a</w:t>
            </w:r>
          </w:p>
        </w:tc>
        <w:tc>
          <w:tcPr>
            <w:tcW w:w="1000" w:type="pct"/>
            <w:tcBorders>
              <w:top w:val="nil"/>
              <w:left w:val="nil"/>
              <w:bottom w:val="nil"/>
              <w:right w:val="nil"/>
            </w:tcBorders>
            <w:shd w:val="clear" w:color="auto" w:fill="auto"/>
            <w:noWrap/>
            <w:vAlign w:val="bottom"/>
            <w:hideMark/>
          </w:tcPr>
          <w:p w14:paraId="3FF0410B"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7EFC193C"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286115A0" w14:textId="77777777" w:rsidR="009139C2" w:rsidRPr="00E75E8F" w:rsidRDefault="009139C2" w:rsidP="00300454">
            <w:pPr>
              <w:spacing w:after="0"/>
              <w:jc w:val="center"/>
              <w:rPr>
                <w:sz w:val="20"/>
                <w:szCs w:val="20"/>
              </w:rPr>
            </w:pPr>
            <w:r w:rsidRPr="00E75E8F">
              <w:rPr>
                <w:sz w:val="20"/>
                <w:szCs w:val="20"/>
              </w:rPr>
              <w:t>---</w:t>
            </w:r>
          </w:p>
        </w:tc>
        <w:tc>
          <w:tcPr>
            <w:tcW w:w="999" w:type="pct"/>
            <w:tcBorders>
              <w:top w:val="nil"/>
              <w:left w:val="nil"/>
              <w:bottom w:val="nil"/>
              <w:right w:val="nil"/>
            </w:tcBorders>
            <w:shd w:val="clear" w:color="auto" w:fill="auto"/>
            <w:noWrap/>
            <w:vAlign w:val="bottom"/>
            <w:hideMark/>
          </w:tcPr>
          <w:p w14:paraId="2F87544C" w14:textId="77777777" w:rsidR="009139C2" w:rsidRPr="00E75E8F" w:rsidRDefault="009139C2" w:rsidP="00300454">
            <w:pPr>
              <w:spacing w:after="0"/>
              <w:jc w:val="center"/>
              <w:rPr>
                <w:color w:val="000000"/>
                <w:sz w:val="20"/>
                <w:szCs w:val="20"/>
              </w:rPr>
            </w:pPr>
            <w:r w:rsidRPr="00E75E8F">
              <w:rPr>
                <w:color w:val="000000"/>
                <w:sz w:val="20"/>
                <w:szCs w:val="20"/>
              </w:rPr>
              <w:t>1</w:t>
            </w:r>
          </w:p>
        </w:tc>
      </w:tr>
      <w:tr w:rsidR="009139C2" w:rsidRPr="00E75E8F" w14:paraId="39260DA8"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6FE6657A" w14:textId="77777777" w:rsidR="009139C2" w:rsidRPr="00E75E8F" w:rsidRDefault="009139C2" w:rsidP="00300454">
            <w:pPr>
              <w:spacing w:after="0"/>
              <w:jc w:val="center"/>
              <w:rPr>
                <w:sz w:val="20"/>
                <w:szCs w:val="20"/>
              </w:rPr>
            </w:pPr>
            <w:r w:rsidRPr="00E75E8F">
              <w:rPr>
                <w:sz w:val="20"/>
                <w:szCs w:val="20"/>
              </w:rPr>
              <w:t>1999</w:t>
            </w:r>
            <w:r w:rsidRPr="00E75E8F">
              <w:rPr>
                <w:sz w:val="20"/>
                <w:szCs w:val="20"/>
                <w:vertAlign w:val="superscript"/>
              </w:rPr>
              <w:t xml:space="preserve"> a</w:t>
            </w:r>
          </w:p>
        </w:tc>
        <w:tc>
          <w:tcPr>
            <w:tcW w:w="1000" w:type="pct"/>
            <w:tcBorders>
              <w:top w:val="nil"/>
              <w:left w:val="nil"/>
              <w:bottom w:val="nil"/>
              <w:right w:val="nil"/>
            </w:tcBorders>
            <w:shd w:val="clear" w:color="auto" w:fill="auto"/>
            <w:noWrap/>
            <w:vAlign w:val="bottom"/>
            <w:hideMark/>
          </w:tcPr>
          <w:p w14:paraId="74CFE417"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666E4069" w14:textId="77777777" w:rsidR="009139C2" w:rsidRPr="00E75E8F" w:rsidRDefault="009139C2" w:rsidP="0030045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2EA9F84D" w14:textId="77777777" w:rsidR="009139C2" w:rsidRPr="00E75E8F" w:rsidRDefault="009139C2" w:rsidP="00300454">
            <w:pPr>
              <w:spacing w:after="0"/>
              <w:jc w:val="center"/>
              <w:rPr>
                <w:sz w:val="20"/>
                <w:szCs w:val="20"/>
              </w:rPr>
            </w:pPr>
            <w:r w:rsidRPr="00E75E8F">
              <w:rPr>
                <w:sz w:val="20"/>
                <w:szCs w:val="20"/>
              </w:rPr>
              <w:t>---</w:t>
            </w:r>
          </w:p>
        </w:tc>
        <w:tc>
          <w:tcPr>
            <w:tcW w:w="999" w:type="pct"/>
            <w:tcBorders>
              <w:top w:val="nil"/>
              <w:left w:val="nil"/>
              <w:bottom w:val="nil"/>
              <w:right w:val="nil"/>
            </w:tcBorders>
            <w:shd w:val="clear" w:color="auto" w:fill="auto"/>
            <w:noWrap/>
            <w:vAlign w:val="bottom"/>
            <w:hideMark/>
          </w:tcPr>
          <w:p w14:paraId="49A77AFD" w14:textId="77777777" w:rsidR="009139C2" w:rsidRPr="00E75E8F" w:rsidRDefault="009139C2" w:rsidP="00300454">
            <w:pPr>
              <w:spacing w:after="0"/>
              <w:jc w:val="center"/>
              <w:rPr>
                <w:color w:val="000000"/>
                <w:sz w:val="20"/>
                <w:szCs w:val="20"/>
              </w:rPr>
            </w:pPr>
            <w:r w:rsidRPr="00E75E8F">
              <w:rPr>
                <w:color w:val="000000"/>
                <w:sz w:val="20"/>
                <w:szCs w:val="20"/>
              </w:rPr>
              <w:t>2</w:t>
            </w:r>
          </w:p>
        </w:tc>
      </w:tr>
      <w:tr w:rsidR="009139C2" w:rsidRPr="00E75E8F" w14:paraId="12361751"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03E6C665" w14:textId="77777777" w:rsidR="009139C2" w:rsidRPr="00E75E8F" w:rsidRDefault="009139C2" w:rsidP="00300454">
            <w:pPr>
              <w:spacing w:after="0"/>
              <w:jc w:val="center"/>
              <w:rPr>
                <w:sz w:val="20"/>
                <w:szCs w:val="20"/>
              </w:rPr>
            </w:pPr>
            <w:r w:rsidRPr="00E75E8F">
              <w:rPr>
                <w:sz w:val="20"/>
                <w:szCs w:val="20"/>
              </w:rPr>
              <w:t>2000</w:t>
            </w:r>
          </w:p>
        </w:tc>
        <w:tc>
          <w:tcPr>
            <w:tcW w:w="1000" w:type="pct"/>
            <w:tcBorders>
              <w:top w:val="nil"/>
              <w:left w:val="nil"/>
              <w:bottom w:val="nil"/>
              <w:right w:val="nil"/>
            </w:tcBorders>
            <w:shd w:val="clear" w:color="auto" w:fill="auto"/>
            <w:noWrap/>
            <w:vAlign w:val="bottom"/>
            <w:hideMark/>
          </w:tcPr>
          <w:p w14:paraId="4755B46F" w14:textId="77777777" w:rsidR="009139C2" w:rsidRPr="00E75E8F" w:rsidRDefault="009139C2" w:rsidP="00300454">
            <w:pPr>
              <w:spacing w:after="0"/>
              <w:jc w:val="center"/>
              <w:rPr>
                <w:sz w:val="20"/>
                <w:szCs w:val="20"/>
              </w:rPr>
            </w:pPr>
            <w:r w:rsidRPr="00E75E8F">
              <w:rPr>
                <w:sz w:val="20"/>
                <w:szCs w:val="20"/>
              </w:rPr>
              <w:t>1,550</w:t>
            </w:r>
          </w:p>
        </w:tc>
        <w:tc>
          <w:tcPr>
            <w:tcW w:w="1000" w:type="pct"/>
            <w:tcBorders>
              <w:top w:val="nil"/>
              <w:left w:val="nil"/>
              <w:bottom w:val="nil"/>
              <w:right w:val="nil"/>
            </w:tcBorders>
            <w:shd w:val="clear" w:color="auto" w:fill="auto"/>
            <w:noWrap/>
            <w:vAlign w:val="bottom"/>
            <w:hideMark/>
          </w:tcPr>
          <w:p w14:paraId="3DF7D274" w14:textId="77777777" w:rsidR="009139C2" w:rsidRPr="00E75E8F" w:rsidRDefault="009139C2" w:rsidP="00300454">
            <w:pPr>
              <w:spacing w:after="0"/>
              <w:jc w:val="center"/>
              <w:rPr>
                <w:color w:val="000000"/>
                <w:sz w:val="20"/>
                <w:szCs w:val="20"/>
              </w:rPr>
            </w:pPr>
            <w:r w:rsidRPr="00E75E8F">
              <w:rPr>
                <w:color w:val="000000"/>
                <w:sz w:val="20"/>
                <w:szCs w:val="20"/>
              </w:rPr>
              <w:t>9/1/2000</w:t>
            </w:r>
          </w:p>
        </w:tc>
        <w:tc>
          <w:tcPr>
            <w:tcW w:w="1000" w:type="pct"/>
            <w:tcBorders>
              <w:top w:val="nil"/>
              <w:left w:val="nil"/>
              <w:bottom w:val="nil"/>
              <w:right w:val="nil"/>
            </w:tcBorders>
            <w:shd w:val="clear" w:color="auto" w:fill="auto"/>
            <w:noWrap/>
            <w:vAlign w:val="bottom"/>
            <w:hideMark/>
          </w:tcPr>
          <w:p w14:paraId="67517498"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AF2DDDC"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166E8E30" w14:textId="77777777" w:rsidTr="00855C96">
        <w:trPr>
          <w:trHeight w:val="255"/>
          <w:jc w:val="center"/>
        </w:trPr>
        <w:tc>
          <w:tcPr>
            <w:tcW w:w="1001" w:type="pct"/>
            <w:tcBorders>
              <w:top w:val="nil"/>
              <w:left w:val="nil"/>
              <w:bottom w:val="nil"/>
              <w:right w:val="nil"/>
            </w:tcBorders>
            <w:shd w:val="clear" w:color="auto" w:fill="auto"/>
            <w:noWrap/>
            <w:vAlign w:val="bottom"/>
            <w:hideMark/>
          </w:tcPr>
          <w:p w14:paraId="40294276" w14:textId="77777777" w:rsidR="009139C2" w:rsidRPr="00E75E8F" w:rsidRDefault="009139C2" w:rsidP="00300454">
            <w:pPr>
              <w:spacing w:after="0"/>
              <w:jc w:val="center"/>
              <w:rPr>
                <w:sz w:val="20"/>
                <w:szCs w:val="20"/>
              </w:rPr>
            </w:pPr>
            <w:r w:rsidRPr="00E75E8F">
              <w:rPr>
                <w:sz w:val="20"/>
                <w:szCs w:val="20"/>
              </w:rPr>
              <w:t>2001</w:t>
            </w:r>
          </w:p>
        </w:tc>
        <w:tc>
          <w:tcPr>
            <w:tcW w:w="1000" w:type="pct"/>
            <w:tcBorders>
              <w:top w:val="nil"/>
              <w:left w:val="nil"/>
              <w:bottom w:val="nil"/>
              <w:right w:val="nil"/>
            </w:tcBorders>
            <w:shd w:val="clear" w:color="auto" w:fill="auto"/>
            <w:noWrap/>
            <w:vAlign w:val="bottom"/>
            <w:hideMark/>
          </w:tcPr>
          <w:p w14:paraId="09E78003" w14:textId="77777777" w:rsidR="009139C2" w:rsidRPr="00E75E8F" w:rsidRDefault="009139C2" w:rsidP="00300454">
            <w:pPr>
              <w:spacing w:after="0"/>
              <w:jc w:val="center"/>
              <w:rPr>
                <w:sz w:val="20"/>
                <w:szCs w:val="20"/>
              </w:rPr>
            </w:pPr>
            <w:r w:rsidRPr="00E75E8F">
              <w:rPr>
                <w:sz w:val="20"/>
                <w:szCs w:val="20"/>
              </w:rPr>
              <w:t>5,030</w:t>
            </w:r>
          </w:p>
        </w:tc>
        <w:tc>
          <w:tcPr>
            <w:tcW w:w="1000" w:type="pct"/>
            <w:tcBorders>
              <w:top w:val="nil"/>
              <w:left w:val="nil"/>
              <w:bottom w:val="nil"/>
              <w:right w:val="nil"/>
            </w:tcBorders>
            <w:shd w:val="clear" w:color="auto" w:fill="auto"/>
            <w:noWrap/>
            <w:vAlign w:val="bottom"/>
            <w:hideMark/>
          </w:tcPr>
          <w:p w14:paraId="1126B016" w14:textId="77777777" w:rsidR="009139C2" w:rsidRPr="00E75E8F" w:rsidRDefault="009139C2" w:rsidP="00300454">
            <w:pPr>
              <w:spacing w:after="0"/>
              <w:jc w:val="center"/>
              <w:rPr>
                <w:color w:val="000000"/>
                <w:sz w:val="20"/>
                <w:szCs w:val="20"/>
              </w:rPr>
            </w:pPr>
            <w:r w:rsidRPr="00E75E8F">
              <w:rPr>
                <w:color w:val="000000"/>
                <w:sz w:val="20"/>
                <w:szCs w:val="20"/>
              </w:rPr>
              <w:t>9/11/2001</w:t>
            </w:r>
          </w:p>
        </w:tc>
        <w:tc>
          <w:tcPr>
            <w:tcW w:w="1000" w:type="pct"/>
            <w:tcBorders>
              <w:top w:val="nil"/>
              <w:left w:val="nil"/>
              <w:bottom w:val="nil"/>
              <w:right w:val="nil"/>
            </w:tcBorders>
            <w:shd w:val="clear" w:color="auto" w:fill="auto"/>
            <w:noWrap/>
            <w:vAlign w:val="bottom"/>
            <w:hideMark/>
          </w:tcPr>
          <w:p w14:paraId="143DE9ED"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2643E9D6" w14:textId="77777777" w:rsidR="009139C2" w:rsidRPr="00E75E8F" w:rsidRDefault="009139C2" w:rsidP="00300454">
            <w:pPr>
              <w:spacing w:after="0"/>
              <w:jc w:val="center"/>
              <w:rPr>
                <w:color w:val="000000"/>
                <w:sz w:val="20"/>
                <w:szCs w:val="20"/>
              </w:rPr>
            </w:pPr>
            <w:r w:rsidRPr="00E75E8F">
              <w:rPr>
                <w:color w:val="000000"/>
                <w:sz w:val="20"/>
                <w:szCs w:val="20"/>
              </w:rPr>
              <w:t>4</w:t>
            </w:r>
          </w:p>
        </w:tc>
      </w:tr>
      <w:tr w:rsidR="009139C2" w:rsidRPr="00E75E8F" w14:paraId="28E93201" w14:textId="77777777" w:rsidTr="00855C96">
        <w:trPr>
          <w:trHeight w:val="255"/>
          <w:jc w:val="center"/>
        </w:trPr>
        <w:tc>
          <w:tcPr>
            <w:tcW w:w="1001" w:type="pct"/>
            <w:tcBorders>
              <w:top w:val="nil"/>
              <w:left w:val="nil"/>
              <w:right w:val="nil"/>
            </w:tcBorders>
            <w:shd w:val="clear" w:color="auto" w:fill="auto"/>
            <w:noWrap/>
            <w:vAlign w:val="bottom"/>
            <w:hideMark/>
          </w:tcPr>
          <w:p w14:paraId="2A5179F1" w14:textId="77777777" w:rsidR="009139C2" w:rsidRPr="00E75E8F" w:rsidRDefault="009139C2" w:rsidP="00300454">
            <w:pPr>
              <w:spacing w:after="0"/>
              <w:jc w:val="center"/>
              <w:rPr>
                <w:sz w:val="20"/>
                <w:szCs w:val="20"/>
              </w:rPr>
            </w:pPr>
            <w:r w:rsidRPr="00E75E8F">
              <w:rPr>
                <w:sz w:val="20"/>
                <w:szCs w:val="20"/>
              </w:rPr>
              <w:t>2002</w:t>
            </w:r>
          </w:p>
        </w:tc>
        <w:tc>
          <w:tcPr>
            <w:tcW w:w="1000" w:type="pct"/>
            <w:tcBorders>
              <w:top w:val="nil"/>
              <w:left w:val="nil"/>
              <w:right w:val="nil"/>
            </w:tcBorders>
            <w:shd w:val="clear" w:color="auto" w:fill="auto"/>
            <w:noWrap/>
            <w:vAlign w:val="bottom"/>
            <w:hideMark/>
          </w:tcPr>
          <w:p w14:paraId="12BFD65D" w14:textId="77777777" w:rsidR="009139C2" w:rsidRPr="00E75E8F" w:rsidRDefault="009139C2" w:rsidP="00300454">
            <w:pPr>
              <w:spacing w:after="0"/>
              <w:jc w:val="center"/>
              <w:rPr>
                <w:sz w:val="20"/>
                <w:szCs w:val="20"/>
              </w:rPr>
            </w:pPr>
            <w:r w:rsidRPr="00E75E8F">
              <w:rPr>
                <w:sz w:val="20"/>
                <w:szCs w:val="20"/>
              </w:rPr>
              <w:t>40,000</w:t>
            </w:r>
          </w:p>
        </w:tc>
        <w:tc>
          <w:tcPr>
            <w:tcW w:w="1000" w:type="pct"/>
            <w:tcBorders>
              <w:top w:val="nil"/>
              <w:left w:val="nil"/>
              <w:right w:val="nil"/>
            </w:tcBorders>
            <w:shd w:val="clear" w:color="auto" w:fill="auto"/>
            <w:noWrap/>
            <w:vAlign w:val="bottom"/>
            <w:hideMark/>
          </w:tcPr>
          <w:p w14:paraId="648F7005" w14:textId="77777777" w:rsidR="009139C2" w:rsidRPr="00E75E8F" w:rsidRDefault="009139C2" w:rsidP="00300454">
            <w:pPr>
              <w:spacing w:after="0"/>
              <w:jc w:val="center"/>
              <w:rPr>
                <w:color w:val="000000"/>
                <w:sz w:val="20"/>
                <w:szCs w:val="20"/>
              </w:rPr>
            </w:pPr>
            <w:r w:rsidRPr="00E75E8F">
              <w:rPr>
                <w:color w:val="000000"/>
                <w:sz w:val="20"/>
                <w:szCs w:val="20"/>
              </w:rPr>
              <w:t>9/25/2002</w:t>
            </w:r>
          </w:p>
        </w:tc>
        <w:tc>
          <w:tcPr>
            <w:tcW w:w="1000" w:type="pct"/>
            <w:tcBorders>
              <w:top w:val="nil"/>
              <w:left w:val="nil"/>
              <w:right w:val="nil"/>
            </w:tcBorders>
            <w:shd w:val="clear" w:color="auto" w:fill="auto"/>
            <w:noWrap/>
            <w:vAlign w:val="bottom"/>
            <w:hideMark/>
          </w:tcPr>
          <w:p w14:paraId="6DC95F88"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right w:val="nil"/>
            </w:tcBorders>
            <w:shd w:val="clear" w:color="auto" w:fill="auto"/>
            <w:noWrap/>
            <w:vAlign w:val="bottom"/>
            <w:hideMark/>
          </w:tcPr>
          <w:p w14:paraId="6162DDF0" w14:textId="77777777" w:rsidR="009139C2" w:rsidRPr="00E75E8F" w:rsidRDefault="009139C2" w:rsidP="00300454">
            <w:pPr>
              <w:spacing w:after="0"/>
              <w:jc w:val="center"/>
              <w:rPr>
                <w:color w:val="000000"/>
                <w:sz w:val="20"/>
                <w:szCs w:val="20"/>
              </w:rPr>
            </w:pPr>
            <w:r w:rsidRPr="00E75E8F">
              <w:rPr>
                <w:color w:val="000000"/>
                <w:sz w:val="20"/>
                <w:szCs w:val="20"/>
              </w:rPr>
              <w:t>3</w:t>
            </w:r>
          </w:p>
        </w:tc>
      </w:tr>
      <w:tr w:rsidR="009139C2" w:rsidRPr="00E75E8F" w14:paraId="034F745C" w14:textId="77777777" w:rsidTr="00855C96">
        <w:trPr>
          <w:trHeight w:val="255"/>
          <w:jc w:val="center"/>
        </w:trPr>
        <w:tc>
          <w:tcPr>
            <w:tcW w:w="1001" w:type="pct"/>
            <w:tcBorders>
              <w:top w:val="nil"/>
              <w:left w:val="nil"/>
              <w:right w:val="nil"/>
            </w:tcBorders>
            <w:shd w:val="clear" w:color="auto" w:fill="auto"/>
            <w:noWrap/>
            <w:vAlign w:val="bottom"/>
            <w:hideMark/>
          </w:tcPr>
          <w:p w14:paraId="153026D5" w14:textId="77777777" w:rsidR="009139C2" w:rsidRPr="00E75E8F" w:rsidRDefault="009139C2" w:rsidP="00300454">
            <w:pPr>
              <w:spacing w:after="0"/>
              <w:jc w:val="center"/>
              <w:rPr>
                <w:sz w:val="20"/>
                <w:szCs w:val="20"/>
              </w:rPr>
            </w:pPr>
            <w:r w:rsidRPr="00E75E8F">
              <w:rPr>
                <w:sz w:val="20"/>
                <w:szCs w:val="20"/>
              </w:rPr>
              <w:t>2003</w:t>
            </w:r>
          </w:p>
        </w:tc>
        <w:tc>
          <w:tcPr>
            <w:tcW w:w="1000" w:type="pct"/>
            <w:tcBorders>
              <w:top w:val="nil"/>
              <w:left w:val="nil"/>
              <w:right w:val="nil"/>
            </w:tcBorders>
            <w:shd w:val="clear" w:color="auto" w:fill="auto"/>
            <w:noWrap/>
            <w:vAlign w:val="bottom"/>
            <w:hideMark/>
          </w:tcPr>
          <w:p w14:paraId="734E8461" w14:textId="77777777" w:rsidR="009139C2" w:rsidRPr="00E75E8F" w:rsidRDefault="009139C2" w:rsidP="00300454">
            <w:pPr>
              <w:spacing w:after="0"/>
              <w:jc w:val="center"/>
              <w:rPr>
                <w:sz w:val="20"/>
                <w:szCs w:val="20"/>
              </w:rPr>
            </w:pPr>
            <w:r w:rsidRPr="00E75E8F">
              <w:rPr>
                <w:sz w:val="20"/>
                <w:szCs w:val="20"/>
              </w:rPr>
              <w:t>6,009</w:t>
            </w:r>
          </w:p>
        </w:tc>
        <w:tc>
          <w:tcPr>
            <w:tcW w:w="1000" w:type="pct"/>
            <w:tcBorders>
              <w:top w:val="nil"/>
              <w:left w:val="nil"/>
              <w:right w:val="nil"/>
            </w:tcBorders>
            <w:shd w:val="clear" w:color="auto" w:fill="auto"/>
            <w:noWrap/>
            <w:vAlign w:val="bottom"/>
            <w:hideMark/>
          </w:tcPr>
          <w:p w14:paraId="263976A0" w14:textId="77777777" w:rsidR="009139C2" w:rsidRPr="00E75E8F" w:rsidRDefault="009139C2" w:rsidP="00300454">
            <w:pPr>
              <w:spacing w:after="0"/>
              <w:jc w:val="center"/>
              <w:rPr>
                <w:color w:val="000000"/>
                <w:sz w:val="20"/>
                <w:szCs w:val="20"/>
              </w:rPr>
            </w:pPr>
            <w:r w:rsidRPr="00E75E8F">
              <w:rPr>
                <w:color w:val="000000"/>
                <w:sz w:val="20"/>
                <w:szCs w:val="20"/>
              </w:rPr>
              <w:t>9/30/2003</w:t>
            </w:r>
          </w:p>
        </w:tc>
        <w:tc>
          <w:tcPr>
            <w:tcW w:w="1000" w:type="pct"/>
            <w:tcBorders>
              <w:top w:val="nil"/>
              <w:left w:val="nil"/>
              <w:right w:val="nil"/>
            </w:tcBorders>
            <w:shd w:val="clear" w:color="auto" w:fill="auto"/>
            <w:noWrap/>
            <w:vAlign w:val="bottom"/>
            <w:hideMark/>
          </w:tcPr>
          <w:p w14:paraId="0588957F" w14:textId="77777777" w:rsidR="009139C2" w:rsidRPr="00E75E8F" w:rsidRDefault="009139C2" w:rsidP="00300454">
            <w:pPr>
              <w:spacing w:after="0"/>
              <w:jc w:val="center"/>
              <w:rPr>
                <w:color w:val="000000"/>
                <w:sz w:val="20"/>
                <w:szCs w:val="20"/>
              </w:rPr>
            </w:pPr>
            <w:r w:rsidRPr="00E75E8F">
              <w:rPr>
                <w:color w:val="000000"/>
                <w:sz w:val="20"/>
                <w:szCs w:val="20"/>
              </w:rPr>
              <w:t>Boat</w:t>
            </w:r>
          </w:p>
        </w:tc>
        <w:tc>
          <w:tcPr>
            <w:tcW w:w="999" w:type="pct"/>
            <w:tcBorders>
              <w:top w:val="nil"/>
              <w:left w:val="nil"/>
              <w:right w:val="nil"/>
            </w:tcBorders>
            <w:shd w:val="clear" w:color="auto" w:fill="auto"/>
            <w:noWrap/>
            <w:vAlign w:val="bottom"/>
            <w:hideMark/>
          </w:tcPr>
          <w:p w14:paraId="63DBD38B" w14:textId="77777777" w:rsidR="009139C2" w:rsidRPr="00E75E8F" w:rsidRDefault="009139C2" w:rsidP="00300454">
            <w:pPr>
              <w:spacing w:after="0"/>
              <w:jc w:val="center"/>
              <w:rPr>
                <w:color w:val="000000"/>
                <w:sz w:val="20"/>
                <w:szCs w:val="20"/>
              </w:rPr>
            </w:pPr>
            <w:r w:rsidRPr="00E75E8F">
              <w:rPr>
                <w:color w:val="000000"/>
                <w:sz w:val="20"/>
                <w:szCs w:val="20"/>
              </w:rPr>
              <w:t>6</w:t>
            </w:r>
          </w:p>
        </w:tc>
      </w:tr>
      <w:tr w:rsidR="007F70C1" w:rsidRPr="00E75E8F" w14:paraId="2E42D958" w14:textId="77777777" w:rsidTr="00855C96">
        <w:trPr>
          <w:trHeight w:val="255"/>
          <w:jc w:val="center"/>
        </w:trPr>
        <w:tc>
          <w:tcPr>
            <w:tcW w:w="1001" w:type="pct"/>
            <w:tcBorders>
              <w:left w:val="nil"/>
              <w:bottom w:val="nil"/>
              <w:right w:val="nil"/>
            </w:tcBorders>
            <w:shd w:val="clear" w:color="auto" w:fill="auto"/>
            <w:noWrap/>
            <w:vAlign w:val="bottom"/>
            <w:hideMark/>
          </w:tcPr>
          <w:p w14:paraId="520A3001" w14:textId="77777777" w:rsidR="007F70C1" w:rsidRPr="00E75E8F" w:rsidRDefault="007F70C1" w:rsidP="00C61714">
            <w:pPr>
              <w:spacing w:after="0"/>
              <w:jc w:val="center"/>
              <w:rPr>
                <w:sz w:val="20"/>
                <w:szCs w:val="20"/>
              </w:rPr>
            </w:pPr>
            <w:r w:rsidRPr="00E75E8F">
              <w:rPr>
                <w:sz w:val="20"/>
                <w:szCs w:val="20"/>
              </w:rPr>
              <w:t>2004</w:t>
            </w:r>
          </w:p>
        </w:tc>
        <w:tc>
          <w:tcPr>
            <w:tcW w:w="1000" w:type="pct"/>
            <w:tcBorders>
              <w:left w:val="nil"/>
              <w:bottom w:val="nil"/>
              <w:right w:val="nil"/>
            </w:tcBorders>
            <w:shd w:val="clear" w:color="auto" w:fill="auto"/>
            <w:noWrap/>
            <w:vAlign w:val="bottom"/>
            <w:hideMark/>
          </w:tcPr>
          <w:p w14:paraId="6BE06E07" w14:textId="77777777" w:rsidR="007F70C1" w:rsidRPr="00E75E8F" w:rsidRDefault="007F70C1" w:rsidP="00C61714">
            <w:pPr>
              <w:spacing w:after="0"/>
              <w:jc w:val="center"/>
              <w:rPr>
                <w:sz w:val="20"/>
                <w:szCs w:val="20"/>
              </w:rPr>
            </w:pPr>
            <w:r w:rsidRPr="00E75E8F">
              <w:rPr>
                <w:sz w:val="20"/>
                <w:szCs w:val="20"/>
              </w:rPr>
              <w:t>10,284</w:t>
            </w:r>
          </w:p>
        </w:tc>
        <w:tc>
          <w:tcPr>
            <w:tcW w:w="1000" w:type="pct"/>
            <w:tcBorders>
              <w:left w:val="nil"/>
              <w:bottom w:val="nil"/>
              <w:right w:val="nil"/>
            </w:tcBorders>
            <w:shd w:val="clear" w:color="auto" w:fill="auto"/>
            <w:noWrap/>
            <w:vAlign w:val="bottom"/>
            <w:hideMark/>
          </w:tcPr>
          <w:p w14:paraId="1BE9F051" w14:textId="77777777" w:rsidR="007F70C1" w:rsidRPr="00E75E8F" w:rsidRDefault="007F70C1" w:rsidP="00C61714">
            <w:pPr>
              <w:spacing w:after="0"/>
              <w:jc w:val="center"/>
              <w:rPr>
                <w:color w:val="000000"/>
                <w:sz w:val="20"/>
                <w:szCs w:val="20"/>
              </w:rPr>
            </w:pPr>
            <w:r w:rsidRPr="00E75E8F">
              <w:rPr>
                <w:color w:val="000000"/>
                <w:sz w:val="20"/>
                <w:szCs w:val="20"/>
              </w:rPr>
              <w:t>9/9/2004</w:t>
            </w:r>
          </w:p>
        </w:tc>
        <w:tc>
          <w:tcPr>
            <w:tcW w:w="1000" w:type="pct"/>
            <w:tcBorders>
              <w:left w:val="nil"/>
              <w:bottom w:val="nil"/>
              <w:right w:val="nil"/>
            </w:tcBorders>
            <w:shd w:val="clear" w:color="auto" w:fill="auto"/>
            <w:noWrap/>
            <w:vAlign w:val="bottom"/>
            <w:hideMark/>
          </w:tcPr>
          <w:p w14:paraId="78B50AF2"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left w:val="nil"/>
              <w:bottom w:val="nil"/>
              <w:right w:val="nil"/>
            </w:tcBorders>
            <w:shd w:val="clear" w:color="auto" w:fill="auto"/>
            <w:noWrap/>
            <w:vAlign w:val="bottom"/>
            <w:hideMark/>
          </w:tcPr>
          <w:p w14:paraId="5471D69B" w14:textId="77777777" w:rsidR="007F70C1" w:rsidRPr="00E75E8F" w:rsidRDefault="007F70C1" w:rsidP="00C61714">
            <w:pPr>
              <w:spacing w:after="0"/>
              <w:jc w:val="center"/>
              <w:rPr>
                <w:color w:val="000000"/>
                <w:sz w:val="20"/>
                <w:szCs w:val="20"/>
              </w:rPr>
            </w:pPr>
            <w:r w:rsidRPr="00E75E8F">
              <w:rPr>
                <w:color w:val="000000"/>
                <w:sz w:val="20"/>
                <w:szCs w:val="20"/>
              </w:rPr>
              <w:t>4</w:t>
            </w:r>
          </w:p>
        </w:tc>
      </w:tr>
      <w:tr w:rsidR="007F70C1" w:rsidRPr="00E75E8F" w14:paraId="189E7CCA"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5598C10F" w14:textId="77777777" w:rsidR="007F70C1" w:rsidRPr="00E75E8F" w:rsidRDefault="007F70C1" w:rsidP="00C61714">
            <w:pPr>
              <w:spacing w:after="0"/>
              <w:jc w:val="center"/>
              <w:rPr>
                <w:sz w:val="20"/>
                <w:szCs w:val="20"/>
              </w:rPr>
            </w:pPr>
            <w:r w:rsidRPr="00E75E8F">
              <w:rPr>
                <w:sz w:val="20"/>
                <w:szCs w:val="20"/>
              </w:rPr>
              <w:t>2005</w:t>
            </w:r>
          </w:p>
        </w:tc>
        <w:tc>
          <w:tcPr>
            <w:tcW w:w="1000" w:type="pct"/>
            <w:tcBorders>
              <w:top w:val="nil"/>
              <w:left w:val="nil"/>
              <w:bottom w:val="nil"/>
              <w:right w:val="nil"/>
            </w:tcBorders>
            <w:shd w:val="clear" w:color="auto" w:fill="auto"/>
            <w:noWrap/>
            <w:vAlign w:val="bottom"/>
            <w:hideMark/>
          </w:tcPr>
          <w:p w14:paraId="60335036" w14:textId="77777777" w:rsidR="007F70C1" w:rsidRPr="00E75E8F" w:rsidRDefault="007F70C1" w:rsidP="00C61714">
            <w:pPr>
              <w:spacing w:after="0"/>
              <w:jc w:val="center"/>
              <w:rPr>
                <w:sz w:val="20"/>
                <w:szCs w:val="20"/>
              </w:rPr>
            </w:pPr>
            <w:r w:rsidRPr="00E75E8F">
              <w:rPr>
                <w:sz w:val="20"/>
                <w:szCs w:val="20"/>
              </w:rPr>
              <w:t>2,514</w:t>
            </w:r>
          </w:p>
        </w:tc>
        <w:tc>
          <w:tcPr>
            <w:tcW w:w="1000" w:type="pct"/>
            <w:tcBorders>
              <w:top w:val="nil"/>
              <w:left w:val="nil"/>
              <w:bottom w:val="nil"/>
              <w:right w:val="nil"/>
            </w:tcBorders>
            <w:shd w:val="clear" w:color="auto" w:fill="auto"/>
            <w:noWrap/>
            <w:vAlign w:val="bottom"/>
            <w:hideMark/>
          </w:tcPr>
          <w:p w14:paraId="2B9919CF" w14:textId="77777777" w:rsidR="007F70C1" w:rsidRPr="00E75E8F" w:rsidRDefault="007F70C1" w:rsidP="00C61714">
            <w:pPr>
              <w:spacing w:after="0"/>
              <w:jc w:val="center"/>
              <w:rPr>
                <w:color w:val="000000"/>
                <w:sz w:val="20"/>
                <w:szCs w:val="20"/>
              </w:rPr>
            </w:pPr>
            <w:r w:rsidRPr="00E75E8F">
              <w:rPr>
                <w:color w:val="000000"/>
                <w:sz w:val="20"/>
                <w:szCs w:val="20"/>
              </w:rPr>
              <w:t>9/23/2005</w:t>
            </w:r>
          </w:p>
        </w:tc>
        <w:tc>
          <w:tcPr>
            <w:tcW w:w="1000" w:type="pct"/>
            <w:tcBorders>
              <w:top w:val="nil"/>
              <w:left w:val="nil"/>
              <w:bottom w:val="nil"/>
              <w:right w:val="nil"/>
            </w:tcBorders>
            <w:shd w:val="clear" w:color="auto" w:fill="auto"/>
            <w:noWrap/>
            <w:vAlign w:val="bottom"/>
            <w:hideMark/>
          </w:tcPr>
          <w:p w14:paraId="2B7FED25"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65B98133" w14:textId="77777777" w:rsidR="007F70C1" w:rsidRPr="00E75E8F" w:rsidRDefault="007F70C1" w:rsidP="00C61714">
            <w:pPr>
              <w:spacing w:after="0"/>
              <w:jc w:val="center"/>
              <w:rPr>
                <w:color w:val="000000"/>
                <w:sz w:val="20"/>
                <w:szCs w:val="20"/>
              </w:rPr>
            </w:pPr>
            <w:r w:rsidRPr="00E75E8F">
              <w:rPr>
                <w:color w:val="000000"/>
                <w:sz w:val="20"/>
                <w:szCs w:val="20"/>
              </w:rPr>
              <w:t>6</w:t>
            </w:r>
          </w:p>
        </w:tc>
      </w:tr>
      <w:tr w:rsidR="007F70C1" w:rsidRPr="00E75E8F" w14:paraId="0B85F930"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1325FD25" w14:textId="77777777" w:rsidR="007F70C1" w:rsidRPr="00E75E8F" w:rsidRDefault="007F70C1" w:rsidP="00C61714">
            <w:pPr>
              <w:spacing w:after="0"/>
              <w:jc w:val="center"/>
              <w:rPr>
                <w:sz w:val="20"/>
                <w:szCs w:val="20"/>
              </w:rPr>
            </w:pPr>
            <w:r w:rsidRPr="00E75E8F">
              <w:rPr>
                <w:sz w:val="20"/>
                <w:szCs w:val="20"/>
              </w:rPr>
              <w:t>2006</w:t>
            </w:r>
          </w:p>
        </w:tc>
        <w:tc>
          <w:tcPr>
            <w:tcW w:w="1000" w:type="pct"/>
            <w:tcBorders>
              <w:top w:val="nil"/>
              <w:left w:val="nil"/>
              <w:bottom w:val="nil"/>
              <w:right w:val="nil"/>
            </w:tcBorders>
            <w:shd w:val="clear" w:color="auto" w:fill="auto"/>
            <w:noWrap/>
            <w:vAlign w:val="bottom"/>
            <w:hideMark/>
          </w:tcPr>
          <w:p w14:paraId="336D2AEA" w14:textId="77777777" w:rsidR="007F70C1" w:rsidRPr="00E75E8F" w:rsidRDefault="007F70C1" w:rsidP="00C61714">
            <w:pPr>
              <w:spacing w:after="0"/>
              <w:jc w:val="center"/>
              <w:rPr>
                <w:sz w:val="20"/>
                <w:szCs w:val="20"/>
              </w:rPr>
            </w:pPr>
            <w:r w:rsidRPr="00E75E8F">
              <w:rPr>
                <w:sz w:val="20"/>
                <w:szCs w:val="20"/>
              </w:rPr>
              <w:t>7,950</w:t>
            </w:r>
          </w:p>
        </w:tc>
        <w:tc>
          <w:tcPr>
            <w:tcW w:w="1000" w:type="pct"/>
            <w:tcBorders>
              <w:top w:val="nil"/>
              <w:left w:val="nil"/>
              <w:bottom w:val="nil"/>
              <w:right w:val="nil"/>
            </w:tcBorders>
            <w:shd w:val="clear" w:color="auto" w:fill="auto"/>
            <w:noWrap/>
            <w:vAlign w:val="bottom"/>
            <w:hideMark/>
          </w:tcPr>
          <w:p w14:paraId="7E142EDE" w14:textId="77777777" w:rsidR="007F70C1" w:rsidRPr="00E75E8F" w:rsidRDefault="007F70C1" w:rsidP="00C61714">
            <w:pPr>
              <w:spacing w:after="0"/>
              <w:jc w:val="center"/>
              <w:rPr>
                <w:color w:val="000000"/>
                <w:sz w:val="20"/>
                <w:szCs w:val="20"/>
              </w:rPr>
            </w:pPr>
            <w:r w:rsidRPr="00E75E8F">
              <w:rPr>
                <w:color w:val="000000"/>
                <w:sz w:val="20"/>
                <w:szCs w:val="20"/>
              </w:rPr>
              <w:t>9/25/2006</w:t>
            </w:r>
          </w:p>
        </w:tc>
        <w:tc>
          <w:tcPr>
            <w:tcW w:w="1000" w:type="pct"/>
            <w:tcBorders>
              <w:top w:val="nil"/>
              <w:left w:val="nil"/>
              <w:bottom w:val="nil"/>
              <w:right w:val="nil"/>
            </w:tcBorders>
            <w:shd w:val="clear" w:color="auto" w:fill="auto"/>
            <w:noWrap/>
            <w:vAlign w:val="bottom"/>
            <w:hideMark/>
          </w:tcPr>
          <w:p w14:paraId="6756EF03"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0D1C2361" w14:textId="77777777" w:rsidR="007F70C1" w:rsidRPr="00E75E8F" w:rsidRDefault="007F70C1" w:rsidP="00C61714">
            <w:pPr>
              <w:spacing w:after="0"/>
              <w:jc w:val="center"/>
              <w:rPr>
                <w:color w:val="000000"/>
                <w:sz w:val="20"/>
                <w:szCs w:val="20"/>
              </w:rPr>
            </w:pPr>
            <w:r w:rsidRPr="00E75E8F">
              <w:rPr>
                <w:color w:val="000000"/>
                <w:sz w:val="20"/>
                <w:szCs w:val="20"/>
              </w:rPr>
              <w:t>4</w:t>
            </w:r>
          </w:p>
        </w:tc>
      </w:tr>
      <w:tr w:rsidR="007F70C1" w:rsidRPr="00E75E8F" w14:paraId="2CEA5065"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2DB55BB7" w14:textId="77777777" w:rsidR="007F70C1" w:rsidRPr="00E75E8F" w:rsidRDefault="007F70C1" w:rsidP="00C61714">
            <w:pPr>
              <w:spacing w:after="0"/>
              <w:jc w:val="center"/>
              <w:rPr>
                <w:sz w:val="20"/>
                <w:szCs w:val="20"/>
              </w:rPr>
            </w:pPr>
            <w:r w:rsidRPr="00E75E8F">
              <w:rPr>
                <w:sz w:val="20"/>
                <w:szCs w:val="20"/>
              </w:rPr>
              <w:t>2007</w:t>
            </w:r>
          </w:p>
        </w:tc>
        <w:tc>
          <w:tcPr>
            <w:tcW w:w="1000" w:type="pct"/>
            <w:tcBorders>
              <w:top w:val="nil"/>
              <w:left w:val="nil"/>
              <w:bottom w:val="nil"/>
              <w:right w:val="nil"/>
            </w:tcBorders>
            <w:shd w:val="clear" w:color="auto" w:fill="auto"/>
            <w:noWrap/>
            <w:vAlign w:val="bottom"/>
            <w:hideMark/>
          </w:tcPr>
          <w:p w14:paraId="218C3494" w14:textId="77777777" w:rsidR="007F70C1" w:rsidRPr="00E75E8F" w:rsidRDefault="007F70C1" w:rsidP="00C61714">
            <w:pPr>
              <w:spacing w:after="0"/>
              <w:jc w:val="center"/>
              <w:rPr>
                <w:color w:val="000000"/>
                <w:sz w:val="20"/>
                <w:szCs w:val="20"/>
              </w:rPr>
            </w:pPr>
            <w:r w:rsidRPr="00E75E8F">
              <w:rPr>
                <w:color w:val="000000"/>
                <w:sz w:val="20"/>
                <w:szCs w:val="20"/>
              </w:rPr>
              <w:t>3,736</w:t>
            </w:r>
          </w:p>
        </w:tc>
        <w:tc>
          <w:tcPr>
            <w:tcW w:w="1000" w:type="pct"/>
            <w:tcBorders>
              <w:top w:val="nil"/>
              <w:left w:val="nil"/>
              <w:bottom w:val="nil"/>
              <w:right w:val="nil"/>
            </w:tcBorders>
            <w:shd w:val="clear" w:color="auto" w:fill="auto"/>
            <w:noWrap/>
            <w:vAlign w:val="bottom"/>
            <w:hideMark/>
          </w:tcPr>
          <w:p w14:paraId="1AC9D4FB" w14:textId="77777777" w:rsidR="007F70C1" w:rsidRPr="00E75E8F" w:rsidRDefault="007F70C1" w:rsidP="00C61714">
            <w:pPr>
              <w:spacing w:after="0"/>
              <w:jc w:val="center"/>
              <w:rPr>
                <w:color w:val="000000"/>
                <w:sz w:val="20"/>
                <w:szCs w:val="20"/>
              </w:rPr>
            </w:pPr>
            <w:r w:rsidRPr="00E75E8F">
              <w:rPr>
                <w:color w:val="000000"/>
                <w:sz w:val="20"/>
                <w:szCs w:val="20"/>
              </w:rPr>
              <w:t>9/3/2007</w:t>
            </w:r>
          </w:p>
        </w:tc>
        <w:tc>
          <w:tcPr>
            <w:tcW w:w="1000" w:type="pct"/>
            <w:tcBorders>
              <w:top w:val="nil"/>
              <w:left w:val="nil"/>
              <w:bottom w:val="nil"/>
              <w:right w:val="nil"/>
            </w:tcBorders>
            <w:shd w:val="clear" w:color="auto" w:fill="auto"/>
            <w:noWrap/>
            <w:vAlign w:val="bottom"/>
            <w:hideMark/>
          </w:tcPr>
          <w:p w14:paraId="4BFC5209"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29E40D98" w14:textId="77777777" w:rsidR="007F70C1" w:rsidRPr="00E75E8F" w:rsidRDefault="007F70C1" w:rsidP="00C61714">
            <w:pPr>
              <w:spacing w:after="0"/>
              <w:jc w:val="center"/>
              <w:rPr>
                <w:color w:val="000000"/>
                <w:sz w:val="20"/>
                <w:szCs w:val="20"/>
              </w:rPr>
            </w:pPr>
            <w:r w:rsidRPr="00E75E8F">
              <w:rPr>
                <w:color w:val="000000"/>
                <w:sz w:val="20"/>
                <w:szCs w:val="20"/>
              </w:rPr>
              <w:t>5</w:t>
            </w:r>
          </w:p>
        </w:tc>
      </w:tr>
      <w:tr w:rsidR="007F70C1" w:rsidRPr="00E75E8F" w14:paraId="30382FDD"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341AF3CE" w14:textId="77777777" w:rsidR="007F70C1" w:rsidRPr="00E75E8F" w:rsidRDefault="007F70C1" w:rsidP="00C61714">
            <w:pPr>
              <w:spacing w:after="0"/>
              <w:jc w:val="center"/>
              <w:rPr>
                <w:sz w:val="20"/>
                <w:szCs w:val="20"/>
              </w:rPr>
            </w:pPr>
            <w:r w:rsidRPr="00E75E8F">
              <w:rPr>
                <w:sz w:val="20"/>
                <w:szCs w:val="20"/>
              </w:rPr>
              <w:t>2008</w:t>
            </w:r>
            <w:r w:rsidRPr="00E75E8F">
              <w:rPr>
                <w:sz w:val="20"/>
                <w:szCs w:val="20"/>
                <w:vertAlign w:val="superscript"/>
              </w:rPr>
              <w:t xml:space="preserve"> a</w:t>
            </w:r>
          </w:p>
        </w:tc>
        <w:tc>
          <w:tcPr>
            <w:tcW w:w="1000" w:type="pct"/>
            <w:tcBorders>
              <w:top w:val="nil"/>
              <w:left w:val="nil"/>
              <w:bottom w:val="nil"/>
              <w:right w:val="nil"/>
            </w:tcBorders>
            <w:shd w:val="clear" w:color="auto" w:fill="auto"/>
            <w:noWrap/>
            <w:vAlign w:val="bottom"/>
            <w:hideMark/>
          </w:tcPr>
          <w:p w14:paraId="0907F9C2" w14:textId="77777777" w:rsidR="007F70C1" w:rsidRPr="00E75E8F" w:rsidRDefault="007F70C1" w:rsidP="00C6171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12054BBD" w14:textId="77777777" w:rsidR="007F70C1" w:rsidRPr="00E75E8F" w:rsidRDefault="007F70C1" w:rsidP="00C61714">
            <w:pPr>
              <w:spacing w:after="0"/>
              <w:jc w:val="center"/>
              <w:rPr>
                <w:sz w:val="20"/>
                <w:szCs w:val="20"/>
              </w:rPr>
            </w:pPr>
            <w:r w:rsidRPr="00E75E8F">
              <w:rPr>
                <w:sz w:val="20"/>
                <w:szCs w:val="20"/>
              </w:rPr>
              <w:t>---</w:t>
            </w:r>
          </w:p>
        </w:tc>
        <w:tc>
          <w:tcPr>
            <w:tcW w:w="1000" w:type="pct"/>
            <w:tcBorders>
              <w:top w:val="nil"/>
              <w:left w:val="nil"/>
              <w:bottom w:val="nil"/>
              <w:right w:val="nil"/>
            </w:tcBorders>
            <w:shd w:val="clear" w:color="auto" w:fill="auto"/>
            <w:noWrap/>
            <w:vAlign w:val="bottom"/>
            <w:hideMark/>
          </w:tcPr>
          <w:p w14:paraId="70375757" w14:textId="77777777" w:rsidR="007F70C1" w:rsidRPr="00E75E8F" w:rsidRDefault="007F70C1" w:rsidP="00C61714">
            <w:pPr>
              <w:spacing w:after="0"/>
              <w:jc w:val="center"/>
              <w:rPr>
                <w:sz w:val="20"/>
                <w:szCs w:val="20"/>
              </w:rPr>
            </w:pPr>
            <w:r w:rsidRPr="00E75E8F">
              <w:rPr>
                <w:sz w:val="20"/>
                <w:szCs w:val="20"/>
              </w:rPr>
              <w:t>---</w:t>
            </w:r>
          </w:p>
        </w:tc>
        <w:tc>
          <w:tcPr>
            <w:tcW w:w="999" w:type="pct"/>
            <w:tcBorders>
              <w:top w:val="nil"/>
              <w:left w:val="nil"/>
              <w:bottom w:val="nil"/>
              <w:right w:val="nil"/>
            </w:tcBorders>
            <w:shd w:val="clear" w:color="auto" w:fill="auto"/>
            <w:noWrap/>
            <w:vAlign w:val="bottom"/>
            <w:hideMark/>
          </w:tcPr>
          <w:p w14:paraId="161EA1F7" w14:textId="77777777" w:rsidR="007F70C1" w:rsidRPr="00E75E8F" w:rsidRDefault="007F70C1" w:rsidP="00C61714">
            <w:pPr>
              <w:spacing w:after="0"/>
              <w:jc w:val="center"/>
              <w:rPr>
                <w:color w:val="000000"/>
                <w:sz w:val="20"/>
                <w:szCs w:val="20"/>
              </w:rPr>
            </w:pPr>
            <w:r w:rsidRPr="00E75E8F">
              <w:rPr>
                <w:color w:val="000000"/>
                <w:sz w:val="20"/>
                <w:szCs w:val="20"/>
              </w:rPr>
              <w:t>2</w:t>
            </w:r>
          </w:p>
        </w:tc>
      </w:tr>
      <w:tr w:rsidR="007F70C1" w:rsidRPr="00E75E8F" w14:paraId="07E2B869"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7690EE6C" w14:textId="77777777" w:rsidR="007F70C1" w:rsidRPr="00E75E8F" w:rsidRDefault="007F70C1" w:rsidP="00C61714">
            <w:pPr>
              <w:spacing w:after="0"/>
              <w:jc w:val="center"/>
              <w:rPr>
                <w:sz w:val="20"/>
                <w:szCs w:val="20"/>
              </w:rPr>
            </w:pPr>
            <w:r w:rsidRPr="00E75E8F">
              <w:rPr>
                <w:sz w:val="20"/>
                <w:szCs w:val="20"/>
              </w:rPr>
              <w:t>2009</w:t>
            </w:r>
          </w:p>
        </w:tc>
        <w:tc>
          <w:tcPr>
            <w:tcW w:w="1000" w:type="pct"/>
            <w:tcBorders>
              <w:top w:val="nil"/>
              <w:left w:val="nil"/>
              <w:bottom w:val="nil"/>
              <w:right w:val="nil"/>
            </w:tcBorders>
            <w:shd w:val="clear" w:color="auto" w:fill="auto"/>
            <w:noWrap/>
            <w:vAlign w:val="bottom"/>
            <w:hideMark/>
          </w:tcPr>
          <w:p w14:paraId="3117ADD4" w14:textId="77777777" w:rsidR="007F70C1" w:rsidRPr="00E75E8F" w:rsidRDefault="007F70C1" w:rsidP="00C61714">
            <w:pPr>
              <w:spacing w:after="0"/>
              <w:jc w:val="center"/>
              <w:rPr>
                <w:sz w:val="20"/>
                <w:szCs w:val="20"/>
              </w:rPr>
            </w:pPr>
            <w:r w:rsidRPr="00E75E8F">
              <w:rPr>
                <w:sz w:val="20"/>
                <w:szCs w:val="20"/>
              </w:rPr>
              <w:t>5,814</w:t>
            </w:r>
          </w:p>
        </w:tc>
        <w:tc>
          <w:tcPr>
            <w:tcW w:w="1000" w:type="pct"/>
            <w:tcBorders>
              <w:top w:val="nil"/>
              <w:left w:val="nil"/>
              <w:bottom w:val="nil"/>
              <w:right w:val="nil"/>
            </w:tcBorders>
            <w:shd w:val="clear" w:color="auto" w:fill="auto"/>
            <w:noWrap/>
            <w:vAlign w:val="bottom"/>
            <w:hideMark/>
          </w:tcPr>
          <w:p w14:paraId="74747CF2" w14:textId="77777777" w:rsidR="007F70C1" w:rsidRPr="00E75E8F" w:rsidRDefault="007F70C1" w:rsidP="00C61714">
            <w:pPr>
              <w:spacing w:after="0"/>
              <w:jc w:val="center"/>
              <w:rPr>
                <w:color w:val="000000"/>
                <w:sz w:val="20"/>
                <w:szCs w:val="20"/>
              </w:rPr>
            </w:pPr>
            <w:r w:rsidRPr="00E75E8F">
              <w:rPr>
                <w:color w:val="000000"/>
                <w:sz w:val="20"/>
                <w:szCs w:val="20"/>
              </w:rPr>
              <w:t>10/14/2009</w:t>
            </w:r>
          </w:p>
        </w:tc>
        <w:tc>
          <w:tcPr>
            <w:tcW w:w="1000" w:type="pct"/>
            <w:tcBorders>
              <w:top w:val="nil"/>
              <w:left w:val="nil"/>
              <w:bottom w:val="nil"/>
              <w:right w:val="nil"/>
            </w:tcBorders>
            <w:shd w:val="clear" w:color="auto" w:fill="auto"/>
            <w:noWrap/>
            <w:vAlign w:val="bottom"/>
            <w:hideMark/>
          </w:tcPr>
          <w:p w14:paraId="33EA5570"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FDC778A" w14:textId="77777777" w:rsidR="007F70C1" w:rsidRPr="00E75E8F" w:rsidRDefault="007F70C1" w:rsidP="00C61714">
            <w:pPr>
              <w:spacing w:after="0"/>
              <w:jc w:val="center"/>
              <w:rPr>
                <w:color w:val="000000"/>
                <w:sz w:val="20"/>
                <w:szCs w:val="20"/>
              </w:rPr>
            </w:pPr>
            <w:r w:rsidRPr="00E75E8F">
              <w:rPr>
                <w:color w:val="000000"/>
                <w:sz w:val="20"/>
                <w:szCs w:val="20"/>
              </w:rPr>
              <w:t>3</w:t>
            </w:r>
          </w:p>
        </w:tc>
      </w:tr>
      <w:tr w:rsidR="007F70C1" w:rsidRPr="00E75E8F" w14:paraId="1C518CC9"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1FC94E5E" w14:textId="77777777" w:rsidR="007F70C1" w:rsidRPr="00E75E8F" w:rsidRDefault="007F70C1" w:rsidP="00C61714">
            <w:pPr>
              <w:spacing w:after="0"/>
              <w:jc w:val="center"/>
              <w:rPr>
                <w:sz w:val="20"/>
                <w:szCs w:val="20"/>
              </w:rPr>
            </w:pPr>
            <w:r w:rsidRPr="00E75E8F">
              <w:rPr>
                <w:sz w:val="20"/>
                <w:szCs w:val="20"/>
              </w:rPr>
              <w:t>2010</w:t>
            </w:r>
          </w:p>
        </w:tc>
        <w:tc>
          <w:tcPr>
            <w:tcW w:w="1000" w:type="pct"/>
            <w:tcBorders>
              <w:top w:val="nil"/>
              <w:left w:val="nil"/>
              <w:bottom w:val="nil"/>
              <w:right w:val="nil"/>
            </w:tcBorders>
            <w:shd w:val="clear" w:color="auto" w:fill="auto"/>
            <w:noWrap/>
            <w:vAlign w:val="bottom"/>
            <w:hideMark/>
          </w:tcPr>
          <w:p w14:paraId="08D024CC" w14:textId="77777777" w:rsidR="007F70C1" w:rsidRPr="00E75E8F" w:rsidRDefault="007F70C1" w:rsidP="00C61714">
            <w:pPr>
              <w:spacing w:after="0"/>
              <w:jc w:val="center"/>
              <w:rPr>
                <w:sz w:val="20"/>
                <w:szCs w:val="20"/>
              </w:rPr>
            </w:pPr>
            <w:r w:rsidRPr="00E75E8F">
              <w:rPr>
                <w:sz w:val="20"/>
                <w:szCs w:val="20"/>
              </w:rPr>
              <w:t>11,195</w:t>
            </w:r>
          </w:p>
        </w:tc>
        <w:tc>
          <w:tcPr>
            <w:tcW w:w="1000" w:type="pct"/>
            <w:tcBorders>
              <w:top w:val="nil"/>
              <w:left w:val="nil"/>
              <w:bottom w:val="nil"/>
              <w:right w:val="nil"/>
            </w:tcBorders>
            <w:shd w:val="clear" w:color="auto" w:fill="auto"/>
            <w:noWrap/>
            <w:vAlign w:val="bottom"/>
            <w:hideMark/>
          </w:tcPr>
          <w:p w14:paraId="342065E0" w14:textId="77777777" w:rsidR="007F70C1" w:rsidRPr="00E75E8F" w:rsidRDefault="007F70C1" w:rsidP="00C61714">
            <w:pPr>
              <w:spacing w:after="0"/>
              <w:jc w:val="center"/>
              <w:rPr>
                <w:color w:val="000000"/>
                <w:sz w:val="20"/>
                <w:szCs w:val="20"/>
              </w:rPr>
            </w:pPr>
            <w:r w:rsidRPr="00E75E8F">
              <w:rPr>
                <w:color w:val="000000"/>
                <w:sz w:val="20"/>
                <w:szCs w:val="20"/>
              </w:rPr>
              <w:t>9/17/2010</w:t>
            </w:r>
          </w:p>
        </w:tc>
        <w:tc>
          <w:tcPr>
            <w:tcW w:w="1000" w:type="pct"/>
            <w:tcBorders>
              <w:top w:val="nil"/>
              <w:left w:val="nil"/>
              <w:bottom w:val="nil"/>
              <w:right w:val="nil"/>
            </w:tcBorders>
            <w:shd w:val="clear" w:color="auto" w:fill="auto"/>
            <w:noWrap/>
            <w:vAlign w:val="bottom"/>
            <w:hideMark/>
          </w:tcPr>
          <w:p w14:paraId="59F10BF4"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0F6477B8" w14:textId="77777777" w:rsidR="007F70C1" w:rsidRPr="00E75E8F" w:rsidRDefault="007F70C1" w:rsidP="00C61714">
            <w:pPr>
              <w:spacing w:after="0"/>
              <w:jc w:val="center"/>
              <w:rPr>
                <w:color w:val="000000"/>
                <w:sz w:val="20"/>
                <w:szCs w:val="20"/>
              </w:rPr>
            </w:pPr>
            <w:r w:rsidRPr="00E75E8F">
              <w:rPr>
                <w:color w:val="000000"/>
                <w:sz w:val="20"/>
                <w:szCs w:val="20"/>
              </w:rPr>
              <w:t>5</w:t>
            </w:r>
          </w:p>
        </w:tc>
      </w:tr>
      <w:tr w:rsidR="007F70C1" w:rsidRPr="00E75E8F" w14:paraId="467A8109"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7F92C4AC" w14:textId="77777777" w:rsidR="007F70C1" w:rsidRPr="00E75E8F" w:rsidRDefault="007F70C1" w:rsidP="00C61714">
            <w:pPr>
              <w:spacing w:after="0"/>
              <w:jc w:val="center"/>
              <w:rPr>
                <w:sz w:val="20"/>
                <w:szCs w:val="20"/>
              </w:rPr>
            </w:pPr>
            <w:r w:rsidRPr="00E75E8F">
              <w:rPr>
                <w:sz w:val="20"/>
                <w:szCs w:val="20"/>
              </w:rPr>
              <w:t>2011</w:t>
            </w:r>
          </w:p>
        </w:tc>
        <w:tc>
          <w:tcPr>
            <w:tcW w:w="1000" w:type="pct"/>
            <w:tcBorders>
              <w:top w:val="nil"/>
              <w:left w:val="nil"/>
              <w:bottom w:val="nil"/>
              <w:right w:val="nil"/>
            </w:tcBorders>
            <w:shd w:val="clear" w:color="auto" w:fill="auto"/>
            <w:noWrap/>
            <w:vAlign w:val="bottom"/>
            <w:hideMark/>
          </w:tcPr>
          <w:p w14:paraId="3C8FE987" w14:textId="77777777" w:rsidR="007F70C1" w:rsidRPr="00E75E8F" w:rsidRDefault="007F70C1" w:rsidP="00C61714">
            <w:pPr>
              <w:spacing w:after="0"/>
              <w:jc w:val="center"/>
              <w:rPr>
                <w:sz w:val="20"/>
                <w:szCs w:val="20"/>
              </w:rPr>
            </w:pPr>
            <w:r w:rsidRPr="00E75E8F">
              <w:rPr>
                <w:sz w:val="20"/>
                <w:szCs w:val="20"/>
              </w:rPr>
              <w:t>3,652</w:t>
            </w:r>
          </w:p>
        </w:tc>
        <w:tc>
          <w:tcPr>
            <w:tcW w:w="1000" w:type="pct"/>
            <w:tcBorders>
              <w:top w:val="nil"/>
              <w:left w:val="nil"/>
              <w:bottom w:val="nil"/>
              <w:right w:val="nil"/>
            </w:tcBorders>
            <w:shd w:val="clear" w:color="auto" w:fill="auto"/>
            <w:noWrap/>
            <w:vAlign w:val="bottom"/>
            <w:hideMark/>
          </w:tcPr>
          <w:p w14:paraId="77FEC15F" w14:textId="77777777" w:rsidR="007F70C1" w:rsidRPr="00E75E8F" w:rsidRDefault="007F70C1" w:rsidP="00C61714">
            <w:pPr>
              <w:spacing w:after="0"/>
              <w:jc w:val="center"/>
              <w:rPr>
                <w:color w:val="000000"/>
                <w:sz w:val="20"/>
                <w:szCs w:val="20"/>
              </w:rPr>
            </w:pPr>
            <w:r w:rsidRPr="00E75E8F">
              <w:rPr>
                <w:color w:val="000000"/>
                <w:sz w:val="20"/>
                <w:szCs w:val="20"/>
              </w:rPr>
              <w:t>10/4/2011</w:t>
            </w:r>
          </w:p>
        </w:tc>
        <w:tc>
          <w:tcPr>
            <w:tcW w:w="1000" w:type="pct"/>
            <w:tcBorders>
              <w:top w:val="nil"/>
              <w:left w:val="nil"/>
              <w:bottom w:val="nil"/>
              <w:right w:val="nil"/>
            </w:tcBorders>
            <w:shd w:val="clear" w:color="auto" w:fill="auto"/>
            <w:noWrap/>
            <w:vAlign w:val="bottom"/>
            <w:hideMark/>
          </w:tcPr>
          <w:p w14:paraId="034D57D8"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492FB689" w14:textId="77777777" w:rsidR="007F70C1" w:rsidRPr="00E75E8F" w:rsidRDefault="007F70C1" w:rsidP="00C61714">
            <w:pPr>
              <w:spacing w:after="0"/>
              <w:jc w:val="center"/>
              <w:rPr>
                <w:color w:val="000000"/>
                <w:sz w:val="20"/>
                <w:szCs w:val="20"/>
              </w:rPr>
            </w:pPr>
            <w:r w:rsidRPr="00E75E8F">
              <w:rPr>
                <w:color w:val="000000"/>
                <w:sz w:val="20"/>
                <w:szCs w:val="20"/>
              </w:rPr>
              <w:t>4</w:t>
            </w:r>
          </w:p>
        </w:tc>
      </w:tr>
      <w:tr w:rsidR="007F70C1" w:rsidRPr="00E75E8F" w14:paraId="26B0BDB2"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64B509E3" w14:textId="77777777" w:rsidR="007F70C1" w:rsidRPr="00E75E8F" w:rsidRDefault="007F70C1" w:rsidP="00C61714">
            <w:pPr>
              <w:spacing w:after="0"/>
              <w:jc w:val="center"/>
              <w:rPr>
                <w:sz w:val="20"/>
                <w:szCs w:val="20"/>
              </w:rPr>
            </w:pPr>
            <w:r w:rsidRPr="00E75E8F">
              <w:rPr>
                <w:sz w:val="20"/>
                <w:szCs w:val="20"/>
              </w:rPr>
              <w:t>2012</w:t>
            </w:r>
          </w:p>
        </w:tc>
        <w:tc>
          <w:tcPr>
            <w:tcW w:w="1000" w:type="pct"/>
            <w:tcBorders>
              <w:top w:val="nil"/>
              <w:left w:val="nil"/>
              <w:bottom w:val="nil"/>
              <w:right w:val="nil"/>
            </w:tcBorders>
            <w:shd w:val="clear" w:color="auto" w:fill="auto"/>
            <w:noWrap/>
            <w:vAlign w:val="bottom"/>
            <w:hideMark/>
          </w:tcPr>
          <w:p w14:paraId="10493E95" w14:textId="77777777" w:rsidR="007F70C1" w:rsidRPr="00E75E8F" w:rsidRDefault="007F70C1" w:rsidP="00C61714">
            <w:pPr>
              <w:spacing w:after="0"/>
              <w:jc w:val="center"/>
              <w:rPr>
                <w:sz w:val="20"/>
                <w:szCs w:val="20"/>
              </w:rPr>
            </w:pPr>
            <w:r w:rsidRPr="00E75E8F">
              <w:rPr>
                <w:sz w:val="20"/>
                <w:szCs w:val="20"/>
              </w:rPr>
              <w:t>3,007</w:t>
            </w:r>
          </w:p>
        </w:tc>
        <w:tc>
          <w:tcPr>
            <w:tcW w:w="1000" w:type="pct"/>
            <w:tcBorders>
              <w:top w:val="nil"/>
              <w:left w:val="nil"/>
              <w:bottom w:val="nil"/>
              <w:right w:val="nil"/>
            </w:tcBorders>
            <w:shd w:val="clear" w:color="auto" w:fill="auto"/>
            <w:noWrap/>
            <w:vAlign w:val="bottom"/>
            <w:hideMark/>
          </w:tcPr>
          <w:p w14:paraId="64F289EE" w14:textId="77777777" w:rsidR="007F70C1" w:rsidRPr="00E75E8F" w:rsidRDefault="007F70C1" w:rsidP="00C61714">
            <w:pPr>
              <w:spacing w:after="0"/>
              <w:jc w:val="center"/>
              <w:rPr>
                <w:color w:val="000000"/>
                <w:sz w:val="20"/>
                <w:szCs w:val="20"/>
              </w:rPr>
            </w:pPr>
            <w:r w:rsidRPr="00E75E8F">
              <w:rPr>
                <w:color w:val="000000"/>
                <w:sz w:val="20"/>
                <w:szCs w:val="20"/>
              </w:rPr>
              <w:t>10/11/2012</w:t>
            </w:r>
          </w:p>
        </w:tc>
        <w:tc>
          <w:tcPr>
            <w:tcW w:w="1000" w:type="pct"/>
            <w:tcBorders>
              <w:top w:val="nil"/>
              <w:left w:val="nil"/>
              <w:bottom w:val="nil"/>
              <w:right w:val="nil"/>
            </w:tcBorders>
            <w:shd w:val="clear" w:color="auto" w:fill="auto"/>
            <w:noWrap/>
            <w:vAlign w:val="bottom"/>
            <w:hideMark/>
          </w:tcPr>
          <w:p w14:paraId="47A26B51"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CFBE5EE" w14:textId="77777777" w:rsidR="007F70C1" w:rsidRPr="00E75E8F" w:rsidRDefault="007F70C1" w:rsidP="00C61714">
            <w:pPr>
              <w:spacing w:after="0"/>
              <w:jc w:val="center"/>
              <w:rPr>
                <w:color w:val="000000"/>
                <w:sz w:val="20"/>
                <w:szCs w:val="20"/>
              </w:rPr>
            </w:pPr>
            <w:r w:rsidRPr="00E75E8F">
              <w:rPr>
                <w:color w:val="000000"/>
                <w:sz w:val="20"/>
                <w:szCs w:val="20"/>
              </w:rPr>
              <w:t>4</w:t>
            </w:r>
          </w:p>
        </w:tc>
      </w:tr>
      <w:tr w:rsidR="007F70C1" w:rsidRPr="00E75E8F" w14:paraId="6C785E10" w14:textId="77777777" w:rsidTr="00855C96">
        <w:trPr>
          <w:trHeight w:val="255"/>
          <w:jc w:val="center"/>
        </w:trPr>
        <w:tc>
          <w:tcPr>
            <w:tcW w:w="1001" w:type="pct"/>
            <w:tcBorders>
              <w:top w:val="nil"/>
              <w:left w:val="nil"/>
              <w:right w:val="nil"/>
            </w:tcBorders>
            <w:shd w:val="clear" w:color="auto" w:fill="auto"/>
            <w:noWrap/>
            <w:vAlign w:val="bottom"/>
            <w:hideMark/>
          </w:tcPr>
          <w:p w14:paraId="656A0E28" w14:textId="77777777" w:rsidR="007F70C1" w:rsidRPr="00E75E8F" w:rsidRDefault="007F70C1" w:rsidP="00C61714">
            <w:pPr>
              <w:spacing w:after="0"/>
              <w:jc w:val="center"/>
              <w:rPr>
                <w:sz w:val="20"/>
                <w:szCs w:val="20"/>
              </w:rPr>
            </w:pPr>
            <w:r w:rsidRPr="00E75E8F">
              <w:rPr>
                <w:sz w:val="20"/>
                <w:szCs w:val="20"/>
              </w:rPr>
              <w:t>2013</w:t>
            </w:r>
          </w:p>
        </w:tc>
        <w:tc>
          <w:tcPr>
            <w:tcW w:w="1000" w:type="pct"/>
            <w:tcBorders>
              <w:top w:val="nil"/>
              <w:left w:val="nil"/>
              <w:right w:val="nil"/>
            </w:tcBorders>
            <w:shd w:val="clear" w:color="auto" w:fill="auto"/>
            <w:noWrap/>
            <w:vAlign w:val="bottom"/>
            <w:hideMark/>
          </w:tcPr>
          <w:p w14:paraId="30AE1316" w14:textId="77777777" w:rsidR="007F70C1" w:rsidRPr="00E75E8F" w:rsidRDefault="007F70C1" w:rsidP="00C61714">
            <w:pPr>
              <w:spacing w:after="0"/>
              <w:jc w:val="center"/>
              <w:rPr>
                <w:sz w:val="20"/>
                <w:szCs w:val="20"/>
              </w:rPr>
            </w:pPr>
            <w:r w:rsidRPr="00E75E8F">
              <w:rPr>
                <w:sz w:val="20"/>
                <w:szCs w:val="20"/>
              </w:rPr>
              <w:t>14,853</w:t>
            </w:r>
          </w:p>
        </w:tc>
        <w:tc>
          <w:tcPr>
            <w:tcW w:w="1000" w:type="pct"/>
            <w:tcBorders>
              <w:top w:val="nil"/>
              <w:left w:val="nil"/>
              <w:right w:val="nil"/>
            </w:tcBorders>
            <w:shd w:val="clear" w:color="auto" w:fill="auto"/>
            <w:noWrap/>
            <w:vAlign w:val="bottom"/>
            <w:hideMark/>
          </w:tcPr>
          <w:p w14:paraId="211F04D1" w14:textId="77777777" w:rsidR="007F70C1" w:rsidRPr="00E75E8F" w:rsidRDefault="007F70C1" w:rsidP="00C61714">
            <w:pPr>
              <w:spacing w:after="0"/>
              <w:jc w:val="center"/>
              <w:rPr>
                <w:color w:val="000000"/>
                <w:sz w:val="20"/>
                <w:szCs w:val="20"/>
              </w:rPr>
            </w:pPr>
            <w:r w:rsidRPr="00E75E8F">
              <w:rPr>
                <w:color w:val="000000"/>
                <w:sz w:val="20"/>
                <w:szCs w:val="20"/>
              </w:rPr>
              <w:t>8/29/2013</w:t>
            </w:r>
          </w:p>
        </w:tc>
        <w:tc>
          <w:tcPr>
            <w:tcW w:w="1000" w:type="pct"/>
            <w:tcBorders>
              <w:top w:val="nil"/>
              <w:left w:val="nil"/>
              <w:right w:val="nil"/>
            </w:tcBorders>
            <w:shd w:val="clear" w:color="auto" w:fill="auto"/>
            <w:noWrap/>
            <w:vAlign w:val="bottom"/>
            <w:hideMark/>
          </w:tcPr>
          <w:p w14:paraId="3E0886E4"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right w:val="nil"/>
            </w:tcBorders>
            <w:shd w:val="clear" w:color="auto" w:fill="auto"/>
            <w:noWrap/>
            <w:vAlign w:val="bottom"/>
            <w:hideMark/>
          </w:tcPr>
          <w:p w14:paraId="682B9ECF" w14:textId="77777777" w:rsidR="007F70C1" w:rsidRPr="00E75E8F" w:rsidRDefault="007F70C1" w:rsidP="00C61714">
            <w:pPr>
              <w:spacing w:after="0"/>
              <w:jc w:val="center"/>
              <w:rPr>
                <w:color w:val="000000"/>
                <w:sz w:val="20"/>
                <w:szCs w:val="20"/>
              </w:rPr>
            </w:pPr>
            <w:r w:rsidRPr="00E75E8F">
              <w:rPr>
                <w:color w:val="000000"/>
                <w:sz w:val="20"/>
                <w:szCs w:val="20"/>
              </w:rPr>
              <w:t>6</w:t>
            </w:r>
          </w:p>
        </w:tc>
      </w:tr>
      <w:tr w:rsidR="007F70C1" w:rsidRPr="00E75E8F" w14:paraId="66EE99CF" w14:textId="77777777" w:rsidTr="00855C96">
        <w:trPr>
          <w:trHeight w:val="255"/>
          <w:jc w:val="center"/>
        </w:trPr>
        <w:tc>
          <w:tcPr>
            <w:tcW w:w="1001" w:type="pct"/>
            <w:tcBorders>
              <w:top w:val="nil"/>
              <w:left w:val="nil"/>
              <w:bottom w:val="single" w:sz="4" w:space="0" w:color="auto"/>
              <w:right w:val="nil"/>
            </w:tcBorders>
            <w:shd w:val="clear" w:color="auto" w:fill="auto"/>
            <w:noWrap/>
            <w:vAlign w:val="bottom"/>
            <w:hideMark/>
          </w:tcPr>
          <w:p w14:paraId="60BD771C" w14:textId="77777777" w:rsidR="007F70C1" w:rsidRPr="00E75E8F" w:rsidRDefault="007F70C1" w:rsidP="00C61714">
            <w:pPr>
              <w:spacing w:after="0"/>
              <w:jc w:val="center"/>
              <w:rPr>
                <w:sz w:val="20"/>
                <w:szCs w:val="20"/>
              </w:rPr>
            </w:pPr>
            <w:r w:rsidRPr="00E75E8F">
              <w:rPr>
                <w:sz w:val="20"/>
                <w:szCs w:val="20"/>
              </w:rPr>
              <w:t>2014</w:t>
            </w:r>
          </w:p>
        </w:tc>
        <w:tc>
          <w:tcPr>
            <w:tcW w:w="1000" w:type="pct"/>
            <w:tcBorders>
              <w:top w:val="nil"/>
              <w:left w:val="nil"/>
              <w:bottom w:val="single" w:sz="4" w:space="0" w:color="auto"/>
              <w:right w:val="nil"/>
            </w:tcBorders>
            <w:shd w:val="clear" w:color="auto" w:fill="auto"/>
            <w:noWrap/>
            <w:vAlign w:val="bottom"/>
            <w:hideMark/>
          </w:tcPr>
          <w:p w14:paraId="5F8F4B35" w14:textId="77777777" w:rsidR="007F70C1" w:rsidRPr="00E75E8F" w:rsidRDefault="007F70C1" w:rsidP="00C61714">
            <w:pPr>
              <w:spacing w:after="0"/>
              <w:jc w:val="center"/>
              <w:rPr>
                <w:sz w:val="20"/>
                <w:szCs w:val="20"/>
              </w:rPr>
            </w:pPr>
            <w:r w:rsidRPr="00E75E8F">
              <w:rPr>
                <w:sz w:val="20"/>
                <w:szCs w:val="20"/>
              </w:rPr>
              <w:t>8,226</w:t>
            </w:r>
          </w:p>
        </w:tc>
        <w:tc>
          <w:tcPr>
            <w:tcW w:w="1000" w:type="pct"/>
            <w:tcBorders>
              <w:top w:val="nil"/>
              <w:left w:val="nil"/>
              <w:bottom w:val="single" w:sz="4" w:space="0" w:color="auto"/>
              <w:right w:val="nil"/>
            </w:tcBorders>
            <w:shd w:val="clear" w:color="auto" w:fill="auto"/>
            <w:noWrap/>
            <w:vAlign w:val="bottom"/>
            <w:hideMark/>
          </w:tcPr>
          <w:p w14:paraId="17450886" w14:textId="77777777" w:rsidR="007F70C1" w:rsidRPr="00E75E8F" w:rsidRDefault="007F70C1" w:rsidP="00C61714">
            <w:pPr>
              <w:spacing w:after="0"/>
              <w:jc w:val="center"/>
              <w:rPr>
                <w:color w:val="000000"/>
                <w:sz w:val="20"/>
                <w:szCs w:val="20"/>
              </w:rPr>
            </w:pPr>
            <w:r w:rsidRPr="00E75E8F">
              <w:rPr>
                <w:color w:val="000000"/>
                <w:sz w:val="20"/>
                <w:szCs w:val="20"/>
              </w:rPr>
              <w:t>9/5/2014</w:t>
            </w:r>
          </w:p>
        </w:tc>
        <w:tc>
          <w:tcPr>
            <w:tcW w:w="1000" w:type="pct"/>
            <w:tcBorders>
              <w:top w:val="nil"/>
              <w:left w:val="nil"/>
              <w:bottom w:val="single" w:sz="4" w:space="0" w:color="auto"/>
              <w:right w:val="nil"/>
            </w:tcBorders>
            <w:shd w:val="clear" w:color="auto" w:fill="auto"/>
            <w:noWrap/>
            <w:vAlign w:val="bottom"/>
            <w:hideMark/>
          </w:tcPr>
          <w:p w14:paraId="4E64AF1B"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single" w:sz="4" w:space="0" w:color="auto"/>
              <w:right w:val="nil"/>
            </w:tcBorders>
            <w:shd w:val="clear" w:color="auto" w:fill="auto"/>
            <w:noWrap/>
            <w:vAlign w:val="bottom"/>
            <w:hideMark/>
          </w:tcPr>
          <w:p w14:paraId="079E8204" w14:textId="77777777" w:rsidR="007F70C1" w:rsidRPr="00E75E8F" w:rsidRDefault="007F70C1" w:rsidP="00C61714">
            <w:pPr>
              <w:spacing w:after="0"/>
              <w:jc w:val="center"/>
              <w:rPr>
                <w:color w:val="000000"/>
                <w:sz w:val="20"/>
                <w:szCs w:val="20"/>
              </w:rPr>
            </w:pPr>
            <w:r w:rsidRPr="00E75E8F">
              <w:rPr>
                <w:color w:val="000000"/>
                <w:sz w:val="20"/>
                <w:szCs w:val="20"/>
              </w:rPr>
              <w:t>5</w:t>
            </w:r>
          </w:p>
        </w:tc>
      </w:tr>
    </w:tbl>
    <w:p w14:paraId="5166E460" w14:textId="77777777" w:rsidR="00855C96" w:rsidRDefault="00855C96" w:rsidP="00855C96">
      <w:pPr>
        <w:ind w:firstLine="288"/>
        <w:rPr>
          <w:sz w:val="22"/>
          <w:szCs w:val="22"/>
        </w:rPr>
      </w:pPr>
    </w:p>
    <w:p w14:paraId="7C81FD98" w14:textId="77777777" w:rsidR="00855C96" w:rsidRDefault="00855C96">
      <w:pPr>
        <w:spacing w:after="0"/>
        <w:jc w:val="left"/>
        <w:rPr>
          <w:sz w:val="22"/>
          <w:szCs w:val="22"/>
        </w:rPr>
      </w:pPr>
      <w:r>
        <w:rPr>
          <w:sz w:val="22"/>
          <w:szCs w:val="22"/>
        </w:rPr>
        <w:br w:type="page"/>
      </w:r>
    </w:p>
    <w:p w14:paraId="2DCE85CF" w14:textId="73541A4D" w:rsidR="00855C96" w:rsidRPr="0017493F" w:rsidRDefault="00855C96" w:rsidP="00855C96">
      <w:pPr>
        <w:ind w:firstLine="288"/>
        <w:rPr>
          <w:sz w:val="22"/>
          <w:szCs w:val="22"/>
        </w:rPr>
      </w:pPr>
      <w:r w:rsidRPr="0017493F">
        <w:rPr>
          <w:sz w:val="22"/>
          <w:szCs w:val="22"/>
        </w:rPr>
        <w:lastRenderedPageBreak/>
        <w:t xml:space="preserve">Table </w:t>
      </w:r>
      <w:r>
        <w:rPr>
          <w:sz w:val="22"/>
          <w:szCs w:val="22"/>
        </w:rPr>
        <w:t>9</w:t>
      </w:r>
      <w:r w:rsidRPr="0017493F">
        <w:rPr>
          <w:sz w:val="22"/>
          <w:szCs w:val="22"/>
        </w:rPr>
        <w:t>.–Page 2 of 2.</w:t>
      </w:r>
    </w:p>
    <w:tbl>
      <w:tblPr>
        <w:tblW w:w="5000" w:type="pct"/>
        <w:jc w:val="center"/>
        <w:tblLook w:val="04A0" w:firstRow="1" w:lastRow="0" w:firstColumn="1" w:lastColumn="0" w:noHBand="0" w:noVBand="1"/>
      </w:tblPr>
      <w:tblGrid>
        <w:gridCol w:w="1874"/>
        <w:gridCol w:w="1872"/>
        <w:gridCol w:w="1872"/>
        <w:gridCol w:w="1872"/>
        <w:gridCol w:w="1870"/>
      </w:tblGrid>
      <w:tr w:rsidR="00855C96" w:rsidRPr="00E75E8F" w14:paraId="5D0FEA3F" w14:textId="77777777" w:rsidTr="00764D85">
        <w:trPr>
          <w:trHeight w:val="584"/>
          <w:jc w:val="center"/>
        </w:trPr>
        <w:tc>
          <w:tcPr>
            <w:tcW w:w="1001" w:type="pct"/>
            <w:tcBorders>
              <w:top w:val="single" w:sz="4" w:space="0" w:color="auto"/>
              <w:left w:val="nil"/>
              <w:bottom w:val="single" w:sz="4" w:space="0" w:color="auto"/>
              <w:right w:val="nil"/>
            </w:tcBorders>
            <w:shd w:val="clear" w:color="auto" w:fill="auto"/>
            <w:noWrap/>
            <w:vAlign w:val="bottom"/>
            <w:hideMark/>
          </w:tcPr>
          <w:p w14:paraId="66F024CC" w14:textId="77777777" w:rsidR="00855C96" w:rsidRPr="00E75E8F" w:rsidRDefault="00855C96" w:rsidP="00764D85">
            <w:pPr>
              <w:spacing w:after="0"/>
              <w:jc w:val="center"/>
              <w:rPr>
                <w:b/>
                <w:bCs/>
                <w:sz w:val="20"/>
                <w:szCs w:val="20"/>
              </w:rPr>
            </w:pPr>
            <w:r w:rsidRPr="00E75E8F">
              <w:rPr>
                <w:b/>
                <w:bCs/>
                <w:sz w:val="20"/>
                <w:szCs w:val="20"/>
              </w:rPr>
              <w:t>Year</w:t>
            </w:r>
          </w:p>
        </w:tc>
        <w:tc>
          <w:tcPr>
            <w:tcW w:w="1000" w:type="pct"/>
            <w:tcBorders>
              <w:top w:val="single" w:sz="4" w:space="0" w:color="auto"/>
              <w:left w:val="nil"/>
              <w:bottom w:val="single" w:sz="4" w:space="0" w:color="auto"/>
              <w:right w:val="nil"/>
            </w:tcBorders>
            <w:shd w:val="clear" w:color="auto" w:fill="auto"/>
            <w:noWrap/>
            <w:vAlign w:val="bottom"/>
            <w:hideMark/>
          </w:tcPr>
          <w:p w14:paraId="25C094B5" w14:textId="77777777" w:rsidR="00855C96" w:rsidRPr="00E75E8F" w:rsidRDefault="00855C96" w:rsidP="00764D85">
            <w:pPr>
              <w:spacing w:after="0"/>
              <w:jc w:val="center"/>
              <w:rPr>
                <w:b/>
                <w:bCs/>
                <w:sz w:val="20"/>
                <w:szCs w:val="20"/>
              </w:rPr>
            </w:pPr>
            <w:r w:rsidRPr="00E75E8F">
              <w:rPr>
                <w:b/>
                <w:bCs/>
                <w:sz w:val="20"/>
                <w:szCs w:val="20"/>
              </w:rPr>
              <w:t>Maximum</w:t>
            </w:r>
          </w:p>
          <w:p w14:paraId="68159B20" w14:textId="77777777" w:rsidR="00855C96" w:rsidRPr="00E75E8F" w:rsidRDefault="00855C96" w:rsidP="00764D85">
            <w:pPr>
              <w:spacing w:after="0"/>
              <w:jc w:val="center"/>
              <w:rPr>
                <w:b/>
                <w:bCs/>
                <w:sz w:val="20"/>
                <w:szCs w:val="20"/>
              </w:rPr>
            </w:pPr>
            <w:r w:rsidRPr="00E75E8F">
              <w:rPr>
                <w:b/>
                <w:bCs/>
                <w:sz w:val="20"/>
                <w:szCs w:val="20"/>
              </w:rPr>
              <w:t>Count</w:t>
            </w:r>
          </w:p>
        </w:tc>
        <w:tc>
          <w:tcPr>
            <w:tcW w:w="1000" w:type="pct"/>
            <w:tcBorders>
              <w:top w:val="single" w:sz="4" w:space="0" w:color="auto"/>
              <w:left w:val="nil"/>
              <w:bottom w:val="single" w:sz="4" w:space="0" w:color="auto"/>
              <w:right w:val="nil"/>
            </w:tcBorders>
            <w:shd w:val="clear" w:color="auto" w:fill="auto"/>
            <w:noWrap/>
            <w:vAlign w:val="bottom"/>
            <w:hideMark/>
          </w:tcPr>
          <w:p w14:paraId="1FECFD62" w14:textId="77777777" w:rsidR="00855C96" w:rsidRPr="00E75E8F" w:rsidRDefault="00855C96" w:rsidP="00764D85">
            <w:pPr>
              <w:spacing w:after="0"/>
              <w:jc w:val="center"/>
              <w:rPr>
                <w:b/>
                <w:bCs/>
                <w:color w:val="000000"/>
                <w:sz w:val="20"/>
                <w:szCs w:val="20"/>
              </w:rPr>
            </w:pPr>
            <w:r w:rsidRPr="00E75E8F">
              <w:rPr>
                <w:b/>
                <w:bCs/>
                <w:color w:val="000000"/>
                <w:sz w:val="20"/>
                <w:szCs w:val="20"/>
              </w:rPr>
              <w:t>Survey</w:t>
            </w:r>
          </w:p>
          <w:p w14:paraId="61C15B83" w14:textId="77777777" w:rsidR="00855C96" w:rsidRPr="00E75E8F" w:rsidRDefault="00855C96" w:rsidP="00764D85">
            <w:pPr>
              <w:spacing w:after="0"/>
              <w:jc w:val="center"/>
              <w:rPr>
                <w:b/>
                <w:bCs/>
                <w:color w:val="000000"/>
                <w:sz w:val="20"/>
                <w:szCs w:val="20"/>
              </w:rPr>
            </w:pPr>
            <w:r w:rsidRPr="00E75E8F">
              <w:rPr>
                <w:b/>
                <w:bCs/>
                <w:sz w:val="20"/>
                <w:szCs w:val="20"/>
              </w:rPr>
              <w:t>Date</w:t>
            </w:r>
          </w:p>
        </w:tc>
        <w:tc>
          <w:tcPr>
            <w:tcW w:w="1000" w:type="pct"/>
            <w:tcBorders>
              <w:top w:val="single" w:sz="4" w:space="0" w:color="auto"/>
              <w:left w:val="nil"/>
              <w:bottom w:val="single" w:sz="4" w:space="0" w:color="auto"/>
              <w:right w:val="nil"/>
            </w:tcBorders>
            <w:shd w:val="clear" w:color="auto" w:fill="auto"/>
            <w:noWrap/>
            <w:vAlign w:val="bottom"/>
            <w:hideMark/>
          </w:tcPr>
          <w:p w14:paraId="51E0924C" w14:textId="77777777" w:rsidR="00855C96" w:rsidRPr="00E75E8F" w:rsidRDefault="00855C96" w:rsidP="00764D85">
            <w:pPr>
              <w:spacing w:after="0"/>
              <w:jc w:val="center"/>
              <w:rPr>
                <w:b/>
                <w:bCs/>
                <w:color w:val="000000"/>
                <w:sz w:val="20"/>
                <w:szCs w:val="20"/>
              </w:rPr>
            </w:pPr>
            <w:r w:rsidRPr="00E75E8F">
              <w:rPr>
                <w:b/>
                <w:bCs/>
                <w:color w:val="000000"/>
                <w:sz w:val="20"/>
                <w:szCs w:val="20"/>
              </w:rPr>
              <w:t>Survey</w:t>
            </w:r>
          </w:p>
          <w:p w14:paraId="2F59420E" w14:textId="77777777" w:rsidR="00855C96" w:rsidRPr="00E75E8F" w:rsidRDefault="00855C96" w:rsidP="00764D85">
            <w:pPr>
              <w:spacing w:after="0"/>
              <w:jc w:val="center"/>
              <w:rPr>
                <w:b/>
                <w:bCs/>
                <w:color w:val="000000"/>
                <w:sz w:val="20"/>
                <w:szCs w:val="20"/>
              </w:rPr>
            </w:pPr>
            <w:r w:rsidRPr="00E75E8F">
              <w:rPr>
                <w:b/>
                <w:bCs/>
                <w:sz w:val="20"/>
                <w:szCs w:val="20"/>
              </w:rPr>
              <w:t>Type</w:t>
            </w:r>
          </w:p>
        </w:tc>
        <w:tc>
          <w:tcPr>
            <w:tcW w:w="999" w:type="pct"/>
            <w:tcBorders>
              <w:top w:val="single" w:sz="4" w:space="0" w:color="auto"/>
              <w:left w:val="nil"/>
              <w:bottom w:val="single" w:sz="4" w:space="0" w:color="auto"/>
              <w:right w:val="nil"/>
            </w:tcBorders>
            <w:shd w:val="clear" w:color="auto" w:fill="auto"/>
            <w:noWrap/>
            <w:vAlign w:val="bottom"/>
            <w:hideMark/>
          </w:tcPr>
          <w:p w14:paraId="0E47E1C4" w14:textId="77777777" w:rsidR="00855C96" w:rsidRPr="00E75E8F" w:rsidRDefault="00855C96" w:rsidP="00764D85">
            <w:pPr>
              <w:spacing w:after="0"/>
              <w:jc w:val="center"/>
              <w:rPr>
                <w:b/>
                <w:bCs/>
                <w:sz w:val="20"/>
                <w:szCs w:val="20"/>
              </w:rPr>
            </w:pPr>
            <w:r w:rsidRPr="00E75E8F">
              <w:rPr>
                <w:b/>
                <w:bCs/>
                <w:sz w:val="20"/>
                <w:szCs w:val="20"/>
              </w:rPr>
              <w:t>Number</w:t>
            </w:r>
          </w:p>
          <w:p w14:paraId="76ACC509" w14:textId="77777777" w:rsidR="00855C96" w:rsidRPr="00E75E8F" w:rsidRDefault="00855C96" w:rsidP="00764D85">
            <w:pPr>
              <w:spacing w:after="0"/>
              <w:jc w:val="center"/>
              <w:rPr>
                <w:b/>
                <w:bCs/>
                <w:color w:val="000000"/>
                <w:sz w:val="20"/>
                <w:szCs w:val="20"/>
              </w:rPr>
            </w:pPr>
            <w:r w:rsidRPr="00E75E8F">
              <w:rPr>
                <w:b/>
                <w:bCs/>
                <w:sz w:val="20"/>
                <w:szCs w:val="20"/>
              </w:rPr>
              <w:t>of Surveys</w:t>
            </w:r>
          </w:p>
        </w:tc>
      </w:tr>
      <w:tr w:rsidR="007F70C1" w:rsidRPr="00E75E8F" w14:paraId="70D2BC69"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6A8F898A" w14:textId="77777777" w:rsidR="007F70C1" w:rsidRPr="00E75E8F" w:rsidRDefault="007F70C1" w:rsidP="00C61714">
            <w:pPr>
              <w:spacing w:after="0"/>
              <w:jc w:val="center"/>
              <w:rPr>
                <w:sz w:val="20"/>
                <w:szCs w:val="20"/>
              </w:rPr>
            </w:pPr>
            <w:r w:rsidRPr="00E75E8F">
              <w:rPr>
                <w:sz w:val="20"/>
                <w:szCs w:val="20"/>
              </w:rPr>
              <w:t>2015</w:t>
            </w:r>
          </w:p>
        </w:tc>
        <w:tc>
          <w:tcPr>
            <w:tcW w:w="1000" w:type="pct"/>
            <w:tcBorders>
              <w:top w:val="nil"/>
              <w:left w:val="nil"/>
              <w:bottom w:val="nil"/>
              <w:right w:val="nil"/>
            </w:tcBorders>
            <w:shd w:val="clear" w:color="auto" w:fill="auto"/>
            <w:noWrap/>
            <w:vAlign w:val="bottom"/>
            <w:hideMark/>
          </w:tcPr>
          <w:p w14:paraId="1F9C7031" w14:textId="77777777" w:rsidR="007F70C1" w:rsidRPr="00E75E8F" w:rsidRDefault="007F70C1" w:rsidP="00C61714">
            <w:pPr>
              <w:spacing w:after="0"/>
              <w:jc w:val="center"/>
              <w:rPr>
                <w:sz w:val="20"/>
                <w:szCs w:val="20"/>
              </w:rPr>
            </w:pPr>
            <w:r w:rsidRPr="00E75E8F">
              <w:rPr>
                <w:sz w:val="20"/>
                <w:szCs w:val="20"/>
              </w:rPr>
              <w:t>7,062</w:t>
            </w:r>
          </w:p>
        </w:tc>
        <w:tc>
          <w:tcPr>
            <w:tcW w:w="1000" w:type="pct"/>
            <w:tcBorders>
              <w:top w:val="nil"/>
              <w:left w:val="nil"/>
              <w:bottom w:val="nil"/>
              <w:right w:val="nil"/>
            </w:tcBorders>
            <w:shd w:val="clear" w:color="auto" w:fill="auto"/>
            <w:noWrap/>
            <w:vAlign w:val="bottom"/>
            <w:hideMark/>
          </w:tcPr>
          <w:p w14:paraId="4F88C158" w14:textId="77777777" w:rsidR="007F70C1" w:rsidRPr="00E75E8F" w:rsidRDefault="007F70C1" w:rsidP="00C61714">
            <w:pPr>
              <w:spacing w:after="0"/>
              <w:jc w:val="center"/>
              <w:rPr>
                <w:color w:val="000000"/>
                <w:sz w:val="20"/>
                <w:szCs w:val="20"/>
              </w:rPr>
            </w:pPr>
            <w:r w:rsidRPr="00E75E8F">
              <w:rPr>
                <w:color w:val="000000"/>
                <w:sz w:val="20"/>
                <w:szCs w:val="20"/>
              </w:rPr>
              <w:t>9/27/2015</w:t>
            </w:r>
          </w:p>
        </w:tc>
        <w:tc>
          <w:tcPr>
            <w:tcW w:w="1000" w:type="pct"/>
            <w:tcBorders>
              <w:top w:val="nil"/>
              <w:left w:val="nil"/>
              <w:bottom w:val="nil"/>
              <w:right w:val="nil"/>
            </w:tcBorders>
            <w:shd w:val="clear" w:color="auto" w:fill="auto"/>
            <w:noWrap/>
            <w:vAlign w:val="bottom"/>
            <w:hideMark/>
          </w:tcPr>
          <w:p w14:paraId="4C6E39FD"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BB383C4" w14:textId="77777777" w:rsidR="007F70C1" w:rsidRPr="00E75E8F" w:rsidRDefault="007F70C1" w:rsidP="00C61714">
            <w:pPr>
              <w:spacing w:after="0"/>
              <w:jc w:val="center"/>
              <w:rPr>
                <w:color w:val="000000"/>
                <w:sz w:val="20"/>
                <w:szCs w:val="20"/>
              </w:rPr>
            </w:pPr>
            <w:r w:rsidRPr="00E75E8F">
              <w:rPr>
                <w:color w:val="000000"/>
                <w:sz w:val="20"/>
                <w:szCs w:val="20"/>
              </w:rPr>
              <w:t>5</w:t>
            </w:r>
          </w:p>
        </w:tc>
      </w:tr>
      <w:tr w:rsidR="007F70C1" w:rsidRPr="00E75E8F" w14:paraId="5BECA0DA" w14:textId="77777777" w:rsidTr="007F70C1">
        <w:trPr>
          <w:trHeight w:val="255"/>
          <w:jc w:val="center"/>
        </w:trPr>
        <w:tc>
          <w:tcPr>
            <w:tcW w:w="1001" w:type="pct"/>
            <w:tcBorders>
              <w:top w:val="nil"/>
              <w:left w:val="nil"/>
              <w:bottom w:val="nil"/>
              <w:right w:val="nil"/>
            </w:tcBorders>
            <w:shd w:val="clear" w:color="auto" w:fill="auto"/>
            <w:noWrap/>
            <w:vAlign w:val="bottom"/>
            <w:hideMark/>
          </w:tcPr>
          <w:p w14:paraId="5F92E98D" w14:textId="77777777" w:rsidR="007F70C1" w:rsidRPr="00E75E8F" w:rsidRDefault="007F70C1" w:rsidP="00C61714">
            <w:pPr>
              <w:spacing w:after="0"/>
              <w:jc w:val="center"/>
              <w:rPr>
                <w:sz w:val="20"/>
                <w:szCs w:val="20"/>
              </w:rPr>
            </w:pPr>
            <w:r w:rsidRPr="00E75E8F">
              <w:rPr>
                <w:sz w:val="20"/>
                <w:szCs w:val="20"/>
              </w:rPr>
              <w:t>2016</w:t>
            </w:r>
          </w:p>
        </w:tc>
        <w:tc>
          <w:tcPr>
            <w:tcW w:w="1000" w:type="pct"/>
            <w:tcBorders>
              <w:top w:val="nil"/>
              <w:left w:val="nil"/>
              <w:bottom w:val="nil"/>
              <w:right w:val="nil"/>
            </w:tcBorders>
            <w:shd w:val="clear" w:color="auto" w:fill="auto"/>
            <w:noWrap/>
            <w:vAlign w:val="bottom"/>
            <w:hideMark/>
          </w:tcPr>
          <w:p w14:paraId="2216A529" w14:textId="77777777" w:rsidR="007F70C1" w:rsidRPr="00E75E8F" w:rsidRDefault="007F70C1" w:rsidP="00C61714">
            <w:pPr>
              <w:spacing w:after="0"/>
              <w:jc w:val="center"/>
              <w:rPr>
                <w:sz w:val="20"/>
                <w:szCs w:val="20"/>
              </w:rPr>
            </w:pPr>
            <w:r w:rsidRPr="00E75E8F">
              <w:rPr>
                <w:sz w:val="20"/>
                <w:szCs w:val="20"/>
              </w:rPr>
              <w:t>6,177</w:t>
            </w:r>
          </w:p>
        </w:tc>
        <w:tc>
          <w:tcPr>
            <w:tcW w:w="1000" w:type="pct"/>
            <w:tcBorders>
              <w:top w:val="nil"/>
              <w:left w:val="nil"/>
              <w:bottom w:val="nil"/>
              <w:right w:val="nil"/>
            </w:tcBorders>
            <w:shd w:val="clear" w:color="auto" w:fill="auto"/>
            <w:noWrap/>
            <w:vAlign w:val="bottom"/>
            <w:hideMark/>
          </w:tcPr>
          <w:p w14:paraId="59CACEB0" w14:textId="77777777" w:rsidR="007F70C1" w:rsidRPr="00E75E8F" w:rsidRDefault="007F70C1" w:rsidP="00C61714">
            <w:pPr>
              <w:spacing w:after="0"/>
              <w:jc w:val="center"/>
              <w:rPr>
                <w:color w:val="000000"/>
                <w:sz w:val="20"/>
                <w:szCs w:val="20"/>
              </w:rPr>
            </w:pPr>
            <w:r w:rsidRPr="00E75E8F">
              <w:rPr>
                <w:color w:val="000000"/>
                <w:sz w:val="20"/>
                <w:szCs w:val="20"/>
              </w:rPr>
              <w:t>9/20/2016</w:t>
            </w:r>
          </w:p>
        </w:tc>
        <w:tc>
          <w:tcPr>
            <w:tcW w:w="1000" w:type="pct"/>
            <w:tcBorders>
              <w:top w:val="nil"/>
              <w:left w:val="nil"/>
              <w:bottom w:val="nil"/>
              <w:right w:val="nil"/>
            </w:tcBorders>
            <w:shd w:val="clear" w:color="auto" w:fill="auto"/>
            <w:noWrap/>
            <w:vAlign w:val="bottom"/>
            <w:hideMark/>
          </w:tcPr>
          <w:p w14:paraId="54682A00"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bottom w:val="nil"/>
              <w:right w:val="nil"/>
            </w:tcBorders>
            <w:shd w:val="clear" w:color="auto" w:fill="auto"/>
            <w:noWrap/>
            <w:vAlign w:val="bottom"/>
            <w:hideMark/>
          </w:tcPr>
          <w:p w14:paraId="3B2029B4" w14:textId="77777777" w:rsidR="007F70C1" w:rsidRPr="00E75E8F" w:rsidRDefault="007F70C1" w:rsidP="00C61714">
            <w:pPr>
              <w:spacing w:after="0"/>
              <w:jc w:val="center"/>
              <w:rPr>
                <w:color w:val="000000"/>
                <w:sz w:val="20"/>
                <w:szCs w:val="20"/>
              </w:rPr>
            </w:pPr>
            <w:r w:rsidRPr="00E75E8F">
              <w:rPr>
                <w:color w:val="000000"/>
                <w:sz w:val="20"/>
                <w:szCs w:val="20"/>
              </w:rPr>
              <w:t>5</w:t>
            </w:r>
          </w:p>
        </w:tc>
      </w:tr>
      <w:tr w:rsidR="007F70C1" w:rsidRPr="00E75E8F" w14:paraId="34FDC5D1" w14:textId="77777777" w:rsidTr="007F70C1">
        <w:trPr>
          <w:trHeight w:val="255"/>
          <w:jc w:val="center"/>
        </w:trPr>
        <w:tc>
          <w:tcPr>
            <w:tcW w:w="1001" w:type="pct"/>
            <w:tcBorders>
              <w:top w:val="nil"/>
              <w:left w:val="nil"/>
              <w:right w:val="nil"/>
            </w:tcBorders>
            <w:shd w:val="clear" w:color="auto" w:fill="auto"/>
            <w:noWrap/>
            <w:vAlign w:val="bottom"/>
            <w:hideMark/>
          </w:tcPr>
          <w:p w14:paraId="1FE3A975" w14:textId="77777777" w:rsidR="007F70C1" w:rsidRPr="00E75E8F" w:rsidRDefault="007F70C1" w:rsidP="00C61714">
            <w:pPr>
              <w:spacing w:after="0"/>
              <w:jc w:val="center"/>
              <w:rPr>
                <w:sz w:val="20"/>
                <w:szCs w:val="20"/>
              </w:rPr>
            </w:pPr>
            <w:r w:rsidRPr="00E75E8F">
              <w:rPr>
                <w:sz w:val="20"/>
                <w:szCs w:val="20"/>
              </w:rPr>
              <w:t>2017</w:t>
            </w:r>
          </w:p>
        </w:tc>
        <w:tc>
          <w:tcPr>
            <w:tcW w:w="1000" w:type="pct"/>
            <w:tcBorders>
              <w:top w:val="nil"/>
              <w:left w:val="nil"/>
              <w:right w:val="nil"/>
            </w:tcBorders>
            <w:shd w:val="clear" w:color="auto" w:fill="auto"/>
            <w:noWrap/>
            <w:vAlign w:val="bottom"/>
            <w:hideMark/>
          </w:tcPr>
          <w:p w14:paraId="7BE8B44F" w14:textId="77777777" w:rsidR="007F70C1" w:rsidRPr="00E75E8F" w:rsidRDefault="007F70C1" w:rsidP="00C61714">
            <w:pPr>
              <w:spacing w:after="0"/>
              <w:jc w:val="center"/>
              <w:rPr>
                <w:sz w:val="20"/>
                <w:szCs w:val="20"/>
              </w:rPr>
            </w:pPr>
            <w:r w:rsidRPr="00E75E8F">
              <w:rPr>
                <w:sz w:val="20"/>
                <w:szCs w:val="20"/>
              </w:rPr>
              <w:t>4,122</w:t>
            </w:r>
          </w:p>
        </w:tc>
        <w:tc>
          <w:tcPr>
            <w:tcW w:w="1000" w:type="pct"/>
            <w:tcBorders>
              <w:top w:val="nil"/>
              <w:left w:val="nil"/>
              <w:right w:val="nil"/>
            </w:tcBorders>
            <w:shd w:val="clear" w:color="auto" w:fill="auto"/>
            <w:noWrap/>
            <w:vAlign w:val="bottom"/>
            <w:hideMark/>
          </w:tcPr>
          <w:p w14:paraId="295A2D7E" w14:textId="77777777" w:rsidR="007F70C1" w:rsidRPr="00E75E8F" w:rsidRDefault="007F70C1" w:rsidP="00C61714">
            <w:pPr>
              <w:spacing w:after="0"/>
              <w:jc w:val="center"/>
              <w:rPr>
                <w:color w:val="000000"/>
                <w:sz w:val="20"/>
                <w:szCs w:val="20"/>
              </w:rPr>
            </w:pPr>
            <w:r w:rsidRPr="00E75E8F">
              <w:rPr>
                <w:color w:val="000000"/>
                <w:sz w:val="20"/>
                <w:szCs w:val="20"/>
              </w:rPr>
              <w:t>9/26/2017</w:t>
            </w:r>
          </w:p>
        </w:tc>
        <w:tc>
          <w:tcPr>
            <w:tcW w:w="1000" w:type="pct"/>
            <w:tcBorders>
              <w:top w:val="nil"/>
              <w:left w:val="nil"/>
              <w:right w:val="nil"/>
            </w:tcBorders>
            <w:shd w:val="clear" w:color="auto" w:fill="auto"/>
            <w:noWrap/>
            <w:vAlign w:val="bottom"/>
            <w:hideMark/>
          </w:tcPr>
          <w:p w14:paraId="038FF8BE"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right w:val="nil"/>
            </w:tcBorders>
            <w:shd w:val="clear" w:color="auto" w:fill="auto"/>
            <w:noWrap/>
            <w:vAlign w:val="bottom"/>
            <w:hideMark/>
          </w:tcPr>
          <w:p w14:paraId="45464CD1" w14:textId="77777777" w:rsidR="007F70C1" w:rsidRPr="00E75E8F" w:rsidRDefault="007F70C1" w:rsidP="00C61714">
            <w:pPr>
              <w:spacing w:after="0"/>
              <w:jc w:val="center"/>
              <w:rPr>
                <w:color w:val="000000"/>
                <w:sz w:val="20"/>
                <w:szCs w:val="20"/>
              </w:rPr>
            </w:pPr>
            <w:r w:rsidRPr="00E75E8F">
              <w:rPr>
                <w:color w:val="000000"/>
                <w:sz w:val="20"/>
                <w:szCs w:val="20"/>
              </w:rPr>
              <w:t>5</w:t>
            </w:r>
          </w:p>
        </w:tc>
      </w:tr>
      <w:tr w:rsidR="007F70C1" w:rsidRPr="00E75E8F" w14:paraId="60301A26" w14:textId="77777777" w:rsidTr="007F70C1">
        <w:trPr>
          <w:trHeight w:val="255"/>
          <w:jc w:val="center"/>
        </w:trPr>
        <w:tc>
          <w:tcPr>
            <w:tcW w:w="1001" w:type="pct"/>
            <w:tcBorders>
              <w:top w:val="nil"/>
              <w:left w:val="nil"/>
              <w:right w:val="nil"/>
            </w:tcBorders>
            <w:shd w:val="clear" w:color="auto" w:fill="auto"/>
            <w:noWrap/>
            <w:vAlign w:val="bottom"/>
            <w:hideMark/>
          </w:tcPr>
          <w:p w14:paraId="069ABF3E" w14:textId="77777777" w:rsidR="007F70C1" w:rsidRPr="00E75E8F" w:rsidRDefault="007F70C1" w:rsidP="00C61714">
            <w:pPr>
              <w:spacing w:after="0"/>
              <w:jc w:val="center"/>
              <w:rPr>
                <w:sz w:val="20"/>
                <w:szCs w:val="20"/>
              </w:rPr>
            </w:pPr>
            <w:r w:rsidRPr="00E75E8F">
              <w:rPr>
                <w:sz w:val="20"/>
                <w:szCs w:val="20"/>
              </w:rPr>
              <w:t>2018</w:t>
            </w:r>
          </w:p>
        </w:tc>
        <w:tc>
          <w:tcPr>
            <w:tcW w:w="1000" w:type="pct"/>
            <w:tcBorders>
              <w:top w:val="nil"/>
              <w:left w:val="nil"/>
              <w:right w:val="nil"/>
            </w:tcBorders>
            <w:shd w:val="clear" w:color="auto" w:fill="auto"/>
            <w:noWrap/>
            <w:vAlign w:val="bottom"/>
            <w:hideMark/>
          </w:tcPr>
          <w:p w14:paraId="79A7589B" w14:textId="77777777" w:rsidR="007F70C1" w:rsidRPr="00E75E8F" w:rsidRDefault="007F70C1" w:rsidP="00C61714">
            <w:pPr>
              <w:spacing w:after="0"/>
              <w:jc w:val="center"/>
              <w:rPr>
                <w:sz w:val="20"/>
                <w:szCs w:val="20"/>
              </w:rPr>
            </w:pPr>
            <w:r w:rsidRPr="00E75E8F">
              <w:rPr>
                <w:sz w:val="20"/>
                <w:szCs w:val="20"/>
              </w:rPr>
              <w:t>6,198</w:t>
            </w:r>
          </w:p>
        </w:tc>
        <w:tc>
          <w:tcPr>
            <w:tcW w:w="1000" w:type="pct"/>
            <w:tcBorders>
              <w:top w:val="nil"/>
              <w:left w:val="nil"/>
              <w:right w:val="nil"/>
            </w:tcBorders>
            <w:shd w:val="clear" w:color="auto" w:fill="auto"/>
            <w:noWrap/>
            <w:vAlign w:val="bottom"/>
            <w:hideMark/>
          </w:tcPr>
          <w:p w14:paraId="23FF1D29" w14:textId="77777777" w:rsidR="007F70C1" w:rsidRPr="00E75E8F" w:rsidRDefault="007F70C1" w:rsidP="00C61714">
            <w:pPr>
              <w:spacing w:after="0"/>
              <w:jc w:val="center"/>
              <w:rPr>
                <w:color w:val="000000"/>
                <w:sz w:val="20"/>
                <w:szCs w:val="20"/>
              </w:rPr>
            </w:pPr>
            <w:r w:rsidRPr="00E75E8F">
              <w:rPr>
                <w:color w:val="000000"/>
                <w:sz w:val="20"/>
                <w:szCs w:val="20"/>
              </w:rPr>
              <w:t>10/2/2018</w:t>
            </w:r>
          </w:p>
        </w:tc>
        <w:tc>
          <w:tcPr>
            <w:tcW w:w="1000" w:type="pct"/>
            <w:tcBorders>
              <w:top w:val="nil"/>
              <w:left w:val="nil"/>
              <w:right w:val="nil"/>
            </w:tcBorders>
            <w:shd w:val="clear" w:color="auto" w:fill="auto"/>
            <w:noWrap/>
            <w:vAlign w:val="bottom"/>
            <w:hideMark/>
          </w:tcPr>
          <w:p w14:paraId="0D0E6246"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top w:val="nil"/>
              <w:left w:val="nil"/>
              <w:right w:val="nil"/>
            </w:tcBorders>
            <w:shd w:val="clear" w:color="auto" w:fill="auto"/>
            <w:noWrap/>
            <w:vAlign w:val="bottom"/>
            <w:hideMark/>
          </w:tcPr>
          <w:p w14:paraId="7BDCC9A1" w14:textId="77777777" w:rsidR="007F70C1" w:rsidRPr="00E75E8F" w:rsidRDefault="007F70C1" w:rsidP="00C61714">
            <w:pPr>
              <w:spacing w:after="0"/>
              <w:jc w:val="center"/>
              <w:rPr>
                <w:color w:val="000000"/>
                <w:sz w:val="20"/>
                <w:szCs w:val="20"/>
              </w:rPr>
            </w:pPr>
            <w:r w:rsidRPr="00E75E8F">
              <w:rPr>
                <w:color w:val="000000"/>
                <w:sz w:val="20"/>
                <w:szCs w:val="20"/>
              </w:rPr>
              <w:t>6</w:t>
            </w:r>
          </w:p>
        </w:tc>
      </w:tr>
      <w:tr w:rsidR="007F70C1" w:rsidRPr="00E75E8F" w14:paraId="0E0631A7" w14:textId="77777777" w:rsidTr="007F70C1">
        <w:trPr>
          <w:trHeight w:val="255"/>
          <w:jc w:val="center"/>
        </w:trPr>
        <w:tc>
          <w:tcPr>
            <w:tcW w:w="1001" w:type="pct"/>
            <w:tcBorders>
              <w:left w:val="nil"/>
              <w:bottom w:val="single" w:sz="4" w:space="0" w:color="auto"/>
              <w:right w:val="nil"/>
            </w:tcBorders>
            <w:shd w:val="clear" w:color="auto" w:fill="auto"/>
            <w:noWrap/>
            <w:vAlign w:val="bottom"/>
          </w:tcPr>
          <w:p w14:paraId="30681CF7" w14:textId="77777777" w:rsidR="007F70C1" w:rsidRPr="00E75E8F" w:rsidRDefault="007F70C1" w:rsidP="00C61714">
            <w:pPr>
              <w:spacing w:after="0"/>
              <w:jc w:val="center"/>
              <w:rPr>
                <w:sz w:val="20"/>
                <w:szCs w:val="20"/>
              </w:rPr>
            </w:pPr>
            <w:r w:rsidRPr="00E75E8F">
              <w:rPr>
                <w:sz w:val="20"/>
                <w:szCs w:val="20"/>
              </w:rPr>
              <w:t>2019</w:t>
            </w:r>
          </w:p>
        </w:tc>
        <w:tc>
          <w:tcPr>
            <w:tcW w:w="1000" w:type="pct"/>
            <w:tcBorders>
              <w:left w:val="nil"/>
              <w:bottom w:val="single" w:sz="4" w:space="0" w:color="auto"/>
              <w:right w:val="nil"/>
            </w:tcBorders>
            <w:shd w:val="clear" w:color="auto" w:fill="auto"/>
            <w:noWrap/>
            <w:vAlign w:val="bottom"/>
          </w:tcPr>
          <w:p w14:paraId="252BFE8F" w14:textId="77777777" w:rsidR="007F70C1" w:rsidRPr="00E75E8F" w:rsidRDefault="007F70C1" w:rsidP="00C61714">
            <w:pPr>
              <w:spacing w:after="0"/>
              <w:jc w:val="center"/>
              <w:rPr>
                <w:sz w:val="20"/>
                <w:szCs w:val="20"/>
              </w:rPr>
            </w:pPr>
            <w:r w:rsidRPr="00E75E8F">
              <w:rPr>
                <w:sz w:val="20"/>
                <w:szCs w:val="20"/>
              </w:rPr>
              <w:t>10,381</w:t>
            </w:r>
          </w:p>
        </w:tc>
        <w:tc>
          <w:tcPr>
            <w:tcW w:w="1000" w:type="pct"/>
            <w:tcBorders>
              <w:left w:val="nil"/>
              <w:bottom w:val="single" w:sz="4" w:space="0" w:color="auto"/>
              <w:right w:val="nil"/>
            </w:tcBorders>
            <w:shd w:val="clear" w:color="auto" w:fill="auto"/>
            <w:noWrap/>
            <w:vAlign w:val="bottom"/>
          </w:tcPr>
          <w:p w14:paraId="23D16AB9" w14:textId="77777777" w:rsidR="007F70C1" w:rsidRPr="00E75E8F" w:rsidRDefault="007F70C1" w:rsidP="00C61714">
            <w:pPr>
              <w:spacing w:after="0"/>
              <w:jc w:val="center"/>
              <w:rPr>
                <w:color w:val="000000"/>
                <w:sz w:val="20"/>
                <w:szCs w:val="20"/>
              </w:rPr>
            </w:pPr>
            <w:r w:rsidRPr="00E75E8F">
              <w:rPr>
                <w:color w:val="000000"/>
                <w:sz w:val="20"/>
                <w:szCs w:val="20"/>
              </w:rPr>
              <w:t>9/16/2019</w:t>
            </w:r>
          </w:p>
        </w:tc>
        <w:tc>
          <w:tcPr>
            <w:tcW w:w="1000" w:type="pct"/>
            <w:tcBorders>
              <w:left w:val="nil"/>
              <w:bottom w:val="single" w:sz="4" w:space="0" w:color="auto"/>
              <w:right w:val="nil"/>
            </w:tcBorders>
            <w:shd w:val="clear" w:color="auto" w:fill="auto"/>
            <w:noWrap/>
            <w:vAlign w:val="bottom"/>
          </w:tcPr>
          <w:p w14:paraId="33F80C95" w14:textId="77777777" w:rsidR="007F70C1" w:rsidRPr="00E75E8F" w:rsidRDefault="007F70C1" w:rsidP="00C61714">
            <w:pPr>
              <w:spacing w:after="0"/>
              <w:jc w:val="center"/>
              <w:rPr>
                <w:color w:val="000000"/>
                <w:sz w:val="20"/>
                <w:szCs w:val="20"/>
              </w:rPr>
            </w:pPr>
            <w:r w:rsidRPr="00E75E8F">
              <w:rPr>
                <w:color w:val="000000"/>
                <w:sz w:val="20"/>
                <w:szCs w:val="20"/>
              </w:rPr>
              <w:t>Boat</w:t>
            </w:r>
          </w:p>
        </w:tc>
        <w:tc>
          <w:tcPr>
            <w:tcW w:w="999" w:type="pct"/>
            <w:tcBorders>
              <w:left w:val="nil"/>
              <w:bottom w:val="single" w:sz="4" w:space="0" w:color="auto"/>
              <w:right w:val="nil"/>
            </w:tcBorders>
            <w:shd w:val="clear" w:color="auto" w:fill="auto"/>
            <w:noWrap/>
            <w:vAlign w:val="bottom"/>
          </w:tcPr>
          <w:p w14:paraId="4E076DA5" w14:textId="77777777" w:rsidR="007F70C1" w:rsidRPr="00E75E8F" w:rsidRDefault="007F70C1" w:rsidP="00C61714">
            <w:pPr>
              <w:spacing w:after="0"/>
              <w:jc w:val="center"/>
              <w:rPr>
                <w:color w:val="000000"/>
                <w:sz w:val="20"/>
                <w:szCs w:val="20"/>
              </w:rPr>
            </w:pPr>
            <w:r w:rsidRPr="00E75E8F">
              <w:rPr>
                <w:color w:val="000000"/>
                <w:sz w:val="20"/>
                <w:szCs w:val="20"/>
              </w:rPr>
              <w:t>6</w:t>
            </w:r>
          </w:p>
        </w:tc>
      </w:tr>
    </w:tbl>
    <w:p w14:paraId="5354252C" w14:textId="77777777" w:rsidR="007F70C1" w:rsidRPr="000F32AF" w:rsidRDefault="007F70C1" w:rsidP="007F70C1">
      <w:pPr>
        <w:rPr>
          <w:sz w:val="20"/>
          <w:szCs w:val="20"/>
        </w:rPr>
      </w:pPr>
      <w:r w:rsidRPr="007F70C1">
        <w:rPr>
          <w:sz w:val="20"/>
          <w:szCs w:val="20"/>
          <w:vertAlign w:val="superscript"/>
        </w:rPr>
        <w:t>a</w:t>
      </w:r>
      <w:r w:rsidRPr="000F32AF">
        <w:rPr>
          <w:sz w:val="20"/>
          <w:szCs w:val="20"/>
        </w:rPr>
        <w:t xml:space="preserve"> Surveys in 1995, 1996, 1998, 1999, and 2008 were conducted too early in the season to provide a valid peak count.</w:t>
      </w:r>
    </w:p>
    <w:p w14:paraId="13DA9C2F" w14:textId="77777777" w:rsidR="007F70C1" w:rsidRPr="00304258" w:rsidRDefault="007F70C1" w:rsidP="00F259E7"/>
    <w:p w14:paraId="3BDE6B37" w14:textId="77777777" w:rsidR="00015F93" w:rsidRPr="005A75B9" w:rsidRDefault="00015F93" w:rsidP="00015F93">
      <w:pPr>
        <w:pStyle w:val="Heading1"/>
      </w:pPr>
      <w:bookmarkStart w:id="229" w:name="_Toc51147318"/>
      <w:r w:rsidRPr="005A75B9">
        <w:t>Summary</w:t>
      </w:r>
      <w:bookmarkEnd w:id="229"/>
    </w:p>
    <w:p w14:paraId="5EC4037B" w14:textId="54DE266E" w:rsidR="00015F93" w:rsidRPr="005A75B9" w:rsidRDefault="00B365A1" w:rsidP="00015F93">
      <w:r w:rsidRPr="00B365A1">
        <w:t xml:space="preserve">The Southeast escapement goal review committee recommended that </w:t>
      </w:r>
      <w:r w:rsidR="0089253A">
        <w:t>2</w:t>
      </w:r>
      <w:r w:rsidR="0089253A" w:rsidRPr="00B365A1">
        <w:t xml:space="preserve"> </w:t>
      </w:r>
      <w:r w:rsidR="00140D3E">
        <w:t xml:space="preserve">of </w:t>
      </w:r>
      <w:r w:rsidR="00291FF7">
        <w:t xml:space="preserve">the </w:t>
      </w:r>
      <w:r w:rsidR="0089253A">
        <w:t xml:space="preserve">47 </w:t>
      </w:r>
      <w:r w:rsidR="00BE1459">
        <w:t xml:space="preserve">existing </w:t>
      </w:r>
      <w:r w:rsidR="000D6607">
        <w:t xml:space="preserve">salmon </w:t>
      </w:r>
      <w:r w:rsidRPr="00B365A1">
        <w:t>escapement goals be changed</w:t>
      </w:r>
      <w:r w:rsidR="00BE1459">
        <w:t xml:space="preserve">. No new goals were established or eliminated; thus, </w:t>
      </w:r>
      <w:r w:rsidR="00140D3E" w:rsidRPr="00140D3E">
        <w:t>47 Southeast Alaska escapement goals</w:t>
      </w:r>
      <w:r w:rsidR="00BE1459">
        <w:t xml:space="preserve"> are maintained for</w:t>
      </w:r>
      <w:r w:rsidR="00140D3E" w:rsidRPr="00140D3E">
        <w:t xml:space="preserve"> 11 </w:t>
      </w:r>
      <w:r w:rsidR="00ED13AB">
        <w:t>Chinook</w:t>
      </w:r>
      <w:r w:rsidR="00140D3E" w:rsidRPr="00140D3E">
        <w:t>, 12 sockeye, 13 coho, 3</w:t>
      </w:r>
      <w:r w:rsidR="00140D3E">
        <w:t xml:space="preserve"> pink, and 8 chum salmon stocks. </w:t>
      </w:r>
      <w:r w:rsidR="004653C6">
        <w:t xml:space="preserve">Escapement goals for these 47 stocks included </w:t>
      </w:r>
      <w:r w:rsidR="00C4798E">
        <w:t xml:space="preserve">27 </w:t>
      </w:r>
      <w:r w:rsidR="000874D1">
        <w:t xml:space="preserve">designated as </w:t>
      </w:r>
      <w:r w:rsidR="004653C6">
        <w:t xml:space="preserve">a </w:t>
      </w:r>
      <w:r w:rsidR="000874D1">
        <w:t>biological escapement goal</w:t>
      </w:r>
      <w:r w:rsidR="004653C6">
        <w:t xml:space="preserve">, 18 </w:t>
      </w:r>
      <w:r w:rsidR="000874D1">
        <w:t>designated as</w:t>
      </w:r>
      <w:r w:rsidR="004653C6">
        <w:t xml:space="preserve"> a </w:t>
      </w:r>
      <w:r w:rsidR="000874D1">
        <w:t>sustainable escapement goal</w:t>
      </w:r>
      <w:r w:rsidR="004653C6">
        <w:t xml:space="preserve">, </w:t>
      </w:r>
      <w:r w:rsidR="000874D1">
        <w:t xml:space="preserve">and two managed for </w:t>
      </w:r>
      <w:r w:rsidR="004653C6">
        <w:t xml:space="preserve">an </w:t>
      </w:r>
      <w:r w:rsidR="000874D1">
        <w:t>optimal escapement goal</w:t>
      </w:r>
      <w:r w:rsidR="004653C6">
        <w:t xml:space="preserve">. </w:t>
      </w:r>
      <w:r w:rsidR="00B64A06" w:rsidRPr="005A75B9">
        <w:t>Committee recommendations were reviewed by ADF&amp;G regional and headquarters staff prior to adoption as escapement goals</w:t>
      </w:r>
      <w:r w:rsidR="00787B4D">
        <w:t>.</w:t>
      </w:r>
      <w:r w:rsidR="00B64A06" w:rsidRPr="005A75B9">
        <w:t xml:space="preserve"> </w:t>
      </w:r>
      <w:r w:rsidR="00252BA8" w:rsidRPr="005A75B9">
        <w:t xml:space="preserve">Brief overviews of stock assessment, escapement goal history, and escapement goal performance </w:t>
      </w:r>
      <w:r w:rsidR="004D7C90">
        <w:t>through</w:t>
      </w:r>
      <w:r w:rsidR="004A0C71">
        <w:t xml:space="preserve"> </w:t>
      </w:r>
      <w:r w:rsidR="004653C6" w:rsidRPr="005A75B9">
        <w:t>201</w:t>
      </w:r>
      <w:r w:rsidR="004653C6">
        <w:t>9</w:t>
      </w:r>
      <w:r w:rsidR="004653C6" w:rsidRPr="005A75B9">
        <w:t xml:space="preserve"> </w:t>
      </w:r>
      <w:r w:rsidR="00252BA8" w:rsidRPr="005A75B9">
        <w:t>are provided in Appendices A–E</w:t>
      </w:r>
      <w:r w:rsidR="00CB7D75" w:rsidRPr="005A75B9">
        <w:t xml:space="preserve"> for all stocks with formal escapement goals</w:t>
      </w:r>
      <w:r w:rsidR="00252BA8" w:rsidRPr="005A75B9">
        <w:t>.</w:t>
      </w:r>
      <w:r w:rsidR="0021061F" w:rsidRPr="005A75B9">
        <w:t xml:space="preserve"> Specific details regarding </w:t>
      </w:r>
      <w:r w:rsidR="005A75B9" w:rsidRPr="005A75B9">
        <w:t>the</w:t>
      </w:r>
      <w:r w:rsidR="0021061F" w:rsidRPr="005A75B9">
        <w:t xml:space="preserve"> escapement goals </w:t>
      </w:r>
      <w:r w:rsidR="005A75B9" w:rsidRPr="005A75B9">
        <w:t xml:space="preserve">currently in place </w:t>
      </w:r>
      <w:r w:rsidR="0021061F" w:rsidRPr="005A75B9">
        <w:t xml:space="preserve">for each stock can be found in the reports cited </w:t>
      </w:r>
      <w:r w:rsidR="004C3653" w:rsidRPr="005A75B9">
        <w:t>within</w:t>
      </w:r>
      <w:r w:rsidR="0021061F" w:rsidRPr="005A75B9">
        <w:t xml:space="preserve"> these appendices.</w:t>
      </w:r>
    </w:p>
    <w:p w14:paraId="20C6721B" w14:textId="77777777" w:rsidR="00106844" w:rsidRPr="005A75B9" w:rsidRDefault="00106844" w:rsidP="00106844">
      <w:pPr>
        <w:pStyle w:val="Heading1"/>
      </w:pPr>
      <w:bookmarkStart w:id="230" w:name="_Toc51147319"/>
      <w:r w:rsidRPr="005A75B9">
        <w:t>acknowledgments</w:t>
      </w:r>
      <w:bookmarkEnd w:id="230"/>
    </w:p>
    <w:p w14:paraId="78144947" w14:textId="4E2E6813" w:rsidR="00106844" w:rsidRPr="005A75B9" w:rsidRDefault="00840692" w:rsidP="00106844">
      <w:r w:rsidRPr="005A75B9">
        <w:t xml:space="preserve">We would like to thank the members of the </w:t>
      </w:r>
      <w:r w:rsidR="00E31EC2" w:rsidRPr="005A75B9">
        <w:t xml:space="preserve">Southeast </w:t>
      </w:r>
      <w:r w:rsidRPr="005A75B9">
        <w:t>escapement goal review committee</w:t>
      </w:r>
      <w:r w:rsidR="00252BA8" w:rsidRPr="005A75B9">
        <w:t xml:space="preserve"> and </w:t>
      </w:r>
      <w:r w:rsidR="00773809" w:rsidRPr="005A75B9">
        <w:t xml:space="preserve">all the people who provided </w:t>
      </w:r>
      <w:r w:rsidR="000319BA" w:rsidRPr="005A75B9">
        <w:t xml:space="preserve">advice and </w:t>
      </w:r>
      <w:r w:rsidR="00773809" w:rsidRPr="005A75B9">
        <w:t>information</w:t>
      </w:r>
      <w:r w:rsidR="00E31EC2" w:rsidRPr="005A75B9">
        <w:t xml:space="preserve"> used in this report</w:t>
      </w:r>
      <w:r w:rsidR="00850A1F" w:rsidRPr="005A75B9">
        <w:t xml:space="preserve">: </w:t>
      </w:r>
      <w:r w:rsidR="008A2807">
        <w:t xml:space="preserve">Bob Chadwick, Eric </w:t>
      </w:r>
      <w:proofErr w:type="spellStart"/>
      <w:r w:rsidR="008A2807">
        <w:t>Coonradt</w:t>
      </w:r>
      <w:proofErr w:type="spellEnd"/>
      <w:r w:rsidR="008A2807">
        <w:t xml:space="preserve">, </w:t>
      </w:r>
      <w:r w:rsidR="004349A1">
        <w:t xml:space="preserve">Kristin Courtney, </w:t>
      </w:r>
      <w:r w:rsidR="008A2807">
        <w:t xml:space="preserve">Aaron Dupuis, </w:t>
      </w:r>
      <w:r w:rsidR="000319BA" w:rsidRPr="005A75B9">
        <w:t xml:space="preserve">Lowell Fair, </w:t>
      </w:r>
      <w:r w:rsidR="00773809" w:rsidRPr="005A75B9">
        <w:t xml:space="preserve">Scott Forbes, </w:t>
      </w:r>
      <w:r w:rsidR="004349A1">
        <w:t xml:space="preserve">Nathan Frost, </w:t>
      </w:r>
      <w:r w:rsidR="00773809" w:rsidRPr="005A75B9">
        <w:t xml:space="preserve">Dave Harris, Jim Hasbrouck, </w:t>
      </w:r>
      <w:r w:rsidR="008A2807">
        <w:t xml:space="preserve">Rick Hoffman, </w:t>
      </w:r>
      <w:r w:rsidR="00773809" w:rsidRPr="005A75B9">
        <w:t xml:space="preserve">Judy Lum, Andrew Munro, </w:t>
      </w:r>
      <w:r w:rsidR="00037209">
        <w:t xml:space="preserve">Bill Templin, Jeff Williams, </w:t>
      </w:r>
      <w:r w:rsidR="00773809" w:rsidRPr="005A75B9">
        <w:t xml:space="preserve">and </w:t>
      </w:r>
      <w:r w:rsidR="00850A1F" w:rsidRPr="005A75B9">
        <w:t>Nicole Zeiser</w:t>
      </w:r>
      <w:r w:rsidR="00773809" w:rsidRPr="005A75B9">
        <w:t>.</w:t>
      </w:r>
      <w:r w:rsidR="00850A1F" w:rsidRPr="005A75B9">
        <w:t xml:space="preserve"> </w:t>
      </w:r>
      <w:r w:rsidR="0069020C" w:rsidRPr="00067470">
        <w:t>We also thank</w:t>
      </w:r>
      <w:r w:rsidR="00212933">
        <w:t xml:space="preserve"> James Hasbrouck and Bill Templin</w:t>
      </w:r>
      <w:r w:rsidR="0069020C" w:rsidRPr="00067470">
        <w:t xml:space="preserve"> for their helpful reviews of the final manuscript.</w:t>
      </w:r>
    </w:p>
    <w:p w14:paraId="3D4C0FF8" w14:textId="77777777" w:rsidR="00106844" w:rsidRPr="005A75B9" w:rsidRDefault="00A6225C" w:rsidP="00106844">
      <w:pPr>
        <w:pStyle w:val="Heading1"/>
      </w:pPr>
      <w:r w:rsidRPr="005A75B9">
        <w:br w:type="page"/>
      </w:r>
      <w:bookmarkStart w:id="231" w:name="_Toc51147320"/>
      <w:r w:rsidR="00106844" w:rsidRPr="005A75B9">
        <w:lastRenderedPageBreak/>
        <w:t>references Cited</w:t>
      </w:r>
      <w:bookmarkEnd w:id="231"/>
    </w:p>
    <w:p w14:paraId="2A0D7B94" w14:textId="77777777" w:rsidR="003801C3" w:rsidRPr="005A75B9" w:rsidRDefault="003801C3" w:rsidP="00795BE1">
      <w:pPr>
        <w:pStyle w:val="Lit-Cited"/>
      </w:pPr>
      <w:r w:rsidRPr="005A75B9">
        <w:t>ADF&amp;G (Alaska Department of Fish and Game).  1981.  Proposed management plan for Southeast Alaska Chinook salmon r</w:t>
      </w:r>
      <w:r w:rsidR="00B342BE" w:rsidRPr="005A75B9">
        <w:t>uns in 1981.  Alaska Department of Fish and Game, Division of Commercial Fisheries, Regional Information Report No. 1J81-03, Douglas.</w:t>
      </w:r>
    </w:p>
    <w:p w14:paraId="624AB87A" w14:textId="77777777" w:rsidR="00C85127" w:rsidRPr="005A75B9" w:rsidRDefault="00C85127" w:rsidP="00795BE1">
      <w:pPr>
        <w:pStyle w:val="Lit-Cited"/>
      </w:pPr>
      <w:r w:rsidRPr="005A75B9">
        <w:t>Bachman, R. L., J. A. Bednarski, and S. C. Heinl.  2014.  Escapement and harvest of Chilkoot River sockeye salmon, 2007–2012.  Alaska Department of Fish and Game, Fishery Data Series No. 14-07, Anchorage.</w:t>
      </w:r>
    </w:p>
    <w:p w14:paraId="679406BF" w14:textId="77777777" w:rsidR="007037DB" w:rsidRPr="005A75B9" w:rsidRDefault="007037DB" w:rsidP="00795BE1">
      <w:pPr>
        <w:pStyle w:val="Lit-Cited"/>
      </w:pPr>
      <w:r w:rsidRPr="005A75B9">
        <w:t>Barrowman, N. J., and R. A. Myers.  2000.  Still more spawner-recruitment curves: the hockey stick and its generalizations.  Can</w:t>
      </w:r>
      <w:r w:rsidR="001C2C0F">
        <w:t>adian</w:t>
      </w:r>
      <w:r w:rsidRPr="005A75B9">
        <w:t xml:space="preserve"> J</w:t>
      </w:r>
      <w:r w:rsidR="001C2C0F">
        <w:t>ournal</w:t>
      </w:r>
      <w:r w:rsidRPr="005A75B9">
        <w:t xml:space="preserve"> </w:t>
      </w:r>
      <w:r w:rsidR="001C2C0F">
        <w:t xml:space="preserve">of </w:t>
      </w:r>
      <w:r w:rsidRPr="005A75B9">
        <w:t>Fish</w:t>
      </w:r>
      <w:r w:rsidR="001C2C0F">
        <w:t>eries</w:t>
      </w:r>
      <w:r w:rsidRPr="005A75B9">
        <w:t xml:space="preserve"> </w:t>
      </w:r>
      <w:r w:rsidR="001C2C0F">
        <w:t xml:space="preserve">and </w:t>
      </w:r>
      <w:r w:rsidRPr="005A75B9">
        <w:t>Aquat</w:t>
      </w:r>
      <w:r w:rsidR="001C2C0F">
        <w:t>ic</w:t>
      </w:r>
      <w:r w:rsidRPr="005A75B9">
        <w:t xml:space="preserve"> Sci</w:t>
      </w:r>
      <w:r w:rsidR="001C2C0F">
        <w:t>ences</w:t>
      </w:r>
      <w:r w:rsidRPr="005A75B9">
        <w:t>. 57:665–676.</w:t>
      </w:r>
    </w:p>
    <w:p w14:paraId="34D3B2D7" w14:textId="77777777" w:rsidR="00CE7344" w:rsidRDefault="00CE7344" w:rsidP="00795BE1">
      <w:pPr>
        <w:pStyle w:val="Lit-Cited"/>
      </w:pPr>
      <w:r w:rsidRPr="005A75B9">
        <w:t>Beauchamp, D. A., and N. C. Overman.  2004.  Evaluating the effects of fertilization on sockeye salmon production in Redoubt Lake, Alaska.  Final Report to U.S. Forest Service, Washington Cooperative Fish and Wildlife Research Unit Report #WACFWRU-03-03, Seattle.</w:t>
      </w:r>
    </w:p>
    <w:p w14:paraId="3880B9B3" w14:textId="77777777" w:rsidR="000D0807" w:rsidRDefault="000D0807" w:rsidP="00795BE1">
      <w:pPr>
        <w:pStyle w:val="Lit-Cited"/>
      </w:pPr>
      <w:r w:rsidRPr="000D0807">
        <w:t xml:space="preserve">Bednarski, J. A., M. </w:t>
      </w:r>
      <w:proofErr w:type="spellStart"/>
      <w:r w:rsidRPr="000D0807">
        <w:t>Sogge</w:t>
      </w:r>
      <w:proofErr w:type="spellEnd"/>
      <w:r w:rsidRPr="000D0807">
        <w:t>, and S. C. Heinl.  2016.  Stock assessment study of Chilkoot Lake sockeye salmon, 2013–2015.  Alaska Department of Fish and Game, Fishery Data Series No. 16-29, Anchorage.</w:t>
      </w:r>
    </w:p>
    <w:p w14:paraId="3D60C877" w14:textId="000ED987" w:rsidR="009D33DF" w:rsidRPr="005C7AC4" w:rsidRDefault="009D33DF" w:rsidP="00795BE1">
      <w:pPr>
        <w:pStyle w:val="Lit-Cited"/>
      </w:pPr>
      <w:r w:rsidRPr="005C7AC4">
        <w:t xml:space="preserve">Bednarski, J. A., M. </w:t>
      </w:r>
      <w:proofErr w:type="spellStart"/>
      <w:r w:rsidRPr="005C7AC4">
        <w:t>Sogge</w:t>
      </w:r>
      <w:proofErr w:type="spellEnd"/>
      <w:r w:rsidRPr="005C7AC4">
        <w:t xml:space="preserve">, S. E. Miller, and S. C. Heinl.  </w:t>
      </w:r>
      <w:r w:rsidR="00300454" w:rsidRPr="00300454">
        <w:rPr>
          <w:iCs/>
        </w:rPr>
        <w:t>2017</w:t>
      </w:r>
      <w:r w:rsidRPr="005C7AC4">
        <w:t xml:space="preserve">.  A comprehensive review of </w:t>
      </w:r>
      <w:proofErr w:type="spellStart"/>
      <w:r w:rsidRPr="005C7AC4">
        <w:t>Chilkat</w:t>
      </w:r>
      <w:proofErr w:type="spellEnd"/>
      <w:r w:rsidRPr="005C7AC4">
        <w:t xml:space="preserve"> River drainage sockeye salmon stock assessment studies.  Alaska Department of Fish and Game, Fishery Manuscript Series</w:t>
      </w:r>
      <w:r w:rsidR="00300454">
        <w:t xml:space="preserve"> No. 17-06</w:t>
      </w:r>
      <w:r w:rsidRPr="005C7AC4">
        <w:t>, Anchorage.</w:t>
      </w:r>
    </w:p>
    <w:p w14:paraId="44F75F29" w14:textId="20A793C1" w:rsidR="009D33DF" w:rsidRDefault="009D33DF" w:rsidP="00795BE1">
      <w:pPr>
        <w:pStyle w:val="Lit-Cited"/>
      </w:pPr>
      <w:proofErr w:type="spellStart"/>
      <w:r w:rsidRPr="005C7AC4">
        <w:t>Bergander</w:t>
      </w:r>
      <w:proofErr w:type="spellEnd"/>
      <w:r w:rsidRPr="005C7AC4">
        <w:t xml:space="preserve">, F. E., S. A. McPherson, and J. P. </w:t>
      </w:r>
      <w:proofErr w:type="spellStart"/>
      <w:r w:rsidRPr="005C7AC4">
        <w:t>Koenings</w:t>
      </w:r>
      <w:proofErr w:type="spellEnd"/>
      <w:r w:rsidRPr="005C7AC4">
        <w:t>.  1988.  Southeast Alaska sockeye salmon studies, 1987–1988. Technical Report for the period July 1, 1987, to June 30, 1988.  Alaska Department of Fish and Game, Division of Commercial Fisheries, Regional Information Report No. 1J88-44, Juneau.</w:t>
      </w:r>
    </w:p>
    <w:p w14:paraId="57DC2216" w14:textId="55A6C131" w:rsidR="00300454" w:rsidRPr="005C7AC4" w:rsidRDefault="00300454" w:rsidP="00795BE1">
      <w:pPr>
        <w:pStyle w:val="Lit-Cited"/>
      </w:pPr>
      <w:r w:rsidRPr="00300454">
        <w:t>Bergmann, W. R, S. N. Forbes, S. C. Heinl, B. L. Meredith, A. W. Piston, and S. B. Walker.  2009.  McDonald Lake sockeye salmon action plan, 2009.  Alaska Department of Fish and Game, Regional Information Report Series No. 1J09-03, Douglas.</w:t>
      </w:r>
    </w:p>
    <w:p w14:paraId="610A913E" w14:textId="77777777" w:rsidR="00961B79" w:rsidRPr="005C7AC4" w:rsidRDefault="00961B79" w:rsidP="00795BE1">
      <w:pPr>
        <w:pStyle w:val="Lit-Cited"/>
      </w:pPr>
      <w:r w:rsidRPr="005C7AC4">
        <w:t>Bernard, D. R., and E. L. Jones III.  2010.  Optimum escapement goals for Chinook salmon in the transboundary Alsek River.  Alaska Department of Fish and Game, Fishery Manuscript Series No. 10-02, Anchorage.</w:t>
      </w:r>
    </w:p>
    <w:p w14:paraId="6D72E032" w14:textId="77777777" w:rsidR="00432D70" w:rsidRPr="005C7AC4" w:rsidRDefault="00432D70" w:rsidP="00795BE1">
      <w:pPr>
        <w:pStyle w:val="Lit-Cited"/>
      </w:pPr>
      <w:r w:rsidRPr="005C7AC4">
        <w:t xml:space="preserve">Bernard, D. R., S. A. McPherson, K. A. </w:t>
      </w:r>
      <w:proofErr w:type="spellStart"/>
      <w:r w:rsidRPr="005C7AC4">
        <w:t>Pahlke</w:t>
      </w:r>
      <w:proofErr w:type="spellEnd"/>
      <w:r w:rsidRPr="005C7AC4">
        <w:t xml:space="preserve">, and P. </w:t>
      </w:r>
      <w:proofErr w:type="spellStart"/>
      <w:r w:rsidRPr="005C7AC4">
        <w:t>Etherton</w:t>
      </w:r>
      <w:proofErr w:type="spellEnd"/>
      <w:r w:rsidRPr="005C7AC4">
        <w:t>.  2000.  Optimal production of Chinook salmon from the Stikine River.  Alaska Department of Fish and Game, Fishery Manuscript Series No. 00-01, Anchorage.</w:t>
      </w:r>
    </w:p>
    <w:p w14:paraId="6B0FD4D9" w14:textId="77777777" w:rsidR="004A6F81" w:rsidRPr="005C7AC4" w:rsidRDefault="004A6F81" w:rsidP="00795BE1">
      <w:pPr>
        <w:pStyle w:val="Lit-Cited"/>
      </w:pPr>
      <w:proofErr w:type="spellStart"/>
      <w:r w:rsidRPr="005C7AC4">
        <w:t>Beverton</w:t>
      </w:r>
      <w:proofErr w:type="spellEnd"/>
      <w:r w:rsidRPr="005C7AC4">
        <w:t>, R. J., and S. J. Holt.  1957.  On the dynamics of exploited fish populations.  MAFF Fisheries Investigations Series II 19:533.</w:t>
      </w:r>
    </w:p>
    <w:p w14:paraId="59657E3E" w14:textId="77777777" w:rsidR="007037DB" w:rsidRPr="005C7AC4" w:rsidRDefault="007037DB" w:rsidP="00795BE1">
      <w:pPr>
        <w:pStyle w:val="Lit-Cited"/>
      </w:pPr>
      <w:r w:rsidRPr="005C7AC4">
        <w:t xml:space="preserve">Bradford, M. J., R. A. Myers, and J. R. Irvine.  2000.  Reference points for coho salmon (Oncorhynchus kisutch) harvest rates and escapement goals based on freshwater production.  </w:t>
      </w:r>
      <w:r w:rsidR="001C2C0F" w:rsidRPr="005A75B9">
        <w:t>Can</w:t>
      </w:r>
      <w:r w:rsidR="001C2C0F">
        <w:t>adian</w:t>
      </w:r>
      <w:r w:rsidR="001C2C0F" w:rsidRPr="005A75B9">
        <w:t xml:space="preserve"> J</w:t>
      </w:r>
      <w:r w:rsidR="001C2C0F">
        <w:t>ournal</w:t>
      </w:r>
      <w:r w:rsidR="001C2C0F" w:rsidRPr="005A75B9">
        <w:t xml:space="preserve"> </w:t>
      </w:r>
      <w:r w:rsidR="001C2C0F">
        <w:t xml:space="preserve">of </w:t>
      </w:r>
      <w:r w:rsidR="001C2C0F" w:rsidRPr="005A75B9">
        <w:t>Fish</w:t>
      </w:r>
      <w:r w:rsidR="001C2C0F">
        <w:t>eries</w:t>
      </w:r>
      <w:r w:rsidR="001C2C0F" w:rsidRPr="005A75B9">
        <w:t xml:space="preserve"> </w:t>
      </w:r>
      <w:r w:rsidR="001C2C0F">
        <w:t xml:space="preserve">and </w:t>
      </w:r>
      <w:r w:rsidR="001C2C0F" w:rsidRPr="005A75B9">
        <w:t>Aquat</w:t>
      </w:r>
      <w:r w:rsidR="001C2C0F">
        <w:t>ic</w:t>
      </w:r>
      <w:r w:rsidR="001C2C0F" w:rsidRPr="005A75B9">
        <w:t xml:space="preserve"> Sci</w:t>
      </w:r>
      <w:r w:rsidR="001C2C0F">
        <w:t>ences</w:t>
      </w:r>
      <w:r w:rsidRPr="005C7AC4">
        <w:t>. 57:677–686.</w:t>
      </w:r>
    </w:p>
    <w:p w14:paraId="25A902A4" w14:textId="26BF7346" w:rsidR="000D0807" w:rsidRDefault="000D0807" w:rsidP="00795BE1">
      <w:pPr>
        <w:pStyle w:val="Lit-Cited"/>
      </w:pPr>
      <w:r w:rsidRPr="005C7AC4">
        <w:t xml:space="preserve">Brenner, R. E., S. E. Miller, S. C. Heinl, X. Zhang, J. A. Bednarski, M. M. </w:t>
      </w:r>
      <w:proofErr w:type="spellStart"/>
      <w:r w:rsidRPr="005C7AC4">
        <w:t>Sogge</w:t>
      </w:r>
      <w:proofErr w:type="spellEnd"/>
      <w:r w:rsidRPr="005C7AC4">
        <w:t xml:space="preserve">, and S. J. </w:t>
      </w:r>
      <w:r w:rsidRPr="00300454">
        <w:t xml:space="preserve">Fleischman.  </w:t>
      </w:r>
      <w:r w:rsidR="00300454" w:rsidRPr="00300454">
        <w:t>2018</w:t>
      </w:r>
      <w:r w:rsidRPr="00300454">
        <w:t>.</w:t>
      </w:r>
      <w:r w:rsidRPr="005C7AC4">
        <w:t xml:space="preserve">  Sockeye salmon stock status and escapement goals for Chilkoot Lake in Southeast Alaska.  Alaska Department of Fish and Game, Fishery Data Series</w:t>
      </w:r>
      <w:r w:rsidR="00300454" w:rsidRPr="00300454">
        <w:t xml:space="preserve"> No. 18-01</w:t>
      </w:r>
      <w:r w:rsidRPr="005C7AC4">
        <w:t>, Anchorage.</w:t>
      </w:r>
    </w:p>
    <w:p w14:paraId="19B61B80" w14:textId="555CD52E" w:rsidR="00300454" w:rsidRPr="005A75B9" w:rsidRDefault="00300454" w:rsidP="00795BE1">
      <w:pPr>
        <w:pStyle w:val="Lit-Cited"/>
      </w:pPr>
      <w:r w:rsidRPr="00300454">
        <w:t xml:space="preserve">Burkett, R. J., </w:t>
      </w:r>
      <w:proofErr w:type="spellStart"/>
      <w:r w:rsidRPr="00300454">
        <w:t>Koenings</w:t>
      </w:r>
      <w:proofErr w:type="spellEnd"/>
      <w:r w:rsidRPr="00300454">
        <w:t xml:space="preserve">, M. Haddix, and D. </w:t>
      </w:r>
      <w:proofErr w:type="spellStart"/>
      <w:r w:rsidRPr="00300454">
        <w:t>Barto</w:t>
      </w:r>
      <w:proofErr w:type="spellEnd"/>
      <w:r w:rsidRPr="00300454">
        <w:t>. 1989. Cooperative ADF&amp;G, FRED Division/U.S. Forest Service lake enrichment program for Southeast Alaska. Alaska Department of Fish and Game, Division of Fisheries Rehabilitation, Enhancement, and Development Report Series No. 98, Juneau.</w:t>
      </w:r>
    </w:p>
    <w:p w14:paraId="5FD7198E" w14:textId="0C41FAED" w:rsidR="0086290F" w:rsidRDefault="0086290F" w:rsidP="00795BE1">
      <w:pPr>
        <w:pStyle w:val="Lit-Cited"/>
      </w:pPr>
      <w:r w:rsidRPr="005A75B9">
        <w:t>Burkholder, A.  2000.  Yakutat set gillnet fishery 2000 management plan.  Alaska Department of Fish and Game, Division of Commercial Fisheries, Regional Information Report No. 1J00-20</w:t>
      </w:r>
      <w:r w:rsidR="0074124A" w:rsidRPr="005A75B9">
        <w:t>, Juneau</w:t>
      </w:r>
      <w:r w:rsidRPr="005A75B9">
        <w:t>.</w:t>
      </w:r>
    </w:p>
    <w:p w14:paraId="5A43FE7C" w14:textId="79EAB14E" w:rsidR="001E471C" w:rsidRPr="005A75B9" w:rsidRDefault="001E471C" w:rsidP="00795BE1">
      <w:pPr>
        <w:pStyle w:val="Lit-Cited"/>
      </w:pPr>
      <w:r w:rsidRPr="001E471C">
        <w:t xml:space="preserve">Chadwick, B. </w:t>
      </w:r>
      <w:r>
        <w:t xml:space="preserve"> </w:t>
      </w:r>
      <w:r w:rsidRPr="001E471C">
        <w:t xml:space="preserve">2016. </w:t>
      </w:r>
      <w:r>
        <w:t xml:space="preserve"> </w:t>
      </w:r>
      <w:r w:rsidRPr="001E471C">
        <w:t xml:space="preserve">Juneau, Sitka, and Prince of Wales Island coho salmon index escapement surveys: 2016–2018. </w:t>
      </w:r>
      <w:r>
        <w:t xml:space="preserve"> </w:t>
      </w:r>
      <w:r w:rsidRPr="001E471C">
        <w:t>Alaska Department of Fish and Game, Division of Sport Fish, Regional Operational Plan No. ROP.SF.1J.2016.15, Anchorage.</w:t>
      </w:r>
    </w:p>
    <w:p w14:paraId="59FC3D78" w14:textId="77777777" w:rsidR="00B95192" w:rsidRPr="005A75B9" w:rsidRDefault="00B95192" w:rsidP="00795BE1">
      <w:pPr>
        <w:pStyle w:val="Lit-Cited"/>
      </w:pPr>
      <w:r w:rsidRPr="005A75B9">
        <w:t>Clark, J. H.  1995</w:t>
      </w:r>
      <w:r w:rsidR="00A85F47" w:rsidRPr="005A75B9">
        <w:t>a</w:t>
      </w:r>
      <w:r w:rsidRPr="005A75B9">
        <w:t xml:space="preserve">.  Biological escapement goals for even and odd-year pink salmon returning to the </w:t>
      </w:r>
      <w:proofErr w:type="spellStart"/>
      <w:r w:rsidRPr="005A75B9">
        <w:t>Situk</w:t>
      </w:r>
      <w:proofErr w:type="spellEnd"/>
      <w:r w:rsidRPr="005A75B9">
        <w:t xml:space="preserve"> River and to Humpy Creek near Yakutat, Alaska.  Alaska Department of Fish and Game, Division of Commercial Fisheries, Regional Information Report No. 1J95-08, Juneau.</w:t>
      </w:r>
    </w:p>
    <w:p w14:paraId="6EA4815A" w14:textId="77777777" w:rsidR="002964AA" w:rsidRPr="009956BF" w:rsidRDefault="002964AA" w:rsidP="002964AA">
      <w:pPr>
        <w:pStyle w:val="Lit-Cited"/>
        <w:jc w:val="center"/>
        <w:rPr>
          <w:b/>
          <w:sz w:val="32"/>
          <w:szCs w:val="32"/>
        </w:rPr>
      </w:pPr>
      <w:r w:rsidRPr="009956BF">
        <w:rPr>
          <w:b/>
          <w:sz w:val="32"/>
          <w:szCs w:val="32"/>
        </w:rPr>
        <w:lastRenderedPageBreak/>
        <w:t>REFERENCES CITED (Continued)</w:t>
      </w:r>
    </w:p>
    <w:p w14:paraId="3CCEF91D" w14:textId="0AE3302E" w:rsidR="00A85F47" w:rsidRPr="005A75B9" w:rsidRDefault="00A85F47" w:rsidP="00795BE1">
      <w:pPr>
        <w:pStyle w:val="Lit-Cited"/>
      </w:pPr>
      <w:r w:rsidRPr="005A75B9">
        <w:t>Clark, J. H.  1995b.  Escapement goals for coho salmon stocks returning to streams located along the Juneau road system of Southeast Alaska.  Alaska Department of Fish and Game, Division of Commercial Fisheries, Regional Information Report No. 1J95-02, Douglas.</w:t>
      </w:r>
    </w:p>
    <w:p w14:paraId="53E3AF71" w14:textId="77777777" w:rsidR="007D634A" w:rsidRPr="005A75B9" w:rsidRDefault="007D634A" w:rsidP="007D634A">
      <w:pPr>
        <w:pStyle w:val="Lit-Cited"/>
      </w:pPr>
      <w:r w:rsidRPr="005A75B9">
        <w:t>Clark, R. A.  2005.  Stock status and recommended escapement goals for coho salmon in selected waters along the Juneau road system, 1981–2004.  Alaska Department of Fish and Game, Special Publication No. 05-21, Anchorage.</w:t>
      </w:r>
    </w:p>
    <w:p w14:paraId="01BD3D42" w14:textId="60CE712C" w:rsidR="007D634A" w:rsidRDefault="007D634A" w:rsidP="007D634A">
      <w:pPr>
        <w:pStyle w:val="Lit-Cited"/>
      </w:pPr>
      <w:r w:rsidRPr="005A75B9">
        <w:t>Clark, J. H., and J. E. Clark.  1994.  Escapement goals for Yakutat area coho salmon stocks.  Alaska Department of Fish and Game, Division of Commercial Fisheries, Regional Information Report No. 1J95-14, Douglas.</w:t>
      </w:r>
    </w:p>
    <w:p w14:paraId="12794B32" w14:textId="1576984B" w:rsidR="0074124A" w:rsidRPr="005A75B9" w:rsidRDefault="0074124A" w:rsidP="00795BE1">
      <w:pPr>
        <w:pStyle w:val="Lit-Cited"/>
      </w:pPr>
      <w:r w:rsidRPr="005A75B9">
        <w:t xml:space="preserve">Clark, J. H., and P. </w:t>
      </w:r>
      <w:proofErr w:type="spellStart"/>
      <w:r w:rsidRPr="005A75B9">
        <w:t>Etherton</w:t>
      </w:r>
      <w:proofErr w:type="spellEnd"/>
      <w:r w:rsidRPr="005A75B9">
        <w:t xml:space="preserve">.  2000.  Biological escapement goal for </w:t>
      </w:r>
      <w:proofErr w:type="spellStart"/>
      <w:r w:rsidRPr="005A75B9">
        <w:t>Klukshu</w:t>
      </w:r>
      <w:proofErr w:type="spellEnd"/>
      <w:r w:rsidRPr="005A75B9">
        <w:t xml:space="preserve"> River system sockeye salmon.  Alaska Department of Fish and Game, Division of Commercial Fisheries, Regional Informational Report No. 1J00-24, Juneau.</w:t>
      </w:r>
    </w:p>
    <w:p w14:paraId="52466686" w14:textId="77777777" w:rsidR="00AD5F5D" w:rsidRPr="005A75B9" w:rsidRDefault="00AD5F5D" w:rsidP="00795BE1">
      <w:pPr>
        <w:pStyle w:val="Lit-Cited"/>
      </w:pPr>
      <w:r w:rsidRPr="005A75B9">
        <w:t>Clark, J. E., J. H. Clark, and L. D. Shaul.  1994.  Escapement goals for coho salmon stocks returning to Berners River, Auke Creek, Ford Arm Lake, and Hugh Smith Lake in Southeast Alaska.  Alaska Department of Fish and Game, Division of Commercial Fisheries Management and Development, Regional Information Report No. 1J94-26, Juneau.</w:t>
      </w:r>
    </w:p>
    <w:p w14:paraId="71D806B5" w14:textId="77777777" w:rsidR="0086290F" w:rsidRPr="005A75B9" w:rsidRDefault="0086290F" w:rsidP="0086290F">
      <w:pPr>
        <w:pStyle w:val="Lit-Cited"/>
      </w:pPr>
      <w:r w:rsidRPr="005A75B9">
        <w:t xml:space="preserve">Clark, J. H., S. A. McPherson, and A. Burkholder.  1995a.  Biological escapement goal for </w:t>
      </w:r>
      <w:proofErr w:type="spellStart"/>
      <w:r w:rsidRPr="005A75B9">
        <w:t>Situk</w:t>
      </w:r>
      <w:proofErr w:type="spellEnd"/>
      <w:r w:rsidRPr="005A75B9">
        <w:t xml:space="preserve"> River sockeye salmon.  Alaska Department of Fish and Game, Division of Commercial Fisheries Management and Development, Regional Informational Report No. 1J95-22, Douglas. </w:t>
      </w:r>
    </w:p>
    <w:p w14:paraId="07863A67" w14:textId="77777777" w:rsidR="0086290F" w:rsidRPr="005A75B9" w:rsidRDefault="0086290F" w:rsidP="0086290F">
      <w:pPr>
        <w:pStyle w:val="Lit-Cited"/>
      </w:pPr>
      <w:r w:rsidRPr="005A75B9">
        <w:t>Clark, J. H., A. Burkholder, and J. E. Clark.  1995b.  Biological escapement goals for five sockeye salmon stocks returning to streams in the Yakutat area of Alaska.  Alaska Department of Fish and Game, Division of Commercial Fisheries Management and Development, Regional Informational Report No. 1J95-16, Juneau.</w:t>
      </w:r>
    </w:p>
    <w:p w14:paraId="437B4394" w14:textId="77777777" w:rsidR="00332C78" w:rsidRPr="005A75B9" w:rsidRDefault="00332C78" w:rsidP="00332C78">
      <w:pPr>
        <w:pStyle w:val="Lit-Cited"/>
      </w:pPr>
      <w:r w:rsidRPr="005A75B9">
        <w:t>Clark, J. H., S. A. McPherson, and D. M. Gaudet.  1998.  Biological escapement goal for Andrew Creek Chinook salmon, Alaska Department of Fish and Game, Division of Commercial Fisheries, Regional Information Report No. 5J98-08, Juneau.</w:t>
      </w:r>
    </w:p>
    <w:p w14:paraId="6ADC6D83" w14:textId="77777777" w:rsidR="0086290F" w:rsidRPr="005A75B9" w:rsidRDefault="0086290F" w:rsidP="00795BE1">
      <w:pPr>
        <w:pStyle w:val="Lit-Cited"/>
      </w:pPr>
      <w:r w:rsidRPr="005A75B9">
        <w:t xml:space="preserve">Clark, J. H., S. A. McPherson, and G. F. Woods.  2002.  Biological escapement goal for sockeye salmon in the </w:t>
      </w:r>
      <w:proofErr w:type="spellStart"/>
      <w:r w:rsidRPr="005A75B9">
        <w:t>Situk</w:t>
      </w:r>
      <w:proofErr w:type="spellEnd"/>
      <w:r w:rsidRPr="005A75B9">
        <w:t xml:space="preserve"> River, Yakutat, Alaska.  Alaska Department of Fish and Game, Special Publication No. 02-03, Anchorage.</w:t>
      </w:r>
    </w:p>
    <w:p w14:paraId="2562383F" w14:textId="77777777" w:rsidR="009B3394" w:rsidRDefault="009B3394" w:rsidP="00795BE1">
      <w:pPr>
        <w:pStyle w:val="Lit-Cited"/>
      </w:pPr>
      <w:r w:rsidRPr="005A75B9">
        <w:t>Clark, J. H., G. F. Woods, and S. Fleischman.  2003.  Revised biological escapement goal for the sockeye salmon stock returning to the East Alsek-</w:t>
      </w:r>
      <w:proofErr w:type="spellStart"/>
      <w:r w:rsidRPr="005A75B9">
        <w:t>Doame</w:t>
      </w:r>
      <w:proofErr w:type="spellEnd"/>
      <w:r w:rsidRPr="005A75B9">
        <w:t xml:space="preserve"> river system of Yakutat, Alaska.  Alaska Department of Fish and Game, Special Publication No. 03-04, Anchorage.</w:t>
      </w:r>
    </w:p>
    <w:p w14:paraId="467BBC90" w14:textId="77777777" w:rsidR="00304258" w:rsidRPr="005A75B9" w:rsidRDefault="00304258" w:rsidP="00795BE1">
      <w:pPr>
        <w:pStyle w:val="Lit-Cited"/>
      </w:pPr>
      <w:r w:rsidRPr="00304258">
        <w:t xml:space="preserve">Clark, R. A., D. M. Eggers, A. R. Munro, S. J. Fleischman, B. G. </w:t>
      </w:r>
      <w:proofErr w:type="spellStart"/>
      <w:r w:rsidRPr="00304258">
        <w:t>Bue</w:t>
      </w:r>
      <w:proofErr w:type="spellEnd"/>
      <w:r w:rsidRPr="00304258">
        <w:t>, and J. J. Hasbrouck.  2014.  An evaluation of the percentile approach for establishing sustainable escapement goals in lieu of stock productivity information.  Alaska Department of Fish and Game, Fishery Manuscript No. 14-06, Anchorage.</w:t>
      </w:r>
    </w:p>
    <w:p w14:paraId="13FDB117" w14:textId="77777777" w:rsidR="00961B79" w:rsidRPr="005A75B9" w:rsidRDefault="00961B79" w:rsidP="00DE54C3">
      <w:pPr>
        <w:pStyle w:val="Lit-Cited"/>
      </w:pPr>
      <w:r w:rsidRPr="005A75B9">
        <w:t xml:space="preserve">Der </w:t>
      </w:r>
      <w:proofErr w:type="spellStart"/>
      <w:r w:rsidRPr="005A75B9">
        <w:t>Hovanisian</w:t>
      </w:r>
      <w:proofErr w:type="spellEnd"/>
      <w:r w:rsidRPr="005A75B9">
        <w:t>, J.  2013.  Escapement goal for Klawock River coho salmon.  Alaska Department of Fish and Game, Fishery Manuscript Series No. 13-09, Anchorage.</w:t>
      </w:r>
    </w:p>
    <w:p w14:paraId="067F6B7E" w14:textId="77777777" w:rsidR="00795BE1" w:rsidRPr="005A75B9" w:rsidRDefault="00795BE1" w:rsidP="00795BE1">
      <w:pPr>
        <w:pStyle w:val="Lit-Cited"/>
      </w:pPr>
      <w:r w:rsidRPr="005A75B9">
        <w:t xml:space="preserve">Der </w:t>
      </w:r>
      <w:proofErr w:type="spellStart"/>
      <w:r w:rsidRPr="005A75B9">
        <w:t>Hovanisian</w:t>
      </w:r>
      <w:proofErr w:type="spellEnd"/>
      <w:r w:rsidRPr="005A75B9">
        <w:t xml:space="preserve">, J. A., and H. J. Geiger, </w:t>
      </w:r>
      <w:r w:rsidRPr="00453311">
        <w:t>editors</w:t>
      </w:r>
      <w:r w:rsidRPr="005A75B9">
        <w:t>.  2005.  Stock status and escapement goals for salmon stocks in Southeast Alaska 2005.  Alaska Department of Fish and Game, Special Publication No. 05-22, Anchorage.</w:t>
      </w:r>
    </w:p>
    <w:p w14:paraId="614B73B9" w14:textId="77777777" w:rsidR="00276B6E" w:rsidRPr="005A75B9" w:rsidRDefault="00276B6E" w:rsidP="00795BE1">
      <w:pPr>
        <w:pStyle w:val="Lit-Cited"/>
      </w:pPr>
      <w:r w:rsidRPr="005A75B9">
        <w:t xml:space="preserve">Der </w:t>
      </w:r>
      <w:proofErr w:type="spellStart"/>
      <w:r w:rsidRPr="005A75B9">
        <w:t>Hovanisian</w:t>
      </w:r>
      <w:proofErr w:type="spellEnd"/>
      <w:r w:rsidRPr="005A75B9">
        <w:t>, J., S. McPherson, E. Jones, P. Richards, R. Chapell, B. Elliott, T. Johnson, and S. Fleischman.  2011.  Chinook salmon status and escapement goals for stocks in Southeast Alaska.  Alaska Department of Fish and Game, Special Publication No. 11-19, Anchorage.</w:t>
      </w:r>
    </w:p>
    <w:p w14:paraId="26A36DD4" w14:textId="77777777" w:rsidR="00961B79" w:rsidRPr="005A75B9" w:rsidRDefault="00961B79" w:rsidP="00795BE1">
      <w:pPr>
        <w:pStyle w:val="Lit-Cited"/>
      </w:pPr>
      <w:r w:rsidRPr="005A75B9">
        <w:t>Eggers, D. M., and D. R. Bernard.  2011.  Run reconstruction and escapement goals for Alsek River sockeye salmon.  Alaska Department of Fish and Game, Fishery Manuscript Series No. 11-01, Anchorage.</w:t>
      </w:r>
    </w:p>
    <w:p w14:paraId="66B92DE3" w14:textId="77777777" w:rsidR="00E042F5" w:rsidRDefault="00E042F5" w:rsidP="00E042F5">
      <w:pPr>
        <w:pStyle w:val="ref-Cited"/>
      </w:pPr>
      <w:r w:rsidRPr="005A75B9">
        <w:t>Eggers, D. M., and S. C. Heinl.  2008.  Chum salmon stock status and escapement goals in Southeast Alaska.  Alaska Department of Fish and Game, Special Publication No. 08-19, Anchorage.</w:t>
      </w:r>
    </w:p>
    <w:p w14:paraId="15BEA9A8" w14:textId="60D71628" w:rsidR="007D634A" w:rsidRDefault="007D634A" w:rsidP="007D634A">
      <w:pPr>
        <w:pStyle w:val="ref-Cited"/>
      </w:pPr>
      <w:r w:rsidRPr="00304258">
        <w:t xml:space="preserve">Eggers, D. M., and M. Tracy.  2007.  A mark–recapture experiment to estimate the escapement of coho salmon in the </w:t>
      </w:r>
      <w:proofErr w:type="spellStart"/>
      <w:r w:rsidRPr="00304258">
        <w:t>Situk</w:t>
      </w:r>
      <w:proofErr w:type="spellEnd"/>
      <w:r w:rsidRPr="00304258">
        <w:t xml:space="preserve"> River, 2005, 2006.  Alaska Department of Fish and Game, Fishery Data Series No. 07-70, Anchorage.</w:t>
      </w:r>
    </w:p>
    <w:p w14:paraId="7B164CB3" w14:textId="77777777" w:rsidR="002964AA" w:rsidRPr="009956BF" w:rsidRDefault="002964AA" w:rsidP="002964AA">
      <w:pPr>
        <w:pStyle w:val="Lit-Cited"/>
        <w:jc w:val="center"/>
        <w:rPr>
          <w:b/>
          <w:sz w:val="32"/>
          <w:szCs w:val="32"/>
        </w:rPr>
      </w:pPr>
      <w:r w:rsidRPr="009956BF">
        <w:rPr>
          <w:b/>
          <w:sz w:val="32"/>
          <w:szCs w:val="32"/>
        </w:rPr>
        <w:lastRenderedPageBreak/>
        <w:t>REFERENCES CITED (Continued)</w:t>
      </w:r>
    </w:p>
    <w:p w14:paraId="4E7F58B0" w14:textId="77777777" w:rsidR="007D634A" w:rsidRPr="005A75B9" w:rsidRDefault="007D634A" w:rsidP="007D634A">
      <w:pPr>
        <w:pStyle w:val="ref-Cited"/>
      </w:pPr>
      <w:r w:rsidRPr="005A75B9">
        <w:t>Eggers, D. M., J. H. Clark, R. L. Bachman, and S. C. Heinl.  2008.  Sockeye salmon stock status and escapement goals in Southeast Alaska.  Alaska Department of Fish and Game, Divisions of Sport Fish and Commercial Fisheries, Special Publication No. 08-17, Anchorage.</w:t>
      </w:r>
    </w:p>
    <w:p w14:paraId="0254216B" w14:textId="4D392AE2" w:rsidR="00C9594A" w:rsidRDefault="00C9594A" w:rsidP="00C9594A">
      <w:pPr>
        <w:pStyle w:val="ref-Cited"/>
      </w:pPr>
      <w:r w:rsidRPr="005A75B9">
        <w:t xml:space="preserve">Eggers, D. M., S. C. Heinl, and A. W. Piston.  2009a.  McDonald Lake sockeye salmon stock status and escapement goal recommendations, 2008.  Alaska Department of Fish and Game, Fishery Data Series No. 09-31, Anchorage. </w:t>
      </w:r>
    </w:p>
    <w:p w14:paraId="7092BC31" w14:textId="77777777" w:rsidR="00C9594A" w:rsidRPr="005A75B9" w:rsidRDefault="00C9594A" w:rsidP="00C9594A">
      <w:pPr>
        <w:pStyle w:val="ref-Cited"/>
      </w:pPr>
      <w:r w:rsidRPr="005A75B9">
        <w:t xml:space="preserve">Eggers, D. M., X. Zhang, R. L. Bachman, and M. M. </w:t>
      </w:r>
      <w:proofErr w:type="spellStart"/>
      <w:r w:rsidRPr="005A75B9">
        <w:t>Sogge</w:t>
      </w:r>
      <w:proofErr w:type="spellEnd"/>
      <w:r w:rsidRPr="005A75B9">
        <w:t>.  2009b.  Sockeye salmon stock status and escapement goals for Chilkoot Lake in Southeast Alaska.  Alaska Department of Fish and Game, Fishery Data Series No. 09-63, Anchorage.</w:t>
      </w:r>
    </w:p>
    <w:p w14:paraId="484A9817" w14:textId="77777777" w:rsidR="00F55F67" w:rsidRPr="005A75B9" w:rsidRDefault="00C9594A" w:rsidP="00C9594A">
      <w:pPr>
        <w:pStyle w:val="ref-Cited"/>
      </w:pPr>
      <w:r w:rsidRPr="005A75B9">
        <w:t xml:space="preserve">Eggers, D. M., R. L. Bachman, and J. Stahl.  2010.  Stock status and escapement goals for </w:t>
      </w:r>
      <w:proofErr w:type="spellStart"/>
      <w:r w:rsidRPr="005A75B9">
        <w:t>Chilkat</w:t>
      </w:r>
      <w:proofErr w:type="spellEnd"/>
      <w:r w:rsidRPr="005A75B9">
        <w:t xml:space="preserve"> Lake sockeye salmon in southeast Alaska.  Alaska Department of Fish and Game, Fishery Manuscript No. 10-05, Anchorage.</w:t>
      </w:r>
    </w:p>
    <w:p w14:paraId="44F9E2BC" w14:textId="1DA84182" w:rsidR="001E471C" w:rsidRDefault="001E471C" w:rsidP="00C9594A">
      <w:pPr>
        <w:pStyle w:val="ref-Cited"/>
      </w:pPr>
      <w:r w:rsidRPr="001E471C">
        <w:t xml:space="preserve">Elliott, B. W. </w:t>
      </w:r>
      <w:r>
        <w:t xml:space="preserve"> </w:t>
      </w:r>
      <w:r w:rsidRPr="001E471C">
        <w:t xml:space="preserve">2009. </w:t>
      </w:r>
      <w:r>
        <w:t xml:space="preserve"> </w:t>
      </w:r>
      <w:r w:rsidRPr="001E471C">
        <w:t xml:space="preserve">Production and escapement of coho salmon from the </w:t>
      </w:r>
      <w:proofErr w:type="spellStart"/>
      <w:r w:rsidRPr="001E471C">
        <w:t>Chilkat</w:t>
      </w:r>
      <w:proofErr w:type="spellEnd"/>
      <w:r w:rsidRPr="001E471C">
        <w:t xml:space="preserve"> River, 2005–2006. </w:t>
      </w:r>
      <w:r>
        <w:t xml:space="preserve"> </w:t>
      </w:r>
      <w:r w:rsidRPr="001E471C">
        <w:t>Alaska Department of Fish and Game, Fishery Data Series No. 09-65, Anchorage.</w:t>
      </w:r>
    </w:p>
    <w:p w14:paraId="70B997AC" w14:textId="52E458F0" w:rsidR="00AD5F5D" w:rsidRPr="005A75B9" w:rsidRDefault="00AD5F5D" w:rsidP="00C9594A">
      <w:pPr>
        <w:pStyle w:val="ref-Cited"/>
      </w:pPr>
      <w:r w:rsidRPr="005A75B9">
        <w:t>Elliot</w:t>
      </w:r>
      <w:r w:rsidR="008D0E59">
        <w:t>t</w:t>
      </w:r>
      <w:r w:rsidRPr="005A75B9">
        <w:t xml:space="preserve">, B. W.  2013.  Production, harvest, and escapement of </w:t>
      </w:r>
      <w:proofErr w:type="spellStart"/>
      <w:r w:rsidRPr="005A75B9">
        <w:t>Chilkat</w:t>
      </w:r>
      <w:proofErr w:type="spellEnd"/>
      <w:r w:rsidRPr="005A75B9">
        <w:t xml:space="preserve"> River </w:t>
      </w:r>
      <w:proofErr w:type="spellStart"/>
      <w:r w:rsidRPr="005A75B9">
        <w:t>coho</w:t>
      </w:r>
      <w:proofErr w:type="spellEnd"/>
      <w:r w:rsidRPr="005A75B9">
        <w:t xml:space="preserve"> salmon, 2009–2010.  Alaska Department of Fish and Game, Fishery Data Series No. 13-14, Anchorage.</w:t>
      </w:r>
    </w:p>
    <w:p w14:paraId="1AFCA237" w14:textId="77777777" w:rsidR="00AD5F5D" w:rsidRPr="005A75B9" w:rsidRDefault="00AD5F5D" w:rsidP="00C9594A">
      <w:pPr>
        <w:pStyle w:val="ref-Cited"/>
      </w:pPr>
      <w:r w:rsidRPr="005A75B9">
        <w:t xml:space="preserve">Ericksen, R. P., and S. J. Fleischman.  2006.  Optimal production of coho salmon from the </w:t>
      </w:r>
      <w:proofErr w:type="spellStart"/>
      <w:r w:rsidRPr="005A75B9">
        <w:t>Chilkat</w:t>
      </w:r>
      <w:proofErr w:type="spellEnd"/>
      <w:r w:rsidRPr="005A75B9">
        <w:t xml:space="preserve"> River.  Alaska Department of Fish and Game, Fishery Manuscript No. 06-06, Anchorage.</w:t>
      </w:r>
    </w:p>
    <w:p w14:paraId="68E7CDDA" w14:textId="77777777" w:rsidR="001B0925" w:rsidRPr="005A75B9" w:rsidRDefault="003F5A54" w:rsidP="00E042F5">
      <w:pPr>
        <w:pStyle w:val="ref-Cited"/>
      </w:pPr>
      <w:r w:rsidRPr="005A75B9">
        <w:t xml:space="preserve">Ericksen, R. P., and S. A. McPherson.  2004.  Optimal production of Chinook salmon from the </w:t>
      </w:r>
      <w:proofErr w:type="spellStart"/>
      <w:r w:rsidRPr="005A75B9">
        <w:t>Chilkat</w:t>
      </w:r>
      <w:proofErr w:type="spellEnd"/>
      <w:r w:rsidRPr="005A75B9">
        <w:t xml:space="preserve"> River.  Alaska Department of Fish and Game, Fishery Manuscript No. 04-01, Anchorage.</w:t>
      </w:r>
    </w:p>
    <w:p w14:paraId="1FD1150A" w14:textId="77777777" w:rsidR="009B3394" w:rsidRDefault="009B3394" w:rsidP="00E042F5">
      <w:pPr>
        <w:pStyle w:val="ref-Cited"/>
      </w:pPr>
      <w:r w:rsidRPr="005A75B9">
        <w:t>Faber, D. M.  2008.  Loss of spawning habitat due to isostatic rebound and the subsequent effect on the commercial East Alsek sockeye fishery, Alaska.  M. S. Thesis, University of Alaska, Fairbanks.</w:t>
      </w:r>
    </w:p>
    <w:p w14:paraId="10A0A361" w14:textId="77777777" w:rsidR="00FE0345" w:rsidRPr="005A75B9" w:rsidRDefault="00FE0345" w:rsidP="00E042F5">
      <w:pPr>
        <w:pStyle w:val="ref-Cited"/>
      </w:pPr>
      <w:r w:rsidRPr="005A75B9">
        <w:t xml:space="preserve">Fleischman, S. J., J. A. Der </w:t>
      </w:r>
      <w:proofErr w:type="spellStart"/>
      <w:r w:rsidRPr="005A75B9">
        <w:t>Hovanisian</w:t>
      </w:r>
      <w:proofErr w:type="spellEnd"/>
      <w:r w:rsidRPr="005A75B9">
        <w:t xml:space="preserve">, and S. A. McPherson.  </w:t>
      </w:r>
      <w:r w:rsidR="00ED04AB" w:rsidRPr="005A75B9">
        <w:t>201</w:t>
      </w:r>
      <w:r w:rsidR="00ED04AB">
        <w:t>1</w:t>
      </w:r>
      <w:r w:rsidRPr="005A75B9">
        <w:t>.  Escapement goals for Chinook salmon in the Blossom and Keta rivers.  Alaska Department of Fish and Game, Fishery Manuscript No. 1</w:t>
      </w:r>
      <w:r w:rsidR="00ED04AB">
        <w:t>1</w:t>
      </w:r>
      <w:r w:rsidRPr="005A75B9">
        <w:t>-0</w:t>
      </w:r>
      <w:r w:rsidR="00ED04AB">
        <w:t>5</w:t>
      </w:r>
      <w:r w:rsidRPr="005A75B9">
        <w:t>, Anchorage.</w:t>
      </w:r>
    </w:p>
    <w:p w14:paraId="7DA86806" w14:textId="77777777" w:rsidR="00962CCB" w:rsidRPr="005A75B9" w:rsidRDefault="00962CCB" w:rsidP="00E042F5">
      <w:pPr>
        <w:pStyle w:val="ref-Cited"/>
      </w:pPr>
      <w:r w:rsidRPr="005A75B9">
        <w:t>Fleischman, S. J., M. J. Catalano, R. A. Clark, and D. R. Bernard.  2013.  An age-structured state-space stock-recruit model for Pacific salmon (</w:t>
      </w:r>
      <w:r w:rsidRPr="005A75B9">
        <w:rPr>
          <w:i/>
        </w:rPr>
        <w:t>Oncorhynchus</w:t>
      </w:r>
      <w:r w:rsidRPr="005A75B9">
        <w:t xml:space="preserve"> spp.).  </w:t>
      </w:r>
      <w:r w:rsidR="00453311" w:rsidRPr="005A75B9">
        <w:t>Can</w:t>
      </w:r>
      <w:r w:rsidR="00453311">
        <w:t>adian</w:t>
      </w:r>
      <w:r w:rsidR="00453311" w:rsidRPr="005A75B9">
        <w:t xml:space="preserve"> J</w:t>
      </w:r>
      <w:r w:rsidR="00453311">
        <w:t>ournal</w:t>
      </w:r>
      <w:r w:rsidR="00453311" w:rsidRPr="005A75B9">
        <w:t xml:space="preserve"> </w:t>
      </w:r>
      <w:r w:rsidR="00453311">
        <w:t xml:space="preserve">of </w:t>
      </w:r>
      <w:r w:rsidR="00453311" w:rsidRPr="005A75B9">
        <w:t>Fish</w:t>
      </w:r>
      <w:r w:rsidR="00453311">
        <w:t>eries</w:t>
      </w:r>
      <w:r w:rsidR="00453311" w:rsidRPr="005A75B9">
        <w:t xml:space="preserve"> </w:t>
      </w:r>
      <w:r w:rsidR="00453311">
        <w:t xml:space="preserve">and </w:t>
      </w:r>
      <w:r w:rsidR="00453311" w:rsidRPr="005A75B9">
        <w:t>Aquat</w:t>
      </w:r>
      <w:r w:rsidR="00453311">
        <w:t>ic</w:t>
      </w:r>
      <w:r w:rsidR="00453311" w:rsidRPr="005A75B9">
        <w:t xml:space="preserve"> Sci</w:t>
      </w:r>
      <w:r w:rsidR="00453311">
        <w:t>ences</w:t>
      </w:r>
      <w:r w:rsidRPr="005A75B9">
        <w:t>. 70:401–414.</w:t>
      </w:r>
    </w:p>
    <w:p w14:paraId="40AB9954" w14:textId="77777777" w:rsidR="00CE7344" w:rsidRPr="005A75B9" w:rsidRDefault="00CE7344" w:rsidP="00E042F5">
      <w:pPr>
        <w:pStyle w:val="ref-Cited"/>
      </w:pPr>
      <w:r w:rsidRPr="005A75B9">
        <w:t>Geiger, H. J.  2003.  Sockeye salmon stock status and escapement goal for Redoubt Lake in Southeast Alaska.  Alaska Department of Fish and Game, Division of Commercial Fisheries, Regional Information Report No. 1J03-01, Juneau.</w:t>
      </w:r>
    </w:p>
    <w:p w14:paraId="1225FBC4" w14:textId="77777777" w:rsidR="00106844" w:rsidRPr="005A75B9" w:rsidRDefault="00795BE1" w:rsidP="00795BE1">
      <w:pPr>
        <w:pStyle w:val="Lit-Cited"/>
      </w:pPr>
      <w:r w:rsidRPr="005A75B9">
        <w:t xml:space="preserve">Geiger, H. J., and S. McPherson, </w:t>
      </w:r>
      <w:r w:rsidRPr="005A75B9">
        <w:rPr>
          <w:i/>
        </w:rPr>
        <w:t>editors</w:t>
      </w:r>
      <w:r w:rsidRPr="005A75B9">
        <w:t>.  2004.  Stock status and escapement goals for salmon stocks in Southeast Alaska.  Alaska Department of Fish and Game, Divisions of Sport Fish and Commercial Fisheries, Special Publication No. 04-02, Anchorage.</w:t>
      </w:r>
    </w:p>
    <w:p w14:paraId="56385648" w14:textId="77777777" w:rsidR="00CC62C7" w:rsidRPr="005A75B9" w:rsidRDefault="00CC62C7" w:rsidP="00795BE1">
      <w:pPr>
        <w:pStyle w:val="Lit-Cited"/>
      </w:pPr>
      <w:r w:rsidRPr="005A75B9">
        <w:t xml:space="preserve">Geiger, H. J., T. P. </w:t>
      </w:r>
      <w:proofErr w:type="spellStart"/>
      <w:r w:rsidRPr="005A75B9">
        <w:t>Zadina</w:t>
      </w:r>
      <w:proofErr w:type="spellEnd"/>
      <w:r w:rsidRPr="005A75B9">
        <w:t>, and S. C. Heinl.  2003.  Sockeye salmon stock status and escapement goal for Hugh Smith Lake in Southeast Alaska.  Alaska Department of Fish and Game, Division of Commercial Fisheries, Regional Information Report 1J03-05, Juneau.</w:t>
      </w:r>
    </w:p>
    <w:p w14:paraId="4A52FE51" w14:textId="77777777" w:rsidR="009F5FF4" w:rsidRPr="005A75B9" w:rsidRDefault="009F5FF4" w:rsidP="00795BE1">
      <w:pPr>
        <w:pStyle w:val="Lit-Cited"/>
      </w:pPr>
      <w:r w:rsidRPr="005A75B9">
        <w:t xml:space="preserve">Geiger, H. J., M. A. Cartwright, J. H. Clark, J. </w:t>
      </w:r>
      <w:proofErr w:type="spellStart"/>
      <w:r w:rsidRPr="005A75B9">
        <w:t>Conitz</w:t>
      </w:r>
      <w:proofErr w:type="spellEnd"/>
      <w:r w:rsidRPr="005A75B9">
        <w:t xml:space="preserve">, S. C. Heinl, K. Jensen, B. Lewis, A. J. McGregor, R. </w:t>
      </w:r>
      <w:proofErr w:type="spellStart"/>
      <w:r w:rsidRPr="005A75B9">
        <w:t>Riffe</w:t>
      </w:r>
      <w:proofErr w:type="spellEnd"/>
      <w:r w:rsidRPr="005A75B9">
        <w:t xml:space="preserve">, G. Woods and T. P. </w:t>
      </w:r>
      <w:proofErr w:type="spellStart"/>
      <w:r w:rsidRPr="005A75B9">
        <w:t>Zadina</w:t>
      </w:r>
      <w:proofErr w:type="spellEnd"/>
      <w:r w:rsidRPr="005A75B9">
        <w:t>.  2004.  Sockeye salmon stock status and escapement goals in Southeast Alaska [</w:t>
      </w:r>
      <w:r w:rsidRPr="005A75B9">
        <w:rPr>
          <w:i/>
        </w:rPr>
        <w:t>in</w:t>
      </w:r>
      <w:r w:rsidRPr="005A75B9">
        <w:t>] H. J. Geiger, and S. McPherson, editors.  Stock status and escapement goals for salmon stocks in Southeast Alaska. Alaska Department of Fish and Game, Special Publication No. 04-02, Anchorage.</w:t>
      </w:r>
    </w:p>
    <w:p w14:paraId="6CF3546C" w14:textId="77777777" w:rsidR="004054E8" w:rsidRDefault="004054E8" w:rsidP="00795BE1">
      <w:pPr>
        <w:pStyle w:val="Lit-Cited"/>
      </w:pPr>
      <w:r w:rsidRPr="005A75B9">
        <w:t xml:space="preserve">Geiger, H. J., R.L. Bachman, S. C. Heinl, K. Jensen, B. Lewis, T. A. Johnson, A. Piston, and R. </w:t>
      </w:r>
      <w:proofErr w:type="spellStart"/>
      <w:r w:rsidRPr="005A75B9">
        <w:t>Riffe</w:t>
      </w:r>
      <w:proofErr w:type="spellEnd"/>
      <w:r w:rsidRPr="005A75B9">
        <w:t>.  2005.  Sockeye salmon stock status and escapement goals in Southeast Alaska [</w:t>
      </w:r>
      <w:r w:rsidRPr="005A75B9">
        <w:rPr>
          <w:i/>
        </w:rPr>
        <w:t>in</w:t>
      </w:r>
      <w:r w:rsidRPr="005A75B9">
        <w:t xml:space="preserve">] J. A. Der </w:t>
      </w:r>
      <w:proofErr w:type="spellStart"/>
      <w:r w:rsidRPr="005A75B9">
        <w:t>Hovanisian</w:t>
      </w:r>
      <w:proofErr w:type="spellEnd"/>
      <w:r w:rsidRPr="005A75B9">
        <w:t xml:space="preserve"> and H. J. Geiger, editors.  Stock status and escapement goals for salmon in Southeast Alaska 2005.  Alaska Department of Fish and Game, Special Publication No. 05-22, Anchorage.</w:t>
      </w:r>
    </w:p>
    <w:p w14:paraId="2D4ABA4C" w14:textId="26D9AE7B" w:rsidR="007D634A" w:rsidRDefault="007D634A" w:rsidP="00795BE1">
      <w:pPr>
        <w:pStyle w:val="Lit-Cited"/>
      </w:pPr>
      <w:r w:rsidRPr="000D0807">
        <w:t>Gilk-Baumer, S. E., S. D. Rogers Olive, D. K. Harris, S. C. Heinl, E. K. C. Fox, and W. D. Templin.  2015.  Genetic mixed stock analysis of sockeye salmon harvests in selected northern Chatham Strait commercial fisheries, Southeast Alaska, 2012–2014.  Alaska Department of Fish and Game, Fishery Data Series No. 15-03, Anchorage.</w:t>
      </w:r>
    </w:p>
    <w:p w14:paraId="67EC0DA6" w14:textId="77777777" w:rsidR="002964AA" w:rsidRPr="009956BF" w:rsidRDefault="002964AA" w:rsidP="002964AA">
      <w:pPr>
        <w:pStyle w:val="Lit-Cited"/>
        <w:jc w:val="center"/>
        <w:rPr>
          <w:b/>
          <w:sz w:val="32"/>
          <w:szCs w:val="32"/>
        </w:rPr>
      </w:pPr>
      <w:r w:rsidRPr="009956BF">
        <w:rPr>
          <w:b/>
          <w:sz w:val="32"/>
          <w:szCs w:val="32"/>
        </w:rPr>
        <w:lastRenderedPageBreak/>
        <w:t>REFERENCES CITED (Continued)</w:t>
      </w:r>
    </w:p>
    <w:p w14:paraId="39A5A69B" w14:textId="218958E7" w:rsidR="00B95192" w:rsidRDefault="00B95192" w:rsidP="00795BE1">
      <w:pPr>
        <w:pStyle w:val="Lit-Cited"/>
      </w:pPr>
      <w:proofErr w:type="spellStart"/>
      <w:r w:rsidRPr="005A75B9">
        <w:t>Halupka</w:t>
      </w:r>
      <w:proofErr w:type="spellEnd"/>
      <w:r w:rsidRPr="005A75B9">
        <w:t xml:space="preserve">, K. C., M. D. Bryant, M. F. </w:t>
      </w:r>
      <w:proofErr w:type="spellStart"/>
      <w:r w:rsidRPr="005A75B9">
        <w:t>Willson</w:t>
      </w:r>
      <w:proofErr w:type="spellEnd"/>
      <w:r w:rsidRPr="005A75B9">
        <w:t>, and F. H. Everest.  2000.  Biological characteristics and population status of anadromous salmon in Southeast Alaska.  United States Forest Service.  General Technical Report.  PNW-GTR-468.</w:t>
      </w:r>
    </w:p>
    <w:p w14:paraId="22F554BD" w14:textId="77777777" w:rsidR="00E042F5" w:rsidRPr="005A75B9" w:rsidRDefault="00E042F5" w:rsidP="00E042F5">
      <w:pPr>
        <w:pStyle w:val="Lit-Cited"/>
        <w:rPr>
          <w:snapToGrid w:val="0"/>
        </w:rPr>
      </w:pPr>
      <w:r w:rsidRPr="005A75B9">
        <w:rPr>
          <w:snapToGrid w:val="0"/>
        </w:rPr>
        <w:t>Heinl, S. C., D. M. Eggers, and A. W. Piston.  2008.  Pink salmon stock status and escapement goals in Southeast Alaska and Yakutat.  Alaska Department of Fish and Game, Special Publication No. 08-16, Anchorage.</w:t>
      </w:r>
    </w:p>
    <w:p w14:paraId="38C094A0" w14:textId="77777777" w:rsidR="00276B6E" w:rsidRDefault="00276B6E" w:rsidP="00E042F5">
      <w:pPr>
        <w:pStyle w:val="Lit-Cited"/>
      </w:pPr>
      <w:r w:rsidRPr="005A75B9">
        <w:rPr>
          <w:snapToGrid w:val="0"/>
        </w:rPr>
        <w:t>Heinl, S. C., R. L. Bachman, and K. Jensen.  20</w:t>
      </w:r>
      <w:r w:rsidR="004B0B0A" w:rsidRPr="005A75B9">
        <w:rPr>
          <w:snapToGrid w:val="0"/>
        </w:rPr>
        <w:t>11</w:t>
      </w:r>
      <w:r w:rsidRPr="005A75B9">
        <w:rPr>
          <w:snapToGrid w:val="0"/>
        </w:rPr>
        <w:t xml:space="preserve">.  Sockeye salmon stock status and escapement goals in Southeast Alaska.  </w:t>
      </w:r>
      <w:r w:rsidRPr="005A75B9">
        <w:t>Alaska Department of Fish and Game, Divisions of Sport Fish and Commercial Fisheries, Special Publication No. 11-20, Anchorage.</w:t>
      </w:r>
    </w:p>
    <w:p w14:paraId="4F12A048" w14:textId="77777777" w:rsidR="00A979CA" w:rsidRPr="005A75B9" w:rsidRDefault="00A979CA" w:rsidP="00E042F5">
      <w:pPr>
        <w:pStyle w:val="Lit-Cited"/>
      </w:pPr>
      <w:r>
        <w:t>Heinl, S. C., E. L. Jones III, A. W. Piston, P. J. Richards, and L. D. Shaul.  2014a.  Review of salmon escapement goals in Southeast Alaska, 2014.  Alaska Department of Fish and Game, Fishery Manuscript Series No. 14-07, Anchorage.</w:t>
      </w:r>
    </w:p>
    <w:p w14:paraId="189BC20D" w14:textId="77777777" w:rsidR="00A5561F" w:rsidRPr="005A75B9" w:rsidRDefault="00A5561F" w:rsidP="00E042F5">
      <w:pPr>
        <w:pStyle w:val="Lit-Cited"/>
      </w:pPr>
      <w:r w:rsidRPr="005A75B9">
        <w:t xml:space="preserve">Heinl, S. C., S. </w:t>
      </w:r>
      <w:r w:rsidR="00FE3FA4" w:rsidRPr="005A75B9">
        <w:t xml:space="preserve">E. </w:t>
      </w:r>
      <w:r w:rsidRPr="005A75B9">
        <w:t xml:space="preserve">Miller, and J. A. Bednarski.  </w:t>
      </w:r>
      <w:r w:rsidR="00FE3FA4" w:rsidRPr="005A75B9">
        <w:t>2014</w:t>
      </w:r>
      <w:r w:rsidR="00A979CA">
        <w:t>b</w:t>
      </w:r>
      <w:r w:rsidRPr="005A75B9">
        <w:t xml:space="preserve">.  </w:t>
      </w:r>
      <w:proofErr w:type="spellStart"/>
      <w:r w:rsidRPr="005A75B9">
        <w:t>Speel</w:t>
      </w:r>
      <w:proofErr w:type="spellEnd"/>
      <w:r w:rsidRPr="005A75B9">
        <w:t xml:space="preserve"> Lake sockeye salmon stock status and escapement goal review.  Alaska Department of Fish and Game, Fishery Manuscript Series No. </w:t>
      </w:r>
      <w:r w:rsidR="00FE3FA4" w:rsidRPr="005A75B9">
        <w:t>14-04</w:t>
      </w:r>
      <w:r w:rsidRPr="005A75B9">
        <w:t>, Anchorage.</w:t>
      </w:r>
    </w:p>
    <w:p w14:paraId="638DDCDF" w14:textId="5715F60D" w:rsidR="004E51BE" w:rsidRPr="004E51BE" w:rsidRDefault="004E51BE" w:rsidP="004E51BE">
      <w:pPr>
        <w:pStyle w:val="Lit-Cited"/>
      </w:pPr>
      <w:r w:rsidRPr="004E51BE">
        <w:rPr>
          <w:color w:val="000000"/>
        </w:rPr>
        <w:t>Heinl, S. C., E. L. Jones III, A. W. Piston, P. J. Richards, L. D. Shaul, B. W. Elliott, S. E. Miller, R. E. Brenner, and J. V. Nichols. 2017. Review of salmon escapement goals in Southeast Alaska, 2017. Alaska Department of Fish and Game, Fishery Manuscript Series No. 17-11, Anchorage.</w:t>
      </w:r>
    </w:p>
    <w:p w14:paraId="2A7022AC" w14:textId="1DE4B3BB" w:rsidR="00FE0345" w:rsidRPr="005A75B9" w:rsidRDefault="00FE0345" w:rsidP="00E042F5">
      <w:pPr>
        <w:pStyle w:val="Lit-Cited"/>
        <w:rPr>
          <w:snapToGrid w:val="0"/>
        </w:rPr>
      </w:pPr>
      <w:r w:rsidRPr="005A75B9">
        <w:t xml:space="preserve">Hendrich, C. F., J. L. Weller, S. A. McPherson, and D. R. Bernard.  2008.  Optimal production of Chinook salmon from the </w:t>
      </w:r>
      <w:proofErr w:type="spellStart"/>
      <w:r w:rsidRPr="005A75B9">
        <w:t>Unuk</w:t>
      </w:r>
      <w:proofErr w:type="spellEnd"/>
      <w:r w:rsidRPr="005A75B9">
        <w:t xml:space="preserve"> River.  Alaska Department of Fish and Game, Fishery Manuscript No. 08-03, Anchorage.</w:t>
      </w:r>
    </w:p>
    <w:p w14:paraId="2AEEF1EF" w14:textId="21A58A4B" w:rsidR="007037DB" w:rsidRDefault="007037DB" w:rsidP="00795BE1">
      <w:pPr>
        <w:pStyle w:val="Lit-Cited"/>
      </w:pPr>
      <w:proofErr w:type="spellStart"/>
      <w:r w:rsidRPr="005A75B9">
        <w:t>Hilborn</w:t>
      </w:r>
      <w:proofErr w:type="spellEnd"/>
      <w:r w:rsidRPr="005A75B9">
        <w:t>, R., and C. J. Walters.  1992.  Quantitative Fisheries Stock Assessment: Choice, Dynamics and Uncertainty.  Chapman and Hall, New York.</w:t>
      </w:r>
    </w:p>
    <w:p w14:paraId="66B72EE5" w14:textId="0D4BDA69" w:rsidR="00A11584" w:rsidRPr="005A75B9" w:rsidRDefault="00A11584" w:rsidP="00795BE1">
      <w:pPr>
        <w:pStyle w:val="Lit-Cited"/>
      </w:pPr>
      <w:r w:rsidRPr="00A11584">
        <w:t xml:space="preserve">Hoffman, R. A. 2019. Operational Plan: </w:t>
      </w:r>
      <w:proofErr w:type="spellStart"/>
      <w:r w:rsidRPr="00A11584">
        <w:t>Situk</w:t>
      </w:r>
      <w:proofErr w:type="spellEnd"/>
      <w:r w:rsidRPr="00A11584">
        <w:t xml:space="preserve"> River salmon enumeration and sampling procedures, 2019. Alaska Department of Fish and Game, Regional Operational Plan ROP.CF.1J.2019.08, Douglas.</w:t>
      </w:r>
    </w:p>
    <w:p w14:paraId="2BC4224F" w14:textId="77777777" w:rsidR="00CC62C7" w:rsidRPr="005A75B9" w:rsidRDefault="00CC62C7" w:rsidP="00795BE1">
      <w:pPr>
        <w:pStyle w:val="Lit-Cited"/>
      </w:pPr>
      <w:r w:rsidRPr="005A75B9">
        <w:t xml:space="preserve">Humphreys, R. D., S. M. </w:t>
      </w:r>
      <w:proofErr w:type="spellStart"/>
      <w:r w:rsidRPr="005A75B9">
        <w:t>McKinnel</w:t>
      </w:r>
      <w:proofErr w:type="spellEnd"/>
      <w:r w:rsidRPr="005A75B9">
        <w:t xml:space="preserve">, D. Welch, M. Stocker, B. </w:t>
      </w:r>
      <w:proofErr w:type="spellStart"/>
      <w:r w:rsidRPr="005A75B9">
        <w:t>Turris</w:t>
      </w:r>
      <w:proofErr w:type="spellEnd"/>
      <w:r w:rsidRPr="005A75B9">
        <w:t>, F. Dickson, and D. Ware, editors.  1994.  Pacific Stock Assessment Review Committee (PSARC) Annual Report for 1993.  Canadian Manuscript Report of Fisheries and Aquatic Sciences 2227.</w:t>
      </w:r>
    </w:p>
    <w:p w14:paraId="1E650B4A" w14:textId="77777777" w:rsidR="00B61691" w:rsidRDefault="00B61691" w:rsidP="00795BE1">
      <w:pPr>
        <w:pStyle w:val="Lit-Cited"/>
      </w:pPr>
      <w:proofErr w:type="spellStart"/>
      <w:r w:rsidRPr="00B61691">
        <w:t>Ingledue</w:t>
      </w:r>
      <w:proofErr w:type="spellEnd"/>
      <w:r w:rsidRPr="00B61691">
        <w:t>, D.  1989.  Hawk Inlet shore purse seine fishery, 1989.  Alaska Department of Fish and Game, Division of Commercial Fisheries, Regional Information Report No. 1J89-31, Juneau.</w:t>
      </w:r>
    </w:p>
    <w:p w14:paraId="256EE083" w14:textId="77777777" w:rsidR="002B5955" w:rsidRDefault="00F55F67" w:rsidP="00795BE1">
      <w:pPr>
        <w:pStyle w:val="Lit-Cited"/>
      </w:pPr>
      <w:r w:rsidRPr="005A75B9">
        <w:t>Johnson, T. A., S. C. Heinl, and H. J. Geiger.  2005.  McDonald Lake: Stock status and escapement goal recommendations.  Alaska Department of Fish and Game, Fishery Manuscript No. 05-07, Anchorage.</w:t>
      </w:r>
    </w:p>
    <w:p w14:paraId="29A7D822" w14:textId="740A58AE" w:rsidR="001B0925" w:rsidRDefault="003801C3" w:rsidP="00795BE1">
      <w:pPr>
        <w:pStyle w:val="Lit-Cited"/>
      </w:pPr>
      <w:proofErr w:type="spellStart"/>
      <w:r w:rsidRPr="005A75B9">
        <w:t>Kissner</w:t>
      </w:r>
      <w:proofErr w:type="spellEnd"/>
      <w:r w:rsidRPr="005A75B9">
        <w:t>, P. D.  1978.  Status of important native Chinook salmon stocks in Southeastern Alaska.  Alaska Department of Fish and Game.  Federal Aid in Fish Restoration, Annual Performance Report, 1976–1977, Project F-9-9(18) AFS 41-5, Juneau.</w:t>
      </w:r>
    </w:p>
    <w:p w14:paraId="4BF8F828" w14:textId="7D9F5CD8" w:rsidR="00A11584" w:rsidRPr="005A75B9" w:rsidRDefault="00A11584" w:rsidP="00795BE1">
      <w:pPr>
        <w:pStyle w:val="Lit-Cited"/>
      </w:pPr>
      <w:r w:rsidRPr="00A11584">
        <w:t>Koller, J., J. Serio, B. Van Alen, and C. Leeseberg.  2014.  Redoubt Lake sockeye salmon monitoring and lake fertilization project: 2013 annual report and final report for study 10-611.  U.S. Fish and Wildlife Service, Office of Subsistence Management, Fishery Resource Monitoring Program, Final Report (Study No. 05-601), Anchorage.</w:t>
      </w:r>
    </w:p>
    <w:p w14:paraId="271B6253" w14:textId="77777777" w:rsidR="00C85127" w:rsidRPr="005A75B9" w:rsidRDefault="00C85127" w:rsidP="00795BE1">
      <w:pPr>
        <w:pStyle w:val="Lit-Cited"/>
      </w:pPr>
      <w:r w:rsidRPr="005A75B9">
        <w:t>McPherson, S. A.  1990.  An inseason management system for sockeye salmon returns to Lynn Canal, Southeast Alaska.  M. S. Thesis, University of Alaska, Fairbanks.</w:t>
      </w:r>
    </w:p>
    <w:p w14:paraId="6097D90D" w14:textId="77777777" w:rsidR="00FE0345" w:rsidRPr="005A75B9" w:rsidRDefault="00FE0345" w:rsidP="00795BE1">
      <w:pPr>
        <w:pStyle w:val="Lit-Cited"/>
      </w:pPr>
      <w:r w:rsidRPr="005A75B9">
        <w:t xml:space="preserve">McPherson, S. A., and J. K. </w:t>
      </w:r>
      <w:proofErr w:type="spellStart"/>
      <w:r w:rsidRPr="005A75B9">
        <w:t>Carlile</w:t>
      </w:r>
      <w:proofErr w:type="spellEnd"/>
      <w:r w:rsidRPr="005A75B9">
        <w:t xml:space="preserve">.  1997.  Spawner-recruit analysis of </w:t>
      </w:r>
      <w:proofErr w:type="spellStart"/>
      <w:r w:rsidRPr="005A75B9">
        <w:t>Behm</w:t>
      </w:r>
      <w:proofErr w:type="spellEnd"/>
      <w:r w:rsidRPr="005A75B9">
        <w:t xml:space="preserve"> Canal Chinook salmon stocks.  Alaska Department of Fish and Game, Division of Commercial Fisheries Management and Development, Regional Information Report No. 1J97-06, Juneau.</w:t>
      </w:r>
    </w:p>
    <w:p w14:paraId="43AC78C3" w14:textId="77777777" w:rsidR="007D634A" w:rsidRPr="005A75B9" w:rsidRDefault="007D634A" w:rsidP="007D634A">
      <w:pPr>
        <w:pStyle w:val="Lit-Cited"/>
      </w:pPr>
      <w:r w:rsidRPr="005A75B9">
        <w:t>McPherson, S. A., and J. H. Clark.  2001.  Biological escapement goal for King Salmon River Chinook salmon.  Alaska Department of Fish and Game, Division of Commercial Fisheries, Regional Information Report No. 1J01-40, Juneau.</w:t>
      </w:r>
    </w:p>
    <w:p w14:paraId="4AA1B7B7" w14:textId="77777777" w:rsidR="007D634A" w:rsidRDefault="007D634A" w:rsidP="007D634A">
      <w:pPr>
        <w:pStyle w:val="Lit-Cited"/>
      </w:pPr>
      <w:r w:rsidRPr="005A75B9">
        <w:t xml:space="preserve">McPherson, S., S. Marshall, and M. </w:t>
      </w:r>
      <w:proofErr w:type="spellStart"/>
      <w:r w:rsidRPr="005A75B9">
        <w:t>Rowse</w:t>
      </w:r>
      <w:proofErr w:type="spellEnd"/>
      <w:r w:rsidRPr="005A75B9">
        <w:t xml:space="preserve">.  1987.  </w:t>
      </w:r>
      <w:proofErr w:type="spellStart"/>
      <w:r w:rsidRPr="005A75B9">
        <w:t>Situk</w:t>
      </w:r>
      <w:proofErr w:type="spellEnd"/>
      <w:r w:rsidRPr="005A75B9">
        <w:t xml:space="preserve"> River sockeye salmon spawner-recruit analysis.  Alaska Department of Fish and Game, Division of Commercial Fisheries, Southeast Region Report 87(2), Douglas.</w:t>
      </w:r>
    </w:p>
    <w:p w14:paraId="2BF837E0" w14:textId="77777777" w:rsidR="002964AA" w:rsidRPr="009956BF" w:rsidRDefault="002964AA" w:rsidP="002964AA">
      <w:pPr>
        <w:pStyle w:val="Lit-Cited"/>
        <w:jc w:val="center"/>
        <w:rPr>
          <w:b/>
          <w:sz w:val="32"/>
          <w:szCs w:val="32"/>
        </w:rPr>
      </w:pPr>
      <w:r w:rsidRPr="009956BF">
        <w:rPr>
          <w:b/>
          <w:sz w:val="32"/>
          <w:szCs w:val="32"/>
        </w:rPr>
        <w:lastRenderedPageBreak/>
        <w:t>REFERENCES CITED (Continued)</w:t>
      </w:r>
    </w:p>
    <w:p w14:paraId="3911D061" w14:textId="65D48D37" w:rsidR="007D634A" w:rsidRDefault="007D634A" w:rsidP="007D634A">
      <w:pPr>
        <w:pStyle w:val="Lit-Cited"/>
      </w:pPr>
      <w:r w:rsidRPr="005A75B9">
        <w:t xml:space="preserve">McPherson, S. A., P. </w:t>
      </w:r>
      <w:proofErr w:type="spellStart"/>
      <w:r w:rsidRPr="005A75B9">
        <w:t>Etherton</w:t>
      </w:r>
      <w:proofErr w:type="spellEnd"/>
      <w:r w:rsidRPr="005A75B9">
        <w:t xml:space="preserve">, and J. H. Clark.  1998.  Biological escapement goal for </w:t>
      </w:r>
      <w:proofErr w:type="spellStart"/>
      <w:r w:rsidRPr="005A75B9">
        <w:t>Klukshu</w:t>
      </w:r>
      <w:proofErr w:type="spellEnd"/>
      <w:r w:rsidRPr="005A75B9">
        <w:t xml:space="preserve"> River Chinook salmon.  Alaska Department of Fish and Game, Fishery Manuscript No. 98-02, Anchorage.</w:t>
      </w:r>
    </w:p>
    <w:p w14:paraId="7B73FE77" w14:textId="77777777" w:rsidR="007D634A" w:rsidRDefault="007D634A" w:rsidP="007D634A">
      <w:pPr>
        <w:pStyle w:val="Lit-Cited"/>
      </w:pPr>
      <w:r w:rsidRPr="005A75B9">
        <w:t xml:space="preserve">McPherson, S. A., D. Bernard, J. H. Clark, K. </w:t>
      </w:r>
      <w:proofErr w:type="spellStart"/>
      <w:r w:rsidRPr="005A75B9">
        <w:t>Pahlke</w:t>
      </w:r>
      <w:proofErr w:type="spellEnd"/>
      <w:r w:rsidRPr="005A75B9">
        <w:t xml:space="preserve">, E. Jones, J. Der </w:t>
      </w:r>
      <w:proofErr w:type="spellStart"/>
      <w:r w:rsidRPr="005A75B9">
        <w:t>Hovanisian</w:t>
      </w:r>
      <w:proofErr w:type="spellEnd"/>
      <w:r w:rsidRPr="005A75B9">
        <w:t>, J. Weller, and R. Ericksen.  2003.  Stock status and escapement goals for Chinook salmon stocks in Southeast Alaska.  Alaska Department of Fish and Game, Special Publication No. 03-01, Anchorage.</w:t>
      </w:r>
    </w:p>
    <w:p w14:paraId="3DBE2C0B" w14:textId="2BF60448" w:rsidR="007D634A" w:rsidRDefault="007D634A" w:rsidP="007D634A">
      <w:pPr>
        <w:pStyle w:val="Lit-Cited"/>
      </w:pPr>
      <w:r w:rsidRPr="002F1090">
        <w:t xml:space="preserve">McPherson, S. A., R. E. Johnson, and G. F. Woods.  2005.  Optimal production of Chinook salmon from the </w:t>
      </w:r>
      <w:proofErr w:type="spellStart"/>
      <w:r w:rsidRPr="002F1090">
        <w:t>Situk</w:t>
      </w:r>
      <w:proofErr w:type="spellEnd"/>
      <w:r w:rsidRPr="002F1090">
        <w:t xml:space="preserve"> River.  Alaska Department of Fish and Game, Fishery Manuscript No. 05-04, Anchorage.</w:t>
      </w:r>
    </w:p>
    <w:p w14:paraId="0A6944F4" w14:textId="3A828F3F" w:rsidR="00276B6E" w:rsidRPr="005A75B9" w:rsidRDefault="00276B6E" w:rsidP="00795BE1">
      <w:pPr>
        <w:pStyle w:val="Lit-Cited"/>
      </w:pPr>
      <w:r w:rsidRPr="005A75B9">
        <w:t xml:space="preserve">McPherson, S., J. H. Clark, D. R. Bernard, J. Der </w:t>
      </w:r>
      <w:proofErr w:type="spellStart"/>
      <w:r w:rsidRPr="005A75B9">
        <w:t>Hovanisian</w:t>
      </w:r>
      <w:proofErr w:type="spellEnd"/>
      <w:r w:rsidRPr="005A75B9">
        <w:t xml:space="preserve">, E. Jones, K. </w:t>
      </w:r>
      <w:proofErr w:type="spellStart"/>
      <w:r w:rsidRPr="005A75B9">
        <w:t>Pahlke</w:t>
      </w:r>
      <w:proofErr w:type="spellEnd"/>
      <w:r w:rsidRPr="005A75B9">
        <w:t>, P. Richards, J. Weller, and T. Johnson.  2008.  Chinook salmon status and escapement goals for stocks in Southeast Alaska.  Alaska Department of Fish and Game, Special Publication No.08-18, Anchorage.</w:t>
      </w:r>
    </w:p>
    <w:p w14:paraId="0386F74C" w14:textId="77777777" w:rsidR="0086290F" w:rsidRDefault="0086290F" w:rsidP="00795BE1">
      <w:pPr>
        <w:pStyle w:val="Lit-Cited"/>
      </w:pPr>
      <w:r w:rsidRPr="005A75B9">
        <w:t xml:space="preserve">McPherson, S. A., E. L. Jones III, S. J. Fleischman, and I. M. Boyce.  2010.  Optimal production of Chinook salmon from the </w:t>
      </w:r>
      <w:proofErr w:type="spellStart"/>
      <w:r w:rsidRPr="005A75B9">
        <w:t>Taku</w:t>
      </w:r>
      <w:proofErr w:type="spellEnd"/>
      <w:r w:rsidRPr="005A75B9">
        <w:t xml:space="preserve"> River through the 2001 year class.  Alaska Department of Fish and Game, Fishery Manuscript Series No. 10-03, Anchorage.</w:t>
      </w:r>
    </w:p>
    <w:p w14:paraId="6BC9C9FE" w14:textId="49CD20F3" w:rsidR="009D33DF" w:rsidRDefault="009D33DF" w:rsidP="00795BE1">
      <w:pPr>
        <w:pStyle w:val="Lit-Cited"/>
      </w:pPr>
      <w:r w:rsidRPr="005C7AC4">
        <w:t xml:space="preserve">Miller, S. E., and S. C. Heinl.  </w:t>
      </w:r>
      <w:r w:rsidR="00A11584">
        <w:rPr>
          <w:iCs/>
        </w:rPr>
        <w:t>2018</w:t>
      </w:r>
      <w:r w:rsidRPr="005C7AC4">
        <w:t xml:space="preserve">.  </w:t>
      </w:r>
      <w:proofErr w:type="spellStart"/>
      <w:r w:rsidRPr="005C7AC4">
        <w:t>Chilkat</w:t>
      </w:r>
      <w:proofErr w:type="spellEnd"/>
      <w:r w:rsidRPr="005C7AC4">
        <w:t xml:space="preserve"> Lake sockeye salmon escapement goal review.  Alaska Department of Fish and Game, Fishery Manuscript Series</w:t>
      </w:r>
      <w:r w:rsidR="00A11584">
        <w:t xml:space="preserve"> </w:t>
      </w:r>
      <w:r w:rsidR="00A11584" w:rsidRPr="00A11584">
        <w:t>No. 18-05</w:t>
      </w:r>
      <w:r w:rsidRPr="005C7AC4">
        <w:t>, Anchorage.</w:t>
      </w:r>
    </w:p>
    <w:p w14:paraId="5D75E10B" w14:textId="77C7F53B" w:rsidR="00A11584" w:rsidRDefault="00A11584" w:rsidP="00795BE1">
      <w:pPr>
        <w:pStyle w:val="Lit-Cited"/>
      </w:pPr>
      <w:r w:rsidRPr="00A11584">
        <w:t xml:space="preserve">Miller, S.E., and G. </w:t>
      </w:r>
      <w:proofErr w:type="spellStart"/>
      <w:r w:rsidRPr="00A11584">
        <w:t>Pestal</w:t>
      </w:r>
      <w:proofErr w:type="spellEnd"/>
      <w:r w:rsidRPr="00A11584">
        <w:t xml:space="preserve">. 2020. Estimates of a biologically-based spawning goal and management benchmarks for the Canadian-origin </w:t>
      </w:r>
      <w:proofErr w:type="spellStart"/>
      <w:r w:rsidRPr="00A11584">
        <w:t>Taku</w:t>
      </w:r>
      <w:proofErr w:type="spellEnd"/>
      <w:r w:rsidRPr="00A11584">
        <w:t xml:space="preserve"> River sockeye salmon stock aggregate. DFO Can. Sci. </w:t>
      </w:r>
      <w:proofErr w:type="spellStart"/>
      <w:r w:rsidRPr="00A11584">
        <w:t>Advis</w:t>
      </w:r>
      <w:proofErr w:type="spellEnd"/>
      <w:r w:rsidRPr="00A11584">
        <w:t>. Sec. Res. Doc. 2020/</w:t>
      </w:r>
      <w:r w:rsidR="000874D1">
        <w:t>035</w:t>
      </w:r>
      <w:r w:rsidRPr="00A11584">
        <w:t>.</w:t>
      </w:r>
    </w:p>
    <w:p w14:paraId="606BDE12" w14:textId="629BFBD0" w:rsidR="00146947" w:rsidRPr="005A75B9" w:rsidRDefault="00146947" w:rsidP="00795BE1">
      <w:pPr>
        <w:pStyle w:val="Lit-Cited"/>
      </w:pPr>
      <w:r w:rsidRPr="00146947">
        <w:t xml:space="preserve">Munro, A. R. </w:t>
      </w:r>
      <w:r w:rsidR="00533C08">
        <w:t xml:space="preserve"> </w:t>
      </w:r>
      <w:r w:rsidRPr="00146947">
        <w:t>2019.</w:t>
      </w:r>
      <w:r w:rsidR="00533C08">
        <w:t xml:space="preserve"> </w:t>
      </w:r>
      <w:r w:rsidRPr="00146947">
        <w:t xml:space="preserve"> Summary of Pacific salmon escapement goals in Alaska with a review of escapements from 2010 to 2018. </w:t>
      </w:r>
      <w:r w:rsidR="00533C08">
        <w:t xml:space="preserve"> </w:t>
      </w:r>
      <w:r w:rsidRPr="00146947">
        <w:t>Alaska Department of Fish and Game, Fishery Manuscript Series No. 19-05, Anchorage.</w:t>
      </w:r>
    </w:p>
    <w:p w14:paraId="3756F5A2" w14:textId="77777777" w:rsidR="005A7EAB" w:rsidRDefault="005A7EAB" w:rsidP="00795BE1">
      <w:pPr>
        <w:pStyle w:val="Lit-Cited"/>
      </w:pPr>
      <w:r w:rsidRPr="005A75B9">
        <w:t>Munro, A. R., and E. C. Volk.  201</w:t>
      </w:r>
      <w:r w:rsidR="004B0B0A" w:rsidRPr="005A75B9">
        <w:t>4</w:t>
      </w:r>
      <w:r w:rsidRPr="005A75B9">
        <w:t>.  Summary of Pacific salmon escapement goals in Alaska with a</w:t>
      </w:r>
      <w:r w:rsidR="004B0B0A" w:rsidRPr="005A75B9">
        <w:t xml:space="preserve"> review of escapements from 2005</w:t>
      </w:r>
      <w:r w:rsidRPr="005A75B9">
        <w:t xml:space="preserve"> to 201</w:t>
      </w:r>
      <w:r w:rsidR="004B0B0A" w:rsidRPr="005A75B9">
        <w:t>3</w:t>
      </w:r>
      <w:r w:rsidRPr="005A75B9">
        <w:t xml:space="preserve">.  Alaska Department of Fish and Game, </w:t>
      </w:r>
      <w:r w:rsidR="004B0B0A" w:rsidRPr="005A75B9">
        <w:t>Fishery Manuscript Series No. 14</w:t>
      </w:r>
      <w:r w:rsidRPr="005A75B9">
        <w:t>-0</w:t>
      </w:r>
      <w:r w:rsidR="004B0B0A" w:rsidRPr="005A75B9">
        <w:t>1</w:t>
      </w:r>
      <w:r w:rsidRPr="005A75B9">
        <w:t>, Anchorage.</w:t>
      </w:r>
    </w:p>
    <w:p w14:paraId="1E1A121C" w14:textId="392DA6A1" w:rsidR="00616B45" w:rsidRDefault="00616B45" w:rsidP="00795BE1">
      <w:pPr>
        <w:pStyle w:val="Lit-Cited"/>
      </w:pPr>
      <w:proofErr w:type="spellStart"/>
      <w:r w:rsidRPr="00616B45">
        <w:t>Pestal</w:t>
      </w:r>
      <w:proofErr w:type="spellEnd"/>
      <w:r w:rsidRPr="00616B45">
        <w:t>, G.</w:t>
      </w:r>
      <w:r>
        <w:t>,</w:t>
      </w:r>
      <w:r w:rsidRPr="00616B45">
        <w:t xml:space="preserve"> and S. Johnston.  2015.  Estimates of a biologically-based spawning goal and biological benchmarks for the Canadian-origin </w:t>
      </w:r>
      <w:proofErr w:type="spellStart"/>
      <w:r w:rsidRPr="00616B45">
        <w:t>Taku</w:t>
      </w:r>
      <w:proofErr w:type="spellEnd"/>
      <w:r w:rsidRPr="00616B45">
        <w:t xml:space="preserve"> River </w:t>
      </w:r>
      <w:proofErr w:type="spellStart"/>
      <w:r w:rsidRPr="00616B45">
        <w:t>coho</w:t>
      </w:r>
      <w:proofErr w:type="spellEnd"/>
      <w:r w:rsidRPr="00616B45">
        <w:t xml:space="preserve"> stock aggregate. </w:t>
      </w:r>
      <w:r>
        <w:t xml:space="preserve"> </w:t>
      </w:r>
      <w:r w:rsidRPr="00616B45">
        <w:t>DFO Can</w:t>
      </w:r>
      <w:r w:rsidR="000E4D17">
        <w:t>adian</w:t>
      </w:r>
      <w:r w:rsidRPr="00616B45">
        <w:t xml:space="preserve"> Sci</w:t>
      </w:r>
      <w:r w:rsidR="000E4D17">
        <w:t>ence</w:t>
      </w:r>
      <w:r w:rsidRPr="00616B45">
        <w:t xml:space="preserve"> Advis</w:t>
      </w:r>
      <w:r w:rsidR="000E4D17">
        <w:t>ory</w:t>
      </w:r>
      <w:r w:rsidRPr="00616B45">
        <w:t xml:space="preserve"> Sec</w:t>
      </w:r>
      <w:r w:rsidR="000E4D17">
        <w:t>retariat</w:t>
      </w:r>
      <w:r w:rsidRPr="00616B45">
        <w:t xml:space="preserve"> Res</w:t>
      </w:r>
      <w:r w:rsidR="000E4D17">
        <w:t>earch</w:t>
      </w:r>
      <w:r w:rsidRPr="00616B45">
        <w:t xml:space="preserve"> Doc</w:t>
      </w:r>
      <w:r w:rsidR="000E4D17">
        <w:t>ument</w:t>
      </w:r>
      <w:r w:rsidRPr="00616B45">
        <w:t xml:space="preserve"> 2015/048, Ottawa.</w:t>
      </w:r>
    </w:p>
    <w:p w14:paraId="275E4D80" w14:textId="1F9B114E" w:rsidR="00A11584" w:rsidRPr="005A75B9" w:rsidRDefault="00A11584" w:rsidP="00795BE1">
      <w:pPr>
        <w:pStyle w:val="Lit-Cited"/>
      </w:pPr>
      <w:proofErr w:type="spellStart"/>
      <w:r w:rsidRPr="00A11584">
        <w:t>Pestal</w:t>
      </w:r>
      <w:proofErr w:type="spellEnd"/>
      <w:r w:rsidRPr="00A11584">
        <w:t xml:space="preserve">, G., C. J. Schwarz, and R. A. Clark. 2020. </w:t>
      </w:r>
      <w:proofErr w:type="spellStart"/>
      <w:r w:rsidRPr="00A11584">
        <w:t>Taku</w:t>
      </w:r>
      <w:proofErr w:type="spellEnd"/>
      <w:r w:rsidRPr="00A11584">
        <w:t xml:space="preserve"> River sockeye salmon stock assessment review and updated 1984–2018 abundance estimates. Pacific Salmon Commission Technical Report No. 43, Vancouver.</w:t>
      </w:r>
    </w:p>
    <w:p w14:paraId="69356FDF" w14:textId="77777777" w:rsidR="004B0B0A" w:rsidRPr="005A75B9" w:rsidRDefault="004B0B0A" w:rsidP="004B0B0A">
      <w:pPr>
        <w:pStyle w:val="Lit-Cited"/>
      </w:pPr>
      <w:r w:rsidRPr="005A75B9">
        <w:t>Piston, A. W., and S. C. Heinl.  2011a.  Pink salmon stock status and escapement goals in Southeast Alaska.  Alaska Department of Fish and Game, Special Publication No.11-18, Anchorage.</w:t>
      </w:r>
    </w:p>
    <w:p w14:paraId="4211A497" w14:textId="77777777" w:rsidR="00276B6E" w:rsidRPr="005A75B9" w:rsidRDefault="00276B6E" w:rsidP="00276B6E">
      <w:pPr>
        <w:pStyle w:val="Lit-Cited"/>
      </w:pPr>
      <w:r w:rsidRPr="005A75B9">
        <w:t>Piston, A. W., and S. C. Heinl.  2011</w:t>
      </w:r>
      <w:r w:rsidR="004B0B0A" w:rsidRPr="005A75B9">
        <w:t>b</w:t>
      </w:r>
      <w:r w:rsidRPr="005A75B9">
        <w:t>.  Chum salmon stock status and escapement goals in Southeast Alaska.  Alaska Department of Fish and Game, Special Publication No.11-21, Anchorage.</w:t>
      </w:r>
    </w:p>
    <w:p w14:paraId="39E401E2" w14:textId="6BD52D99" w:rsidR="0080208A" w:rsidRPr="005A75B9" w:rsidRDefault="0080208A" w:rsidP="00276B6E">
      <w:pPr>
        <w:pStyle w:val="Lit-Cited"/>
      </w:pPr>
      <w:r w:rsidRPr="005A75B9">
        <w:t xml:space="preserve">Piston, A. W., and S. C. Heinl.  </w:t>
      </w:r>
      <w:r w:rsidR="004850EC" w:rsidRPr="005A75B9">
        <w:t>2014</w:t>
      </w:r>
      <w:r w:rsidR="00A44F8A" w:rsidRPr="005A75B9">
        <w:t>a</w:t>
      </w:r>
      <w:r w:rsidRPr="005A75B9">
        <w:t xml:space="preserve">.  Chum salmon stock status and escapement goals in Southeast Alaska.  Alaska Department of Fish and Game, </w:t>
      </w:r>
      <w:r w:rsidR="00A11584" w:rsidRPr="00A11584">
        <w:t xml:space="preserve">Special Publication </w:t>
      </w:r>
      <w:r w:rsidRPr="005A75B9">
        <w:t xml:space="preserve">No. </w:t>
      </w:r>
      <w:r w:rsidR="004850EC" w:rsidRPr="005A75B9">
        <w:t>14-13</w:t>
      </w:r>
      <w:r w:rsidRPr="005A75B9">
        <w:t>, Anchorage.</w:t>
      </w:r>
    </w:p>
    <w:p w14:paraId="7B290A73" w14:textId="0799F804" w:rsidR="00A44F8A" w:rsidRPr="005C7AC4" w:rsidRDefault="00A44F8A" w:rsidP="00A44F8A">
      <w:pPr>
        <w:pStyle w:val="Lit-Cited"/>
      </w:pPr>
      <w:r w:rsidRPr="005A75B9">
        <w:t xml:space="preserve">Piston, A. W., and S. C. Heinl.  </w:t>
      </w:r>
      <w:r w:rsidR="0005286E" w:rsidRPr="005A75B9">
        <w:t>2014b</w:t>
      </w:r>
      <w:r w:rsidRPr="005A75B9">
        <w:t xml:space="preserve">.  Pink salmon stock status and escapement goals in Southeast Alaska.  Alaska </w:t>
      </w:r>
      <w:r w:rsidRPr="005C7AC4">
        <w:t xml:space="preserve">Department of Fish and Game, </w:t>
      </w:r>
      <w:r w:rsidR="00A11584" w:rsidRPr="00A11584">
        <w:t xml:space="preserve">Special Publication </w:t>
      </w:r>
      <w:r w:rsidRPr="005C7AC4">
        <w:t xml:space="preserve">No. </w:t>
      </w:r>
      <w:r w:rsidR="0005286E" w:rsidRPr="005C7AC4">
        <w:t>14-14</w:t>
      </w:r>
      <w:r w:rsidRPr="005C7AC4">
        <w:t>, Anchorage.</w:t>
      </w:r>
    </w:p>
    <w:p w14:paraId="7082C553" w14:textId="5901A5E5" w:rsidR="00D66DF5" w:rsidRPr="005C7AC4" w:rsidRDefault="00D66DF5" w:rsidP="00D66DF5">
      <w:pPr>
        <w:pStyle w:val="Lit-Cited"/>
      </w:pPr>
      <w:r w:rsidRPr="005C7AC4">
        <w:t xml:space="preserve">Piston, A. W., and S. C. Heinl.  </w:t>
      </w:r>
      <w:r w:rsidR="00A11584">
        <w:rPr>
          <w:iCs/>
        </w:rPr>
        <w:t>2017</w:t>
      </w:r>
      <w:r w:rsidRPr="005C7AC4">
        <w:t xml:space="preserve">.  Chum salmon stock status and escapement goals in Southeast Alaska.  Alaska Department of Fish and Game, </w:t>
      </w:r>
      <w:r w:rsidR="00A11584" w:rsidRPr="00A11584">
        <w:t>Special Publication No. 17-12</w:t>
      </w:r>
      <w:r w:rsidRPr="005C7AC4">
        <w:t>, Anchorage.</w:t>
      </w:r>
    </w:p>
    <w:p w14:paraId="63D9028D" w14:textId="68894541" w:rsidR="00D66DF5" w:rsidRDefault="00D66DF5" w:rsidP="00D66DF5">
      <w:pPr>
        <w:pStyle w:val="Lit-Cited"/>
      </w:pPr>
      <w:r w:rsidRPr="005C7AC4">
        <w:t xml:space="preserve">Piston, A. W., and S. C. Heinl.  </w:t>
      </w:r>
      <w:r w:rsidR="00A11584">
        <w:rPr>
          <w:iCs/>
        </w:rPr>
        <w:t>2018</w:t>
      </w:r>
      <w:r w:rsidRPr="005C7AC4">
        <w:t xml:space="preserve">.  Pink salmon stock status and escapement goals in Southeast Alaska.  Alaska Department of Fish and Game, </w:t>
      </w:r>
      <w:r w:rsidR="00A11584" w:rsidRPr="00A11584">
        <w:t>Special Publication No. 18-14</w:t>
      </w:r>
      <w:r w:rsidRPr="005C7AC4">
        <w:t>, Anchorage.</w:t>
      </w:r>
    </w:p>
    <w:p w14:paraId="616CD398" w14:textId="3D6BC6CE" w:rsidR="00A11584" w:rsidRDefault="00A11584" w:rsidP="00A11584">
      <w:pPr>
        <w:pStyle w:val="Lit-Cited"/>
      </w:pPr>
      <w:r>
        <w:t>Piston, A. W., and S. C. Heinl.  2020a.  Pink salmon stock status and escapement goals in Southeast Alaska.  Alaska Department of Fish and Game,</w:t>
      </w:r>
      <w:r w:rsidR="001E471C">
        <w:t xml:space="preserve"> Special Publication No. 20-09</w:t>
      </w:r>
      <w:r>
        <w:t>, Anchorage.</w:t>
      </w:r>
    </w:p>
    <w:p w14:paraId="7532B902" w14:textId="537C4700" w:rsidR="00A11584" w:rsidRPr="005A75B9" w:rsidRDefault="00A11584" w:rsidP="00A11584">
      <w:pPr>
        <w:pStyle w:val="Lit-Cited"/>
      </w:pPr>
      <w:r>
        <w:t xml:space="preserve">Piston, A. W., and S. C. Heinl.  2020b.  Chum salmon stock status and escapement goals in Southeast Alaska.  Alaska Department of Fish and Game, </w:t>
      </w:r>
      <w:r w:rsidR="001E471C">
        <w:t>Special Publication No. 20-</w:t>
      </w:r>
      <w:r w:rsidR="00106953">
        <w:t>10</w:t>
      </w:r>
      <w:r>
        <w:t>, Anchorage.</w:t>
      </w:r>
    </w:p>
    <w:p w14:paraId="6E7E7066" w14:textId="77777777" w:rsidR="002964AA" w:rsidRPr="009956BF" w:rsidRDefault="002964AA" w:rsidP="002964AA">
      <w:pPr>
        <w:pStyle w:val="Lit-Cited"/>
        <w:jc w:val="center"/>
        <w:rPr>
          <w:b/>
          <w:sz w:val="32"/>
          <w:szCs w:val="32"/>
        </w:rPr>
      </w:pPr>
      <w:r w:rsidRPr="009956BF">
        <w:rPr>
          <w:b/>
          <w:sz w:val="32"/>
          <w:szCs w:val="32"/>
        </w:rPr>
        <w:lastRenderedPageBreak/>
        <w:t>REFERENCES CITED (Continued)</w:t>
      </w:r>
    </w:p>
    <w:p w14:paraId="1743CFBD" w14:textId="23261EC8" w:rsidR="007037DB" w:rsidRPr="005A75B9" w:rsidRDefault="007037DB" w:rsidP="00795BE1">
      <w:pPr>
        <w:pStyle w:val="Lit-Cited"/>
      </w:pPr>
      <w:r w:rsidRPr="005A75B9">
        <w:t>Ricker, W. E.  1954.  Stock and recruitment.  Journal of Fisheries Research Board of Canada 11:559–623.</w:t>
      </w:r>
    </w:p>
    <w:p w14:paraId="1F854A72" w14:textId="77777777" w:rsidR="00270BCC" w:rsidRDefault="00270BCC" w:rsidP="00795BE1">
      <w:pPr>
        <w:pStyle w:val="Lit-Cited"/>
      </w:pPr>
      <w:proofErr w:type="spellStart"/>
      <w:r w:rsidRPr="005A75B9">
        <w:t>Riffe</w:t>
      </w:r>
      <w:proofErr w:type="spellEnd"/>
      <w:r w:rsidRPr="005A75B9">
        <w:t xml:space="preserve">, R., and J. H. Clark.  2003.  Biological escapement goal for </w:t>
      </w:r>
      <w:proofErr w:type="spellStart"/>
      <w:r w:rsidRPr="005A75B9">
        <w:t>Speel</w:t>
      </w:r>
      <w:proofErr w:type="spellEnd"/>
      <w:r w:rsidRPr="005A75B9">
        <w:t xml:space="preserve"> Lake sockeye salmon.  Alaska Department of Fish and Game, Division of Commercial Fisheries, Regional Information Report No. 1J03-04, Juneau.</w:t>
      </w:r>
    </w:p>
    <w:p w14:paraId="4243CD19" w14:textId="77777777" w:rsidR="002B5955" w:rsidRPr="005A75B9" w:rsidRDefault="00DB6D01" w:rsidP="00795BE1">
      <w:pPr>
        <w:pStyle w:val="Lit-Cited"/>
      </w:pPr>
      <w:r w:rsidRPr="005A75B9">
        <w:t>Shaul, L. D., and T. A. Tydingco.  2006.  Escapement goals for coho salmon counted in aggregate surveys in the Ketchikan and Sitka areas.  Alaska Department of Fish and Game, Special Publication No. 06-11, Anchorage.</w:t>
      </w:r>
    </w:p>
    <w:p w14:paraId="3E201020" w14:textId="77777777" w:rsidR="00E042F5" w:rsidRDefault="00E042F5" w:rsidP="00E042F5">
      <w:pPr>
        <w:pStyle w:val="Lit-Cited"/>
        <w:rPr>
          <w:snapToGrid w:val="0"/>
        </w:rPr>
      </w:pPr>
      <w:r w:rsidRPr="005A75B9">
        <w:rPr>
          <w:snapToGrid w:val="0"/>
        </w:rPr>
        <w:t>Shaul, L., E. Jones, K. Crabtree, T. Tydingco, S. McCurdy, and B. Elliott.  2008.  Coho Salmon Stock Status and Escapement Goals in Southeast Alaska.  Alaska Department of Fish and Game, Special Publication No. 08-20, Anchorage.</w:t>
      </w:r>
    </w:p>
    <w:p w14:paraId="6F175F82" w14:textId="77777777" w:rsidR="001B0925" w:rsidRDefault="00A85F47" w:rsidP="00E042F5">
      <w:pPr>
        <w:pStyle w:val="Lit-Cited"/>
        <w:rPr>
          <w:snapToGrid w:val="0"/>
        </w:rPr>
      </w:pPr>
      <w:r w:rsidRPr="005A75B9">
        <w:rPr>
          <w:snapToGrid w:val="0"/>
        </w:rPr>
        <w:t>Shaul, L. D., K. F. Crabtree, M. Kemp, and N. Olmsted.  2009.  Coho salmon studies at Hugh Smith Lake, 1982–2007.  Alaska Department of Fish and Game, Fishery Manuscript Series No. 09-04, Anchorage.</w:t>
      </w:r>
    </w:p>
    <w:p w14:paraId="6EB7EDCB" w14:textId="76569A8D" w:rsidR="002F1090" w:rsidDel="00E335BB" w:rsidRDefault="002F1090" w:rsidP="00E042F5">
      <w:pPr>
        <w:pStyle w:val="Lit-Cited"/>
        <w:rPr>
          <w:snapToGrid w:val="0"/>
        </w:rPr>
      </w:pPr>
      <w:r w:rsidRPr="002F1090" w:rsidDel="00E335BB">
        <w:rPr>
          <w:snapToGrid w:val="0"/>
        </w:rPr>
        <w:t xml:space="preserve">Shaul, L. D., K. F. Crabtree, D. M. Eggers, M. Tracy, and J. H. Clark.  2010.  Estimates of harvest, escapement, exploitation rate, smolt production, and marine survival for coho salmon stocks in the </w:t>
      </w:r>
      <w:proofErr w:type="spellStart"/>
      <w:r w:rsidRPr="002F1090" w:rsidDel="00E335BB">
        <w:rPr>
          <w:snapToGrid w:val="0"/>
        </w:rPr>
        <w:t>Situk-Ahrnklin</w:t>
      </w:r>
      <w:proofErr w:type="spellEnd"/>
      <w:r w:rsidRPr="002F1090" w:rsidDel="00E335BB">
        <w:rPr>
          <w:snapToGrid w:val="0"/>
        </w:rPr>
        <w:t xml:space="preserve"> Lagoon, 2004–2006.  Alaska Department of Fish and Game, Fishery Data Series No. 10-11, Anchorage.</w:t>
      </w:r>
    </w:p>
    <w:p w14:paraId="212A706C" w14:textId="459E9F6A" w:rsidR="00C46151" w:rsidRDefault="00C46151" w:rsidP="00C46151">
      <w:pPr>
        <w:pStyle w:val="Lit-Cited"/>
      </w:pPr>
      <w:r w:rsidRPr="005A75B9" w:rsidDel="00E335BB">
        <w:t>Shaul, L., K. Crabtree, E. Jones, S. McCurdy, and B. Elliott.  2011.  Coho salmon stock status and escapement goals in Southeast Alaska.  Alaska Department of Fish and Game, Special Publication No. 11-23, Anchorage.</w:t>
      </w:r>
    </w:p>
    <w:p w14:paraId="2D50E07F" w14:textId="77777777" w:rsidR="004A6F81" w:rsidRPr="005A75B9" w:rsidRDefault="004A6F81" w:rsidP="00795BE1">
      <w:pPr>
        <w:pStyle w:val="Lit-Cited"/>
      </w:pPr>
      <w:r w:rsidRPr="005A75B9">
        <w:t>Shaul, L. D., R. Ericksen, K. Crabtree, and J. Lum.  2013.  Beyond the estuary: an extension of the nomad life history strategy in coho salmon.  North Pacific Anadromous Fish Commission Technical Report No. 9:171–175.</w:t>
      </w:r>
    </w:p>
    <w:p w14:paraId="1A8E6B2F" w14:textId="75F4E110" w:rsidR="00037209" w:rsidRDefault="00616B45" w:rsidP="00795BE1">
      <w:pPr>
        <w:pStyle w:val="Lit-Cited"/>
      </w:pPr>
      <w:r w:rsidRPr="005C7AC4">
        <w:t xml:space="preserve">Shaul, L. D., K. F. Crabtree, and M. Kemp.  </w:t>
      </w:r>
      <w:r w:rsidR="00A11584">
        <w:rPr>
          <w:iCs/>
        </w:rPr>
        <w:t>2017</w:t>
      </w:r>
      <w:r w:rsidRPr="00A11584">
        <w:rPr>
          <w:iCs/>
        </w:rPr>
        <w:t>.</w:t>
      </w:r>
      <w:r w:rsidRPr="005C7AC4">
        <w:t xml:space="preserve">  Berners River Coho Salmon Studies, 1972–2014.  Alaska Department of Fish and Game, Fishery Manuscript Series</w:t>
      </w:r>
      <w:r w:rsidR="00A11584" w:rsidRPr="00A11584">
        <w:t xml:space="preserve"> No. 17-08</w:t>
      </w:r>
      <w:r w:rsidRPr="005C7AC4">
        <w:t>, Anchorage.</w:t>
      </w:r>
    </w:p>
    <w:p w14:paraId="4E6B0EC9" w14:textId="3CAC0446" w:rsidR="001E471C" w:rsidRDefault="001E471C" w:rsidP="00795BE1">
      <w:pPr>
        <w:pStyle w:val="Lit-Cited"/>
      </w:pPr>
      <w:r w:rsidRPr="001E471C">
        <w:t>Shaul, L. D., J. A. Bednarski, J. T. Williams, and B. W. Elliott.</w:t>
      </w:r>
      <w:r>
        <w:t xml:space="preserve"> </w:t>
      </w:r>
      <w:r w:rsidRPr="001E471C">
        <w:t xml:space="preserve"> 2019.</w:t>
      </w:r>
      <w:r>
        <w:t xml:space="preserve"> </w:t>
      </w:r>
      <w:r w:rsidRPr="001E471C">
        <w:t xml:space="preserve"> Stock status and review of factors affecting coho salmon returns and escapements in Southeast Alaska. </w:t>
      </w:r>
      <w:r>
        <w:t xml:space="preserve"> </w:t>
      </w:r>
      <w:r w:rsidRPr="001E471C">
        <w:t>Alaska Department of Fish and Game, Regional Information Report No. 1J19-12.</w:t>
      </w:r>
    </w:p>
    <w:p w14:paraId="64B2B8F9" w14:textId="522B62B7" w:rsidR="009B3394" w:rsidRDefault="009B3394" w:rsidP="00795BE1">
      <w:pPr>
        <w:pStyle w:val="Lit-Cited"/>
      </w:pPr>
      <w:r w:rsidRPr="005A75B9">
        <w:t>Smith, J. J., D. Reed, M. Tracy, and J. H. Clark.  2006.  A mark-recapture experiment to estimate the escapement of sockeye salmon in the East Alsek River, 2005.  Alaska Department of Fish and Game, Fishery Data Series No. 06-71, Anchorage.</w:t>
      </w:r>
    </w:p>
    <w:p w14:paraId="6576F29A" w14:textId="0A35A6B6" w:rsidR="001E471C" w:rsidRDefault="001E471C" w:rsidP="00795BE1">
      <w:pPr>
        <w:pStyle w:val="Lit-Cited"/>
      </w:pPr>
      <w:proofErr w:type="spellStart"/>
      <w:r w:rsidRPr="001E471C">
        <w:t>Stopha</w:t>
      </w:r>
      <w:proofErr w:type="spellEnd"/>
      <w:r w:rsidRPr="001E471C">
        <w:t>, M.  2016.  An evaluation of the Klawock River salmon hatchery for consistency with statewide policies and prescribed management practices.</w:t>
      </w:r>
      <w:r>
        <w:t xml:space="preserve"> </w:t>
      </w:r>
      <w:r w:rsidRPr="001E471C">
        <w:t xml:space="preserve"> Alaska Department of Fish and Game, Division of Commercial Fisheries, Regional Information Report No. 5J16-05, Anchorage.</w:t>
      </w:r>
    </w:p>
    <w:p w14:paraId="3A41BD90" w14:textId="77777777" w:rsidR="00EF0994" w:rsidRDefault="00EF0994" w:rsidP="00795BE1">
      <w:pPr>
        <w:pStyle w:val="Lit-Cited"/>
      </w:pPr>
      <w:proofErr w:type="spellStart"/>
      <w:r w:rsidRPr="005A75B9">
        <w:t>Su</w:t>
      </w:r>
      <w:proofErr w:type="spellEnd"/>
      <w:r w:rsidRPr="005A75B9">
        <w:t>, Z., and R. M. Peterman.  2012.  Performance of a Bayesian state-space model of semelparous species for stock-recruitment data subject to measurement error.  Ecological Modelling 224:76–89.</w:t>
      </w:r>
    </w:p>
    <w:p w14:paraId="3167B35C" w14:textId="58BD4215" w:rsidR="001E471C" w:rsidRPr="005A75B9" w:rsidRDefault="001E471C" w:rsidP="00795BE1">
      <w:pPr>
        <w:pStyle w:val="Lit-Cited"/>
      </w:pPr>
      <w:r w:rsidRPr="001E471C">
        <w:t xml:space="preserve">TTC (Transboundary Technical Committee). 1986. Report of the Canada/United States Transboundary Technical Committee. Final Report. </w:t>
      </w:r>
      <w:r>
        <w:t xml:space="preserve"> </w:t>
      </w:r>
      <w:r w:rsidRPr="001E471C">
        <w:t>Pacific Salmon Commission Report TCTR 86-1, Vancouver.</w:t>
      </w:r>
    </w:p>
    <w:p w14:paraId="5D9E92DD" w14:textId="77777777" w:rsidR="0074124A" w:rsidRPr="005A75B9" w:rsidRDefault="0074124A" w:rsidP="00795BE1">
      <w:pPr>
        <w:pStyle w:val="Lit-Cited"/>
      </w:pPr>
      <w:r w:rsidRPr="005A75B9">
        <w:t>TTC (Transboundary Technical Committee).  1990.  Long-term research plans for the transboundary rivers.  Pacific Salmon Commission Report TCTR (90)-3, Vancouver.</w:t>
      </w:r>
    </w:p>
    <w:p w14:paraId="2775044D" w14:textId="77777777" w:rsidR="00CC62C7" w:rsidRPr="005A75B9" w:rsidRDefault="00CC62C7" w:rsidP="00795BE1">
      <w:pPr>
        <w:pStyle w:val="Lit-Cited"/>
      </w:pPr>
      <w:r w:rsidRPr="005A75B9">
        <w:t xml:space="preserve">TTC (Transboundary Technical Committee).  1993.  Salmon management and enhancement plans for the Stikine, </w:t>
      </w:r>
      <w:proofErr w:type="spellStart"/>
      <w:r w:rsidRPr="005A75B9">
        <w:t>Taku</w:t>
      </w:r>
      <w:proofErr w:type="spellEnd"/>
      <w:r w:rsidRPr="005A75B9">
        <w:t>, and Alsek rivers, 1993.  Pacific Salmon Commission Report TCTR (93)-2, Vancouver.</w:t>
      </w:r>
    </w:p>
    <w:p w14:paraId="4F32B38C" w14:textId="0F693AD6" w:rsidR="00961B79" w:rsidRDefault="00961B79" w:rsidP="00795BE1">
      <w:pPr>
        <w:pStyle w:val="Lit-Cited"/>
      </w:pPr>
      <w:r w:rsidRPr="005A75B9">
        <w:t xml:space="preserve">TTC (Transboundary Technical Committee).  2014.  Salmon management and enhancement plans for the Stikine, </w:t>
      </w:r>
      <w:proofErr w:type="spellStart"/>
      <w:r w:rsidRPr="005A75B9">
        <w:t>Taku</w:t>
      </w:r>
      <w:proofErr w:type="spellEnd"/>
      <w:r w:rsidRPr="005A75B9">
        <w:t>, and Alsek rivers, 2013.  Pacific Salmon Commission Report TCTR (14)-1, Vancouver.</w:t>
      </w:r>
    </w:p>
    <w:p w14:paraId="7701462A" w14:textId="77777777" w:rsidR="007D634A" w:rsidRDefault="007D634A" w:rsidP="007D634A">
      <w:pPr>
        <w:pStyle w:val="Lit-Cited"/>
      </w:pPr>
      <w:r w:rsidRPr="00A11584">
        <w:t xml:space="preserve">TTC (Transboundary Technical Committee).  2019.  Salmon management and enhancement plans for the Stikine, </w:t>
      </w:r>
      <w:proofErr w:type="spellStart"/>
      <w:r w:rsidRPr="00A11584">
        <w:t>Taku</w:t>
      </w:r>
      <w:proofErr w:type="spellEnd"/>
      <w:r w:rsidRPr="00A11584">
        <w:t>, and Alsek rivers, 2019.  Pacific Salmon Commission Report TCTR (19)-3, Vancouver.</w:t>
      </w:r>
    </w:p>
    <w:p w14:paraId="06EDB126" w14:textId="312F6969" w:rsidR="002964AA" w:rsidRDefault="007D634A" w:rsidP="007D634A">
      <w:pPr>
        <w:pStyle w:val="Lit-Cited"/>
      </w:pPr>
      <w:r>
        <w:t xml:space="preserve">TTC </w:t>
      </w:r>
      <w:r w:rsidRPr="00552C04">
        <w:t>(Transboundary Technical Committee).  20</w:t>
      </w:r>
      <w:r>
        <w:t>20</w:t>
      </w:r>
      <w:r w:rsidRPr="00552C04">
        <w:t xml:space="preserve">.  Salmon management and enhancement plans for the Stikine, </w:t>
      </w:r>
      <w:proofErr w:type="spellStart"/>
      <w:r w:rsidRPr="00552C04">
        <w:t>Taku</w:t>
      </w:r>
      <w:proofErr w:type="spellEnd"/>
      <w:r w:rsidRPr="00552C04">
        <w:t>, and Alsek rivers, 201</w:t>
      </w:r>
      <w:r>
        <w:t>7</w:t>
      </w:r>
      <w:r w:rsidRPr="00552C04">
        <w:t>.  Pacific S</w:t>
      </w:r>
      <w:r>
        <w:t>almon Commission Report TCTR (20</w:t>
      </w:r>
      <w:r w:rsidRPr="00552C04">
        <w:t>)-</w:t>
      </w:r>
      <w:r>
        <w:t>1</w:t>
      </w:r>
      <w:r w:rsidRPr="00552C04">
        <w:t>, Vancouver.</w:t>
      </w:r>
    </w:p>
    <w:p w14:paraId="02EBC10F" w14:textId="77777777" w:rsidR="002964AA" w:rsidRDefault="002964AA">
      <w:pPr>
        <w:spacing w:after="0"/>
        <w:jc w:val="left"/>
        <w:rPr>
          <w:sz w:val="20"/>
          <w:szCs w:val="20"/>
        </w:rPr>
      </w:pPr>
      <w:r>
        <w:br w:type="page"/>
      </w:r>
    </w:p>
    <w:p w14:paraId="6498B8A8" w14:textId="77777777" w:rsidR="002964AA" w:rsidRPr="009956BF" w:rsidRDefault="002964AA" w:rsidP="002964AA">
      <w:pPr>
        <w:pStyle w:val="Lit-Cited"/>
        <w:jc w:val="center"/>
        <w:rPr>
          <w:b/>
          <w:sz w:val="32"/>
          <w:szCs w:val="32"/>
        </w:rPr>
      </w:pPr>
      <w:r w:rsidRPr="009956BF">
        <w:rPr>
          <w:b/>
          <w:sz w:val="32"/>
          <w:szCs w:val="32"/>
        </w:rPr>
        <w:lastRenderedPageBreak/>
        <w:t>REFERENCES CITED (Continued)</w:t>
      </w:r>
    </w:p>
    <w:p w14:paraId="67B1A3E4" w14:textId="03AAF883" w:rsidR="007D634A" w:rsidRDefault="007D634A" w:rsidP="007D634A">
      <w:pPr>
        <w:pStyle w:val="Lit-Cited"/>
      </w:pPr>
      <w:r w:rsidRPr="005A75B9">
        <w:t>Van Alen, B. W.  2000.  Status and stewardship of salmon stocks in Southeast Alaska.  Pages 161–194 [</w:t>
      </w:r>
      <w:r w:rsidRPr="005A75B9">
        <w:rPr>
          <w:i/>
        </w:rPr>
        <w:t>in</w:t>
      </w:r>
      <w:r w:rsidRPr="005A75B9">
        <w:t>] E. E Knudsen, C. R. Steward, D. D. McDonald, J. E. Williams, D. W. Reiser, editors.  Sustainable Fisheries Management: Pacific salmon.  CRC Press. Boca Raton.</w:t>
      </w:r>
    </w:p>
    <w:p w14:paraId="24E95EA9" w14:textId="77777777" w:rsidR="007D634A" w:rsidRDefault="007D634A" w:rsidP="007D634A">
      <w:pPr>
        <w:pStyle w:val="Lit-Cited"/>
      </w:pPr>
      <w:r w:rsidRPr="00A11584">
        <w:t>Walker, S., T. Thynes, D. Gray, K. S. Reppert, A. W. Piston, and S. C. Heinl.  2018.  McDonald Lake sockeye salmon stock status and action plan 2018.  Alaska Department of Fish and Game, Division of Commercial Fisheries, Regional Information Report No. 1J18-03, Douglas.</w:t>
      </w:r>
    </w:p>
    <w:p w14:paraId="179400EB" w14:textId="00E333F2" w:rsidR="005F585E" w:rsidRDefault="008550D4" w:rsidP="00795BE1">
      <w:pPr>
        <w:pStyle w:val="Lit-Cited"/>
        <w:rPr>
          <w:snapToGrid w:val="0"/>
        </w:rPr>
      </w:pPr>
      <w:r w:rsidRPr="005A75B9">
        <w:t xml:space="preserve">Weller, J. L., D. J. Reed, and G. M. Freeman.  2007.  Spawning abundance of Chinook salmon in the </w:t>
      </w:r>
      <w:proofErr w:type="spellStart"/>
      <w:r w:rsidRPr="005A75B9">
        <w:t>Chickamin</w:t>
      </w:r>
      <w:proofErr w:type="spellEnd"/>
      <w:r w:rsidRPr="005A75B9">
        <w:t xml:space="preserve"> River in 2005.  </w:t>
      </w:r>
      <w:r w:rsidRPr="005A75B9">
        <w:rPr>
          <w:snapToGrid w:val="0"/>
        </w:rPr>
        <w:t>Alaska Department of Fish and Game, Fishery Data Series No. 07-63, Anchorage.</w:t>
      </w:r>
    </w:p>
    <w:p w14:paraId="274C7BFE" w14:textId="15EDFA3B" w:rsidR="001E471C" w:rsidRPr="005A75B9" w:rsidRDefault="001E471C" w:rsidP="00795BE1">
      <w:pPr>
        <w:pStyle w:val="Lit-Cited"/>
      </w:pPr>
      <w:r w:rsidRPr="001E471C">
        <w:t xml:space="preserve">Williams, J. T., S. Power, and E. L. Jones III.  2016.  Production and escapement of coho salmon in the </w:t>
      </w:r>
      <w:proofErr w:type="spellStart"/>
      <w:r w:rsidRPr="001E471C">
        <w:t>Taku</w:t>
      </w:r>
      <w:proofErr w:type="spellEnd"/>
      <w:r w:rsidRPr="001E471C">
        <w:t xml:space="preserve"> River, 2016–2018.  Alaska Department of Fish and Game, Division of Sport Fish, Regional </w:t>
      </w:r>
      <w:r>
        <w:t>Operational Plan</w:t>
      </w:r>
      <w:r w:rsidRPr="001E471C">
        <w:t xml:space="preserve"> No. ROP.SF.1J.2016.10, Anchorage.</w:t>
      </w:r>
    </w:p>
    <w:p w14:paraId="62FAB0AB" w14:textId="77777777" w:rsidR="0074124A" w:rsidRDefault="0074124A" w:rsidP="0074124A">
      <w:pPr>
        <w:pStyle w:val="Lit-Cited"/>
      </w:pPr>
      <w:r w:rsidRPr="005A75B9">
        <w:t>Woods, G. F., and N. L. Zeiser.  2010.  2010 Yakutat set gillnet fishery management plan. Alaska Department of Fish and Game, Division of Commercial Fisheries, Regional Information Report No. 1J10-10, Douglas.</w:t>
      </w:r>
    </w:p>
    <w:p w14:paraId="46588C94" w14:textId="77777777" w:rsidR="00BD5DD1" w:rsidRDefault="00BD5DD1" w:rsidP="00BD5DD1">
      <w:pPr>
        <w:pStyle w:val="Lit-Cited"/>
        <w:rPr>
          <w:color w:val="000000"/>
        </w:rPr>
      </w:pPr>
      <w:proofErr w:type="spellStart"/>
      <w:r w:rsidRPr="00E364EE">
        <w:rPr>
          <w:color w:val="000000"/>
        </w:rPr>
        <w:t>Zadina</w:t>
      </w:r>
      <w:proofErr w:type="spellEnd"/>
      <w:r w:rsidRPr="00E364EE">
        <w:rPr>
          <w:color w:val="000000"/>
        </w:rPr>
        <w:t>, T. P., S. C. Heinl, A. J. McGregor, and H. J. Geiger.  2004.  Pink salmon stock status and escapement goals in Southeast Alaska and Yakutat [in] Stock status and escapement goals for salmon stocks in Southeast Alaska. H. J. Geiger and S. McPherson [eds].  Alaska Department of Fish and Game, Divisions of Sport and Commercial Fisheries, Special Publication No. 04-02, Anchorage.</w:t>
      </w:r>
    </w:p>
    <w:p w14:paraId="4176A8B0" w14:textId="095C7D40" w:rsidR="00A11584" w:rsidRDefault="00A11584" w:rsidP="00795BE1">
      <w:pPr>
        <w:pStyle w:val="Lit-Cited"/>
      </w:pPr>
      <w:r w:rsidRPr="00A11584">
        <w:t>Zeiser, N. L. 2019. Operational plan: Yakutat salmon escapement surveys, 2019–2021. Alaska Department of Fish and Game, Regional Operational Plan ROP.CF.1J.2019.01, Douglas.</w:t>
      </w:r>
    </w:p>
    <w:p w14:paraId="61297702" w14:textId="26BFF143" w:rsidR="00E364EE" w:rsidRDefault="00E364EE" w:rsidP="00795BE1">
      <w:pPr>
        <w:pStyle w:val="Lit-Cited"/>
      </w:pPr>
      <w:r w:rsidRPr="00E364EE">
        <w:t>Zeiser, N. L., and G. F. Woods. 2016. Annual Management Report of the 2015 Yakutat Area commercial salmon fisheries. Alaska Department of Fish and Game, Fishery Management Report No. 16-22, Anchorage.</w:t>
      </w:r>
    </w:p>
    <w:p w14:paraId="2C975203" w14:textId="1791A25E" w:rsidR="00A11584" w:rsidRPr="005A75B9" w:rsidRDefault="00A11584" w:rsidP="00795BE1">
      <w:pPr>
        <w:pStyle w:val="Lit-Cited"/>
      </w:pPr>
      <w:r w:rsidRPr="00A11584">
        <w:t>Zeiser, N. L., S. C. Heinl, S. E. Miller, and K. R. Shedd. 2019. Operational Plan: Stock assessment studies of Chilkoot Lake sockeye salmon, 2019. Alaska Department of Fish and Game, Division of Commercial Fisheries, Regional Operational Plan ROP.CF.1J.2019.07, Douglas.</w:t>
      </w:r>
    </w:p>
    <w:p w14:paraId="0EC77487" w14:textId="77777777" w:rsidR="006D05DF" w:rsidRDefault="00106844">
      <w:pPr>
        <w:spacing w:after="0"/>
        <w:jc w:val="left"/>
      </w:pPr>
      <w:r w:rsidRPr="005A75B9">
        <w:br w:type="page"/>
      </w:r>
      <w:r w:rsidR="006D05DF">
        <w:lastRenderedPageBreak/>
        <w:br w:type="page"/>
      </w:r>
    </w:p>
    <w:p w14:paraId="14CE08A2" w14:textId="77777777" w:rsidR="00106844" w:rsidRPr="005A75B9" w:rsidRDefault="00106844" w:rsidP="00106844"/>
    <w:p w14:paraId="3F2DDB0F" w14:textId="77777777" w:rsidR="00037209" w:rsidRDefault="00037209" w:rsidP="00AF16C2">
      <w:pPr>
        <w:pStyle w:val="Append-Cover"/>
      </w:pPr>
      <w:bookmarkStart w:id="232" w:name="_Toc376425134"/>
      <w:bookmarkStart w:id="233" w:name="_Toc182640189"/>
    </w:p>
    <w:p w14:paraId="5D39AEBB" w14:textId="77777777" w:rsidR="00106844" w:rsidRPr="006D05DF" w:rsidRDefault="00106844" w:rsidP="00AF16C2">
      <w:pPr>
        <w:pStyle w:val="Heading1"/>
      </w:pPr>
      <w:bookmarkStart w:id="234" w:name="_Toc51147321"/>
      <w:r w:rsidRPr="00CA0FC8">
        <w:t>Appendix A.</w:t>
      </w:r>
      <w:r w:rsidRPr="00CA0FC8">
        <w:br/>
        <w:t>Chinook Salmon</w:t>
      </w:r>
      <w:bookmarkEnd w:id="232"/>
      <w:bookmarkEnd w:id="233"/>
      <w:r w:rsidR="00B27A92" w:rsidRPr="003E4B50">
        <w:t xml:space="preserve"> Escapement Goal </w:t>
      </w:r>
      <w:r w:rsidR="00BC5282" w:rsidRPr="003E4B50">
        <w:t>Performance</w:t>
      </w:r>
      <w:bookmarkEnd w:id="234"/>
    </w:p>
    <w:p w14:paraId="08F12570" w14:textId="77777777" w:rsidR="00106844" w:rsidRPr="005A75B9" w:rsidRDefault="00106844" w:rsidP="00106844">
      <w:pPr>
        <w:pStyle w:val="Caption"/>
        <w:sectPr w:rsidR="00106844" w:rsidRPr="005A75B9" w:rsidSect="00106844">
          <w:headerReference w:type="default" r:id="rId43"/>
          <w:footerReference w:type="default" r:id="rId44"/>
          <w:pgSz w:w="12240" w:h="15840" w:code="1"/>
          <w:pgMar w:top="1440" w:right="1440" w:bottom="1440" w:left="1440" w:header="720" w:footer="547" w:gutter="0"/>
          <w:cols w:space="432"/>
          <w:formProt w:val="0"/>
        </w:sectPr>
      </w:pPr>
    </w:p>
    <w:p w14:paraId="2635E393" w14:textId="552C4157" w:rsidR="00586B57" w:rsidRPr="005A75B9" w:rsidRDefault="00586B57" w:rsidP="00AF16C2">
      <w:pPr>
        <w:pStyle w:val="Caption"/>
        <w:pBdr>
          <w:bottom w:val="single" w:sz="4" w:space="1" w:color="auto"/>
        </w:pBdr>
        <w:rPr>
          <w:szCs w:val="22"/>
        </w:rPr>
      </w:pPr>
      <w:bookmarkStart w:id="235" w:name="_Toc51147344"/>
      <w:bookmarkStart w:id="236" w:name="_Toc395791289"/>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1</w:t>
      </w:r>
      <w:r w:rsidR="00C0127A">
        <w:rPr>
          <w:noProof/>
        </w:rPr>
        <w:fldChar w:fldCharType="end"/>
      </w:r>
      <w:r w:rsidRPr="005A75B9">
        <w:t>.–Blossom River Chinook salmon.</w:t>
      </w:r>
      <w:bookmarkEnd w:id="235"/>
    </w:p>
    <w:p w14:paraId="7C68467B" w14:textId="1A4A3DFB" w:rsidR="00586B57" w:rsidRPr="005A75B9" w:rsidRDefault="00586B57" w:rsidP="00586B57">
      <w:pPr>
        <w:rPr>
          <w:sz w:val="22"/>
          <w:szCs w:val="22"/>
        </w:rPr>
      </w:pPr>
      <w:r w:rsidRPr="005A75B9">
        <w:rPr>
          <w:sz w:val="22"/>
          <w:szCs w:val="22"/>
        </w:rPr>
        <w:t xml:space="preserve">The Blossom River is a clearwater system that empties into </w:t>
      </w:r>
      <w:proofErr w:type="spellStart"/>
      <w:r w:rsidRPr="005A75B9">
        <w:rPr>
          <w:sz w:val="22"/>
          <w:szCs w:val="22"/>
        </w:rPr>
        <w:t>Behm</w:t>
      </w:r>
      <w:proofErr w:type="spellEnd"/>
      <w:r w:rsidRPr="005A75B9">
        <w:rPr>
          <w:sz w:val="22"/>
          <w:szCs w:val="22"/>
        </w:rPr>
        <w:t xml:space="preserve"> Canal, </w:t>
      </w:r>
      <w:r w:rsidR="00A51377">
        <w:rPr>
          <w:sz w:val="22"/>
          <w:szCs w:val="22"/>
        </w:rPr>
        <w:t>6</w:t>
      </w:r>
      <w:r w:rsidR="003C549C">
        <w:rPr>
          <w:sz w:val="22"/>
          <w:szCs w:val="22"/>
        </w:rPr>
        <w:t>5</w:t>
      </w:r>
      <w:r w:rsidR="00A51377">
        <w:rPr>
          <w:sz w:val="22"/>
          <w:szCs w:val="22"/>
        </w:rPr>
        <w:t xml:space="preserve"> km east of</w:t>
      </w:r>
      <w:r w:rsidR="00A51377" w:rsidRPr="005A75B9">
        <w:rPr>
          <w:sz w:val="22"/>
          <w:szCs w:val="22"/>
        </w:rPr>
        <w:t xml:space="preserve"> </w:t>
      </w:r>
      <w:r w:rsidRPr="005A75B9">
        <w:rPr>
          <w:sz w:val="22"/>
          <w:szCs w:val="22"/>
        </w:rPr>
        <w:t xml:space="preserve">Ketchikan, Alaska, and supports a mostly inside-rearing stock of Chinook salmon. The waters of east </w:t>
      </w:r>
      <w:proofErr w:type="spellStart"/>
      <w:r w:rsidRPr="005A75B9">
        <w:rPr>
          <w:sz w:val="22"/>
          <w:szCs w:val="22"/>
        </w:rPr>
        <w:t>Behm</w:t>
      </w:r>
      <w:proofErr w:type="spellEnd"/>
      <w:r w:rsidRPr="005A75B9">
        <w:rPr>
          <w:sz w:val="22"/>
          <w:szCs w:val="22"/>
        </w:rPr>
        <w:t xml:space="preserve"> Canal are closed to Chinook salmon fishing </w:t>
      </w:r>
      <w:r w:rsidR="00BC31F2" w:rsidRPr="005A75B9">
        <w:rPr>
          <w:sz w:val="22"/>
          <w:szCs w:val="22"/>
        </w:rPr>
        <w:t>year-round</w:t>
      </w:r>
      <w:r w:rsidRPr="005A75B9">
        <w:rPr>
          <w:sz w:val="22"/>
          <w:szCs w:val="22"/>
        </w:rPr>
        <w:t xml:space="preserve"> and there are no directed fisheries that target this stock. Immature and mature fish are harvested in marine mixed stock fisheries in Southeast Alaska and northern British Columbia (based on coded</w:t>
      </w:r>
      <w:r w:rsidR="000874D1">
        <w:rPr>
          <w:sz w:val="22"/>
          <w:szCs w:val="22"/>
        </w:rPr>
        <w:t xml:space="preserve"> </w:t>
      </w:r>
      <w:r w:rsidRPr="005A75B9">
        <w:rPr>
          <w:sz w:val="22"/>
          <w:szCs w:val="22"/>
        </w:rPr>
        <w:t xml:space="preserve">wire tag information from the nearby </w:t>
      </w:r>
      <w:proofErr w:type="spellStart"/>
      <w:r w:rsidRPr="005A75B9">
        <w:rPr>
          <w:sz w:val="22"/>
          <w:szCs w:val="22"/>
        </w:rPr>
        <w:t>Unuk</w:t>
      </w:r>
      <w:proofErr w:type="spellEnd"/>
      <w:r w:rsidRPr="005A75B9">
        <w:rPr>
          <w:sz w:val="22"/>
          <w:szCs w:val="22"/>
        </w:rPr>
        <w:t xml:space="preserve"> and </w:t>
      </w:r>
      <w:proofErr w:type="spellStart"/>
      <w:r w:rsidRPr="005A75B9">
        <w:rPr>
          <w:sz w:val="22"/>
          <w:szCs w:val="22"/>
        </w:rPr>
        <w:t>Chickamin</w:t>
      </w:r>
      <w:proofErr w:type="spellEnd"/>
      <w:r w:rsidRPr="005A75B9">
        <w:rPr>
          <w:sz w:val="22"/>
          <w:szCs w:val="22"/>
        </w:rPr>
        <w:t xml:space="preserve"> wild stocks and Whitman, </w:t>
      </w:r>
      <w:proofErr w:type="spellStart"/>
      <w:r w:rsidRPr="005A75B9">
        <w:rPr>
          <w:sz w:val="22"/>
          <w:szCs w:val="22"/>
        </w:rPr>
        <w:t>Neets</w:t>
      </w:r>
      <w:proofErr w:type="spellEnd"/>
      <w:r w:rsidRPr="005A75B9">
        <w:rPr>
          <w:sz w:val="22"/>
          <w:szCs w:val="22"/>
        </w:rPr>
        <w:t xml:space="preserve">, and Deer Mountain hatchery stocks). Age data collected since 1998 indicate that about 10% of these fish are sub-yearling smolt. Total escapement was estimated </w:t>
      </w:r>
      <w:r>
        <w:rPr>
          <w:sz w:val="22"/>
          <w:szCs w:val="22"/>
        </w:rPr>
        <w:t>from</w:t>
      </w:r>
      <w:r w:rsidRPr="005A75B9">
        <w:rPr>
          <w:sz w:val="22"/>
          <w:szCs w:val="22"/>
        </w:rPr>
        <w:t xml:space="preserve"> mark</w:t>
      </w:r>
      <w:r>
        <w:rPr>
          <w:sz w:val="22"/>
          <w:szCs w:val="22"/>
        </w:rPr>
        <w:t>–</w:t>
      </w:r>
      <w:r w:rsidRPr="005A75B9">
        <w:rPr>
          <w:sz w:val="22"/>
          <w:szCs w:val="22"/>
        </w:rPr>
        <w:t xml:space="preserve">recapture studies </w:t>
      </w:r>
      <w:r>
        <w:rPr>
          <w:sz w:val="22"/>
          <w:szCs w:val="22"/>
        </w:rPr>
        <w:t xml:space="preserve">conducted </w:t>
      </w:r>
      <w:r w:rsidRPr="005A75B9">
        <w:rPr>
          <w:sz w:val="22"/>
          <w:szCs w:val="22"/>
        </w:rPr>
        <w:t xml:space="preserve">in 1998 and </w:t>
      </w:r>
      <w:r>
        <w:rPr>
          <w:sz w:val="22"/>
          <w:szCs w:val="22"/>
        </w:rPr>
        <w:t xml:space="preserve">from </w:t>
      </w:r>
      <w:r w:rsidRPr="005A75B9">
        <w:rPr>
          <w:sz w:val="22"/>
          <w:szCs w:val="22"/>
        </w:rPr>
        <w:t>2004</w:t>
      </w:r>
      <w:r>
        <w:rPr>
          <w:sz w:val="22"/>
          <w:szCs w:val="22"/>
        </w:rPr>
        <w:t xml:space="preserve"> to </w:t>
      </w:r>
      <w:r w:rsidRPr="005A75B9">
        <w:rPr>
          <w:sz w:val="22"/>
          <w:szCs w:val="22"/>
        </w:rPr>
        <w:t>2006</w:t>
      </w:r>
      <w:r>
        <w:rPr>
          <w:sz w:val="22"/>
          <w:szCs w:val="22"/>
        </w:rPr>
        <w:t xml:space="preserve">, and </w:t>
      </w:r>
      <w:r w:rsidR="003C549C">
        <w:rPr>
          <w:sz w:val="22"/>
          <w:szCs w:val="22"/>
        </w:rPr>
        <w:t xml:space="preserve">standardized </w:t>
      </w:r>
      <w:r>
        <w:rPr>
          <w:sz w:val="22"/>
          <w:szCs w:val="22"/>
        </w:rPr>
        <w:t xml:space="preserve">index counts using helicopter surveys were </w:t>
      </w:r>
      <w:r w:rsidRPr="005A75B9">
        <w:rPr>
          <w:sz w:val="22"/>
          <w:szCs w:val="22"/>
        </w:rPr>
        <w:t>obtained in all years since 1975. Four years of concurrent mark</w:t>
      </w:r>
      <w:r>
        <w:rPr>
          <w:sz w:val="22"/>
          <w:szCs w:val="22"/>
        </w:rPr>
        <w:t>–</w:t>
      </w:r>
      <w:r w:rsidRPr="005A75B9">
        <w:rPr>
          <w:sz w:val="22"/>
          <w:szCs w:val="22"/>
        </w:rPr>
        <w:t xml:space="preserve">recapture </w:t>
      </w:r>
      <w:r>
        <w:rPr>
          <w:sz w:val="22"/>
          <w:szCs w:val="22"/>
        </w:rPr>
        <w:t xml:space="preserve">estimates </w:t>
      </w:r>
      <w:r w:rsidRPr="005A75B9">
        <w:rPr>
          <w:sz w:val="22"/>
          <w:szCs w:val="22"/>
        </w:rPr>
        <w:t>and index count</w:t>
      </w:r>
      <w:r>
        <w:rPr>
          <w:sz w:val="22"/>
          <w:szCs w:val="22"/>
        </w:rPr>
        <w:t>s</w:t>
      </w:r>
      <w:r w:rsidRPr="005A75B9">
        <w:rPr>
          <w:sz w:val="22"/>
          <w:szCs w:val="22"/>
        </w:rPr>
        <w:t xml:space="preserve"> were used to estimate the </w:t>
      </w:r>
      <w:r w:rsidR="00B27CFC">
        <w:rPr>
          <w:sz w:val="22"/>
          <w:szCs w:val="22"/>
        </w:rPr>
        <w:t xml:space="preserve">peak </w:t>
      </w:r>
      <w:r w:rsidR="003C549C">
        <w:rPr>
          <w:sz w:val="22"/>
          <w:szCs w:val="22"/>
        </w:rPr>
        <w:t xml:space="preserve">index count </w:t>
      </w:r>
      <w:r w:rsidRPr="005A75B9">
        <w:rPr>
          <w:sz w:val="22"/>
          <w:szCs w:val="22"/>
        </w:rPr>
        <w:t>expansion factor of 3.87.</w:t>
      </w:r>
    </w:p>
    <w:p w14:paraId="4764D2D8" w14:textId="2CC53DAF" w:rsidR="00586B57" w:rsidRDefault="00586B57" w:rsidP="00586B57">
      <w:pPr>
        <w:rPr>
          <w:sz w:val="22"/>
          <w:szCs w:val="22"/>
        </w:rPr>
      </w:pPr>
      <w:r w:rsidRPr="005A75B9">
        <w:rPr>
          <w:b/>
          <w:sz w:val="22"/>
          <w:szCs w:val="22"/>
        </w:rPr>
        <w:t>Escapement Goals and Stock Status:</w:t>
      </w:r>
      <w:r w:rsidRPr="005A75B9">
        <w:rPr>
          <w:sz w:val="22"/>
          <w:szCs w:val="22"/>
        </w:rPr>
        <w:t xml:space="preserve"> In 1994, ADF&amp;G established a peak index escapement goal of 300 large spawners, based on a stock-recruit analysis. In 1997, the goal was revised to a range of 250</w:t>
      </w:r>
      <w:r>
        <w:rPr>
          <w:sz w:val="22"/>
          <w:szCs w:val="22"/>
        </w:rPr>
        <w:t xml:space="preserve"> to </w:t>
      </w:r>
      <w:r w:rsidRPr="005A75B9">
        <w:rPr>
          <w:sz w:val="22"/>
          <w:szCs w:val="22"/>
        </w:rPr>
        <w:t xml:space="preserve">500 large spawners. The current biological escapement goal range of </w:t>
      </w:r>
      <w:r>
        <w:rPr>
          <w:sz w:val="22"/>
          <w:szCs w:val="22"/>
        </w:rPr>
        <w:t>150 to 300</w:t>
      </w:r>
      <w:r w:rsidRPr="005A75B9">
        <w:rPr>
          <w:sz w:val="22"/>
          <w:szCs w:val="22"/>
        </w:rPr>
        <w:t xml:space="preserve"> large </w:t>
      </w:r>
      <w:r>
        <w:rPr>
          <w:sz w:val="22"/>
          <w:szCs w:val="22"/>
        </w:rPr>
        <w:t xml:space="preserve">index </w:t>
      </w:r>
      <w:r w:rsidRPr="005A75B9">
        <w:rPr>
          <w:sz w:val="22"/>
          <w:szCs w:val="22"/>
        </w:rPr>
        <w:t>spawners was established in 2012, based on a stock-recruit analysis by Fleischman et al. (201</w:t>
      </w:r>
      <w:r>
        <w:rPr>
          <w:sz w:val="22"/>
          <w:szCs w:val="22"/>
        </w:rPr>
        <w:t>1</w:t>
      </w:r>
      <w:r w:rsidRPr="005A75B9">
        <w:rPr>
          <w:sz w:val="22"/>
          <w:szCs w:val="22"/>
        </w:rPr>
        <w:t>).</w:t>
      </w:r>
      <w:r>
        <w:rPr>
          <w:sz w:val="22"/>
          <w:szCs w:val="22"/>
        </w:rPr>
        <w:t xml:space="preserve"> After applying the expansion factor, the escapement goal </w:t>
      </w:r>
      <w:r w:rsidR="006E28B0">
        <w:rPr>
          <w:sz w:val="22"/>
          <w:szCs w:val="22"/>
        </w:rPr>
        <w:t xml:space="preserve">based on the index of large spawners </w:t>
      </w:r>
      <w:r>
        <w:rPr>
          <w:sz w:val="22"/>
          <w:szCs w:val="22"/>
        </w:rPr>
        <w:t xml:space="preserve">was then converted to a total </w:t>
      </w:r>
      <w:r w:rsidR="004635E3">
        <w:rPr>
          <w:sz w:val="22"/>
          <w:szCs w:val="22"/>
        </w:rPr>
        <w:t xml:space="preserve">drainagewide </w:t>
      </w:r>
      <w:r w:rsidR="008C2A7C">
        <w:rPr>
          <w:sz w:val="22"/>
          <w:szCs w:val="22"/>
        </w:rPr>
        <w:t>escapement goal range of 50</w:t>
      </w:r>
      <w:r>
        <w:rPr>
          <w:sz w:val="22"/>
          <w:szCs w:val="22"/>
        </w:rPr>
        <w:t>0 to 1,</w:t>
      </w:r>
      <w:r w:rsidR="008C2A7C">
        <w:rPr>
          <w:sz w:val="22"/>
          <w:szCs w:val="22"/>
        </w:rPr>
        <w:t>40</w:t>
      </w:r>
      <w:r>
        <w:rPr>
          <w:sz w:val="22"/>
          <w:szCs w:val="22"/>
        </w:rPr>
        <w:t>0 large spawners</w:t>
      </w:r>
      <w:r w:rsidR="006E28B0">
        <w:rPr>
          <w:sz w:val="22"/>
          <w:szCs w:val="22"/>
        </w:rPr>
        <w:t xml:space="preserve">, which </w:t>
      </w:r>
      <w:r w:rsidR="007A1CCC">
        <w:rPr>
          <w:sz w:val="22"/>
          <w:szCs w:val="22"/>
        </w:rPr>
        <w:t>was officially adopted in 2018</w:t>
      </w:r>
      <w:r w:rsidR="003C42F1">
        <w:rPr>
          <w:sz w:val="22"/>
          <w:szCs w:val="22"/>
        </w:rPr>
        <w:t xml:space="preserve"> (Heinl et al. 2017)</w:t>
      </w:r>
      <w:r>
        <w:rPr>
          <w:sz w:val="22"/>
          <w:szCs w:val="22"/>
        </w:rPr>
        <w:t>.</w:t>
      </w:r>
    </w:p>
    <w:p w14:paraId="01F9938C" w14:textId="13FEBB99" w:rsidR="00586B57" w:rsidRDefault="00586B57" w:rsidP="00586B57">
      <w:pPr>
        <w:rPr>
          <w:sz w:val="22"/>
          <w:szCs w:val="22"/>
        </w:rPr>
      </w:pPr>
      <w:r w:rsidRPr="005A75B9">
        <w:rPr>
          <w:sz w:val="22"/>
          <w:szCs w:val="22"/>
        </w:rPr>
        <w:t xml:space="preserve">Between 1976 and 1980, </w:t>
      </w:r>
      <w:r>
        <w:rPr>
          <w:sz w:val="22"/>
          <w:szCs w:val="22"/>
        </w:rPr>
        <w:t>estimated escapements</w:t>
      </w:r>
      <w:r w:rsidRPr="005A75B9">
        <w:rPr>
          <w:sz w:val="22"/>
          <w:szCs w:val="22"/>
        </w:rPr>
        <w:t xml:space="preserve"> were below the current </w:t>
      </w:r>
      <w:r w:rsidR="00160B44">
        <w:rPr>
          <w:sz w:val="22"/>
          <w:szCs w:val="22"/>
        </w:rPr>
        <w:t xml:space="preserve">lower bound of the </w:t>
      </w:r>
      <w:r w:rsidRPr="005A75B9">
        <w:rPr>
          <w:sz w:val="22"/>
          <w:szCs w:val="22"/>
        </w:rPr>
        <w:t>escapement goal</w:t>
      </w:r>
      <w:r w:rsidR="00160B44">
        <w:rPr>
          <w:sz w:val="22"/>
          <w:szCs w:val="22"/>
        </w:rPr>
        <w:t>; in the 6 years that followed</w:t>
      </w:r>
      <w:r w:rsidR="0054067C">
        <w:rPr>
          <w:sz w:val="22"/>
          <w:szCs w:val="22"/>
        </w:rPr>
        <w:t>,</w:t>
      </w:r>
      <w:r w:rsidR="00160B44">
        <w:rPr>
          <w:sz w:val="22"/>
          <w:szCs w:val="22"/>
        </w:rPr>
        <w:t xml:space="preserve"> some of the largest escapements were observed</w:t>
      </w:r>
      <w:r w:rsidRPr="005A75B9">
        <w:rPr>
          <w:sz w:val="22"/>
          <w:szCs w:val="22"/>
        </w:rPr>
        <w:t xml:space="preserve">. This </w:t>
      </w:r>
      <w:r>
        <w:rPr>
          <w:sz w:val="22"/>
          <w:szCs w:val="22"/>
        </w:rPr>
        <w:t>w</w:t>
      </w:r>
      <w:r w:rsidRPr="005A75B9">
        <w:rPr>
          <w:sz w:val="22"/>
          <w:szCs w:val="22"/>
        </w:rPr>
        <w:t xml:space="preserve">as </w:t>
      </w:r>
      <w:r>
        <w:rPr>
          <w:sz w:val="22"/>
          <w:szCs w:val="22"/>
        </w:rPr>
        <w:t xml:space="preserve">then </w:t>
      </w:r>
      <w:r w:rsidRPr="005A75B9">
        <w:rPr>
          <w:sz w:val="22"/>
          <w:szCs w:val="22"/>
        </w:rPr>
        <w:t xml:space="preserve">followed by a </w:t>
      </w:r>
      <w:r w:rsidR="00160B44">
        <w:rPr>
          <w:sz w:val="22"/>
          <w:szCs w:val="22"/>
        </w:rPr>
        <w:t>&gt;30</w:t>
      </w:r>
      <w:r w:rsidRPr="005A75B9">
        <w:rPr>
          <w:sz w:val="22"/>
          <w:szCs w:val="22"/>
        </w:rPr>
        <w:t>-year period (1988–</w:t>
      </w:r>
      <w:r w:rsidR="00160B44" w:rsidRPr="005A75B9">
        <w:rPr>
          <w:sz w:val="22"/>
          <w:szCs w:val="22"/>
        </w:rPr>
        <w:t>201</w:t>
      </w:r>
      <w:r w:rsidR="00160B44">
        <w:rPr>
          <w:sz w:val="22"/>
          <w:szCs w:val="22"/>
        </w:rPr>
        <w:t>9</w:t>
      </w:r>
      <w:r w:rsidRPr="005A75B9">
        <w:rPr>
          <w:sz w:val="22"/>
          <w:szCs w:val="22"/>
        </w:rPr>
        <w:t xml:space="preserve">) of reduced but relatively stable escapements averaging about </w:t>
      </w:r>
      <w:r w:rsidR="00160B44">
        <w:rPr>
          <w:sz w:val="22"/>
          <w:szCs w:val="22"/>
        </w:rPr>
        <w:t>870</w:t>
      </w:r>
      <w:r w:rsidR="00160B44" w:rsidRPr="005A75B9">
        <w:rPr>
          <w:sz w:val="22"/>
          <w:szCs w:val="22"/>
        </w:rPr>
        <w:t xml:space="preserve"> </w:t>
      </w:r>
      <w:r w:rsidRPr="005A75B9">
        <w:rPr>
          <w:sz w:val="22"/>
          <w:szCs w:val="22"/>
        </w:rPr>
        <w:t xml:space="preserve">large fish. </w:t>
      </w:r>
      <w:r>
        <w:rPr>
          <w:sz w:val="22"/>
          <w:szCs w:val="22"/>
        </w:rPr>
        <w:t xml:space="preserve">From </w:t>
      </w:r>
      <w:r w:rsidR="007E593C">
        <w:rPr>
          <w:sz w:val="22"/>
          <w:szCs w:val="22"/>
        </w:rPr>
        <w:t>201</w:t>
      </w:r>
      <w:r w:rsidR="00521AAA">
        <w:rPr>
          <w:sz w:val="22"/>
          <w:szCs w:val="22"/>
        </w:rPr>
        <w:t>5</w:t>
      </w:r>
      <w:r w:rsidR="007E593C">
        <w:rPr>
          <w:sz w:val="22"/>
          <w:szCs w:val="22"/>
        </w:rPr>
        <w:t xml:space="preserve"> to 2019</w:t>
      </w:r>
      <w:r>
        <w:rPr>
          <w:sz w:val="22"/>
          <w:szCs w:val="22"/>
        </w:rPr>
        <w:t>, e</w:t>
      </w:r>
      <w:r w:rsidRPr="005A75B9">
        <w:rPr>
          <w:sz w:val="22"/>
          <w:szCs w:val="22"/>
        </w:rPr>
        <w:t xml:space="preserve">scapements were </w:t>
      </w:r>
      <w:r w:rsidR="00160B44">
        <w:rPr>
          <w:sz w:val="22"/>
          <w:szCs w:val="22"/>
        </w:rPr>
        <w:t>above</w:t>
      </w:r>
      <w:r w:rsidR="00160B44" w:rsidRPr="005A75B9">
        <w:rPr>
          <w:sz w:val="22"/>
          <w:szCs w:val="22"/>
        </w:rPr>
        <w:t xml:space="preserve"> </w:t>
      </w:r>
      <w:r w:rsidRPr="005A75B9">
        <w:rPr>
          <w:sz w:val="22"/>
          <w:szCs w:val="22"/>
        </w:rPr>
        <w:t xml:space="preserve">the escapement goal range </w:t>
      </w:r>
      <w:r w:rsidR="00160B44">
        <w:rPr>
          <w:sz w:val="22"/>
          <w:szCs w:val="22"/>
        </w:rPr>
        <w:t>every year except in 2017</w:t>
      </w:r>
      <w:r w:rsidRPr="005A75B9">
        <w:rPr>
          <w:sz w:val="22"/>
          <w:szCs w:val="22"/>
        </w:rPr>
        <w:t xml:space="preserve"> (Appendix Figure A</w:t>
      </w:r>
      <w:r w:rsidR="004635E3">
        <w:rPr>
          <w:sz w:val="22"/>
          <w:szCs w:val="22"/>
        </w:rPr>
        <w:t>1</w:t>
      </w:r>
      <w:r w:rsidRPr="005A75B9">
        <w:rPr>
          <w:sz w:val="22"/>
          <w:szCs w:val="22"/>
        </w:rPr>
        <w:t>).</w:t>
      </w:r>
    </w:p>
    <w:p w14:paraId="03E11D81" w14:textId="77777777" w:rsidR="002F286A" w:rsidRDefault="002F286A" w:rsidP="00586B57">
      <w:pPr>
        <w:rPr>
          <w:sz w:val="22"/>
          <w:szCs w:val="22"/>
        </w:rPr>
      </w:pPr>
    </w:p>
    <w:p w14:paraId="5E9E04A0" w14:textId="7EE68C7C" w:rsidR="00586B57" w:rsidRPr="005A75B9" w:rsidRDefault="00AE7A10" w:rsidP="000344D9">
      <w:pPr>
        <w:jc w:val="center"/>
        <w:rPr>
          <w:sz w:val="22"/>
          <w:szCs w:val="22"/>
        </w:rPr>
      </w:pPr>
      <w:r>
        <w:rPr>
          <w:noProof/>
          <w:sz w:val="22"/>
          <w:szCs w:val="22"/>
        </w:rPr>
        <w:drawing>
          <wp:inline distT="0" distB="0" distL="0" distR="0" wp14:anchorId="046F16E4" wp14:editId="0D2E5CF4">
            <wp:extent cx="4306824" cy="3122542"/>
            <wp:effectExtent l="19050" t="19050" r="1778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06824" cy="3122542"/>
                    </a:xfrm>
                    <a:prstGeom prst="rect">
                      <a:avLst/>
                    </a:prstGeom>
                    <a:noFill/>
                    <a:ln w="6350">
                      <a:solidFill>
                        <a:schemeClr val="tx1"/>
                      </a:solidFill>
                    </a:ln>
                  </pic:spPr>
                </pic:pic>
              </a:graphicData>
            </a:graphic>
          </wp:inline>
        </w:drawing>
      </w:r>
    </w:p>
    <w:p w14:paraId="5F87A4C8" w14:textId="16EF9118" w:rsidR="00586B57" w:rsidRPr="005A75B9" w:rsidRDefault="00586B57" w:rsidP="00586B57">
      <w:pPr>
        <w:pStyle w:val="Caption"/>
        <w:rPr>
          <w:szCs w:val="22"/>
        </w:rPr>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1</w:t>
      </w:r>
      <w:r w:rsidR="00C0127A">
        <w:rPr>
          <w:noProof/>
        </w:rPr>
        <w:fldChar w:fldCharType="end"/>
      </w:r>
      <w:r w:rsidRPr="005A75B9">
        <w:t>.–</w:t>
      </w:r>
      <w:r>
        <w:t xml:space="preserve">Estimated </w:t>
      </w:r>
      <w:r w:rsidRPr="005A75B9">
        <w:rPr>
          <w:szCs w:val="22"/>
        </w:rPr>
        <w:t xml:space="preserve">Blossom River Chinook salmon </w:t>
      </w:r>
      <w:r>
        <w:rPr>
          <w:szCs w:val="22"/>
        </w:rPr>
        <w:t>escapements</w:t>
      </w:r>
      <w:r w:rsidRPr="005A75B9">
        <w:rPr>
          <w:szCs w:val="22"/>
        </w:rPr>
        <w:t>, 1975–</w:t>
      </w:r>
      <w:r w:rsidR="007774D5">
        <w:rPr>
          <w:szCs w:val="22"/>
        </w:rPr>
        <w:t>2019</w:t>
      </w:r>
      <w:r w:rsidRPr="005A75B9">
        <w:rPr>
          <w:szCs w:val="22"/>
        </w:rPr>
        <w:t xml:space="preserve">, and biological escapement goal </w:t>
      </w:r>
      <w:r>
        <w:rPr>
          <w:szCs w:val="22"/>
        </w:rPr>
        <w:t xml:space="preserve">range </w:t>
      </w:r>
      <w:r w:rsidRPr="005A75B9">
        <w:rPr>
          <w:szCs w:val="22"/>
        </w:rPr>
        <w:t xml:space="preserve">of </w:t>
      </w:r>
      <w:r w:rsidR="006E28B0">
        <w:rPr>
          <w:szCs w:val="22"/>
        </w:rPr>
        <w:t>5</w:t>
      </w:r>
      <w:r w:rsidR="008C2A7C">
        <w:rPr>
          <w:szCs w:val="22"/>
        </w:rPr>
        <w:t>00</w:t>
      </w:r>
      <w:r w:rsidRPr="005A75B9">
        <w:rPr>
          <w:szCs w:val="22"/>
        </w:rPr>
        <w:t>–</w:t>
      </w:r>
      <w:r w:rsidR="006E28B0">
        <w:rPr>
          <w:szCs w:val="22"/>
        </w:rPr>
        <w:t>1,</w:t>
      </w:r>
      <w:r w:rsidR="008C2A7C">
        <w:rPr>
          <w:szCs w:val="22"/>
        </w:rPr>
        <w:t>40</w:t>
      </w:r>
      <w:r w:rsidR="006E28B0">
        <w:rPr>
          <w:szCs w:val="22"/>
        </w:rPr>
        <w:t>0</w:t>
      </w:r>
      <w:r w:rsidR="006E28B0" w:rsidRPr="005A75B9">
        <w:rPr>
          <w:szCs w:val="22"/>
        </w:rPr>
        <w:t xml:space="preserve"> </w:t>
      </w:r>
      <w:r w:rsidRPr="005A75B9">
        <w:rPr>
          <w:szCs w:val="22"/>
        </w:rPr>
        <w:t xml:space="preserve">large </w:t>
      </w:r>
      <w:r w:rsidR="004635E3">
        <w:rPr>
          <w:szCs w:val="22"/>
        </w:rPr>
        <w:t>spawners</w:t>
      </w:r>
      <w:r w:rsidRPr="005A75B9">
        <w:rPr>
          <w:szCs w:val="22"/>
        </w:rPr>
        <w:t xml:space="preserve">. </w:t>
      </w:r>
    </w:p>
    <w:p w14:paraId="71C9716F" w14:textId="66C0F052" w:rsidR="00586B57" w:rsidRPr="005A75B9" w:rsidRDefault="00586B57" w:rsidP="00AF16C2">
      <w:pPr>
        <w:pStyle w:val="Caption"/>
        <w:pBdr>
          <w:bottom w:val="single" w:sz="4" w:space="1" w:color="auto"/>
        </w:pBdr>
        <w:rPr>
          <w:szCs w:val="22"/>
        </w:rPr>
      </w:pPr>
      <w:r w:rsidRPr="005A75B9">
        <w:br w:type="page"/>
      </w:r>
      <w:bookmarkStart w:id="237" w:name="_Toc51147345"/>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2</w:t>
      </w:r>
      <w:r w:rsidR="00C0127A">
        <w:rPr>
          <w:noProof/>
        </w:rPr>
        <w:fldChar w:fldCharType="end"/>
      </w:r>
      <w:r w:rsidRPr="005A75B9">
        <w:t>.–</w:t>
      </w:r>
      <w:r w:rsidRPr="005A75B9">
        <w:rPr>
          <w:szCs w:val="22"/>
        </w:rPr>
        <w:t>Keta River Chinook salmon.</w:t>
      </w:r>
      <w:bookmarkEnd w:id="237"/>
    </w:p>
    <w:p w14:paraId="581194ED" w14:textId="6AF9360E" w:rsidR="00586B57" w:rsidRPr="005A75B9" w:rsidRDefault="00586B57" w:rsidP="00586B57">
      <w:pPr>
        <w:rPr>
          <w:sz w:val="22"/>
          <w:szCs w:val="22"/>
        </w:rPr>
      </w:pPr>
      <w:r w:rsidRPr="005A75B9">
        <w:rPr>
          <w:sz w:val="22"/>
          <w:szCs w:val="22"/>
        </w:rPr>
        <w:t xml:space="preserve">The Keta River is a clearwater system that empties into </w:t>
      </w:r>
      <w:proofErr w:type="spellStart"/>
      <w:r w:rsidRPr="005A75B9">
        <w:rPr>
          <w:sz w:val="22"/>
          <w:szCs w:val="22"/>
        </w:rPr>
        <w:t>Behm</w:t>
      </w:r>
      <w:proofErr w:type="spellEnd"/>
      <w:r w:rsidRPr="005A75B9">
        <w:rPr>
          <w:sz w:val="22"/>
          <w:szCs w:val="22"/>
        </w:rPr>
        <w:t xml:space="preserve"> Canal, </w:t>
      </w:r>
      <w:r w:rsidR="00521AAA">
        <w:rPr>
          <w:sz w:val="22"/>
          <w:szCs w:val="22"/>
        </w:rPr>
        <w:t>74 km east of</w:t>
      </w:r>
      <w:r w:rsidR="00521AAA" w:rsidRPr="005A75B9">
        <w:rPr>
          <w:sz w:val="22"/>
          <w:szCs w:val="22"/>
        </w:rPr>
        <w:t xml:space="preserve"> </w:t>
      </w:r>
      <w:r w:rsidRPr="005A75B9">
        <w:rPr>
          <w:sz w:val="22"/>
          <w:szCs w:val="22"/>
        </w:rPr>
        <w:t xml:space="preserve">Ketchikan, </w:t>
      </w:r>
      <w:r w:rsidR="002F286A">
        <w:rPr>
          <w:sz w:val="22"/>
          <w:szCs w:val="22"/>
        </w:rPr>
        <w:t>Alaska, and</w:t>
      </w:r>
      <w:r w:rsidR="002F286A" w:rsidRPr="005A75B9">
        <w:rPr>
          <w:sz w:val="22"/>
          <w:szCs w:val="22"/>
        </w:rPr>
        <w:t xml:space="preserve"> </w:t>
      </w:r>
      <w:r w:rsidRPr="005A75B9">
        <w:rPr>
          <w:sz w:val="22"/>
          <w:szCs w:val="22"/>
        </w:rPr>
        <w:t xml:space="preserve">supports a mostly inside-rearing stock of Chinook salmon. The waters of east </w:t>
      </w:r>
      <w:proofErr w:type="spellStart"/>
      <w:r w:rsidRPr="005A75B9">
        <w:rPr>
          <w:sz w:val="22"/>
          <w:szCs w:val="22"/>
        </w:rPr>
        <w:t>Behm</w:t>
      </w:r>
      <w:proofErr w:type="spellEnd"/>
      <w:r w:rsidRPr="005A75B9">
        <w:rPr>
          <w:sz w:val="22"/>
          <w:szCs w:val="22"/>
        </w:rPr>
        <w:t xml:space="preserve"> Canal are closed to Chinook salmon fishing </w:t>
      </w:r>
      <w:r w:rsidR="007A1CCC" w:rsidRPr="005A75B9">
        <w:rPr>
          <w:sz w:val="22"/>
          <w:szCs w:val="22"/>
        </w:rPr>
        <w:t>year-round</w:t>
      </w:r>
      <w:r w:rsidRPr="005A75B9">
        <w:rPr>
          <w:sz w:val="22"/>
          <w:szCs w:val="22"/>
        </w:rPr>
        <w:t xml:space="preserve"> and there are no directed fisheries that target this stock. Immature and mature fish are harvested in marine mixed stock fisheries in Southeast Alaska and northern British Columbia (based on coded</w:t>
      </w:r>
      <w:r w:rsidR="00AE47EB">
        <w:rPr>
          <w:sz w:val="22"/>
          <w:szCs w:val="22"/>
        </w:rPr>
        <w:t xml:space="preserve"> </w:t>
      </w:r>
      <w:r w:rsidRPr="005A75B9">
        <w:rPr>
          <w:sz w:val="22"/>
          <w:szCs w:val="22"/>
        </w:rPr>
        <w:t xml:space="preserve">wire tag information from the nearby </w:t>
      </w:r>
      <w:proofErr w:type="spellStart"/>
      <w:r w:rsidRPr="005A75B9">
        <w:rPr>
          <w:sz w:val="22"/>
          <w:szCs w:val="22"/>
        </w:rPr>
        <w:t>Unuk</w:t>
      </w:r>
      <w:proofErr w:type="spellEnd"/>
      <w:r w:rsidRPr="005A75B9">
        <w:rPr>
          <w:sz w:val="22"/>
          <w:szCs w:val="22"/>
        </w:rPr>
        <w:t xml:space="preserve"> and </w:t>
      </w:r>
      <w:proofErr w:type="spellStart"/>
      <w:r w:rsidRPr="005A75B9">
        <w:rPr>
          <w:sz w:val="22"/>
          <w:szCs w:val="22"/>
        </w:rPr>
        <w:t>Chickamin</w:t>
      </w:r>
      <w:proofErr w:type="spellEnd"/>
      <w:r w:rsidRPr="005A75B9">
        <w:rPr>
          <w:sz w:val="22"/>
          <w:szCs w:val="22"/>
        </w:rPr>
        <w:t xml:space="preserve"> wild stocks and Whitman, </w:t>
      </w:r>
      <w:proofErr w:type="spellStart"/>
      <w:r w:rsidRPr="005A75B9">
        <w:rPr>
          <w:sz w:val="22"/>
          <w:szCs w:val="22"/>
        </w:rPr>
        <w:t>Neets</w:t>
      </w:r>
      <w:proofErr w:type="spellEnd"/>
      <w:r w:rsidRPr="005A75B9">
        <w:rPr>
          <w:sz w:val="22"/>
          <w:szCs w:val="22"/>
        </w:rPr>
        <w:t xml:space="preserve">, and Deer Mountain hatchery stocks). Age data collected since 1998 indicate that about 10% of these fish are sub-yearling smolt. Total escapement was estimated </w:t>
      </w:r>
      <w:r>
        <w:rPr>
          <w:sz w:val="22"/>
          <w:szCs w:val="22"/>
        </w:rPr>
        <w:t>from</w:t>
      </w:r>
      <w:r w:rsidRPr="005A75B9">
        <w:rPr>
          <w:sz w:val="22"/>
          <w:szCs w:val="22"/>
        </w:rPr>
        <w:t xml:space="preserve"> mark</w:t>
      </w:r>
      <w:r>
        <w:rPr>
          <w:sz w:val="22"/>
          <w:szCs w:val="22"/>
        </w:rPr>
        <w:t>–</w:t>
      </w:r>
      <w:r w:rsidRPr="005A75B9">
        <w:rPr>
          <w:sz w:val="22"/>
          <w:szCs w:val="22"/>
        </w:rPr>
        <w:t xml:space="preserve">recapture studies </w:t>
      </w:r>
      <w:r>
        <w:rPr>
          <w:sz w:val="22"/>
          <w:szCs w:val="22"/>
        </w:rPr>
        <w:t xml:space="preserve">conducted </w:t>
      </w:r>
      <w:r w:rsidRPr="005A75B9">
        <w:rPr>
          <w:sz w:val="22"/>
          <w:szCs w:val="22"/>
        </w:rPr>
        <w:t xml:space="preserve">from 1998 to 2000. </w:t>
      </w:r>
      <w:r>
        <w:rPr>
          <w:sz w:val="22"/>
          <w:szCs w:val="22"/>
        </w:rPr>
        <w:t>Index</w:t>
      </w:r>
      <w:r w:rsidRPr="005A75B9">
        <w:rPr>
          <w:sz w:val="22"/>
          <w:szCs w:val="22"/>
        </w:rPr>
        <w:t xml:space="preserve"> counts</w:t>
      </w:r>
      <w:r>
        <w:rPr>
          <w:sz w:val="22"/>
          <w:szCs w:val="22"/>
        </w:rPr>
        <w:t>, using helicopter surveys,</w:t>
      </w:r>
      <w:r w:rsidRPr="005A75B9">
        <w:rPr>
          <w:sz w:val="22"/>
          <w:szCs w:val="22"/>
        </w:rPr>
        <w:t xml:space="preserve"> were performed in all other years since 1975. Three years of concurrent mark</w:t>
      </w:r>
      <w:r>
        <w:rPr>
          <w:sz w:val="22"/>
          <w:szCs w:val="22"/>
        </w:rPr>
        <w:t>–</w:t>
      </w:r>
      <w:r w:rsidRPr="005A75B9">
        <w:rPr>
          <w:sz w:val="22"/>
          <w:szCs w:val="22"/>
        </w:rPr>
        <w:t xml:space="preserve">recapture </w:t>
      </w:r>
      <w:r>
        <w:rPr>
          <w:sz w:val="22"/>
          <w:szCs w:val="22"/>
        </w:rPr>
        <w:t xml:space="preserve">estimates </w:t>
      </w:r>
      <w:r w:rsidRPr="005A75B9">
        <w:rPr>
          <w:sz w:val="22"/>
          <w:szCs w:val="22"/>
        </w:rPr>
        <w:t>and index count</w:t>
      </w:r>
      <w:r>
        <w:rPr>
          <w:sz w:val="22"/>
          <w:szCs w:val="22"/>
        </w:rPr>
        <w:t>s</w:t>
      </w:r>
      <w:r w:rsidRPr="005A75B9">
        <w:rPr>
          <w:sz w:val="22"/>
          <w:szCs w:val="22"/>
        </w:rPr>
        <w:t xml:space="preserve"> were used to estimate the </w:t>
      </w:r>
      <w:r w:rsidR="00995FA0">
        <w:rPr>
          <w:sz w:val="22"/>
          <w:szCs w:val="22"/>
        </w:rPr>
        <w:t xml:space="preserve">peak </w:t>
      </w:r>
      <w:r w:rsidR="00521AAA">
        <w:rPr>
          <w:sz w:val="22"/>
          <w:szCs w:val="22"/>
        </w:rPr>
        <w:t xml:space="preserve">index count </w:t>
      </w:r>
      <w:r w:rsidRPr="005A75B9">
        <w:rPr>
          <w:sz w:val="22"/>
          <w:szCs w:val="22"/>
        </w:rPr>
        <w:t>expansion factor of 3.01.</w:t>
      </w:r>
    </w:p>
    <w:p w14:paraId="358B2DA0" w14:textId="30A93B5D" w:rsidR="00586B57" w:rsidRDefault="00586B57" w:rsidP="00586B57">
      <w:pPr>
        <w:rPr>
          <w:sz w:val="22"/>
          <w:szCs w:val="22"/>
        </w:rPr>
      </w:pPr>
      <w:r w:rsidRPr="005A75B9">
        <w:rPr>
          <w:b/>
          <w:sz w:val="22"/>
          <w:szCs w:val="22"/>
        </w:rPr>
        <w:t>Escapement Goals and Stock Status:</w:t>
      </w:r>
      <w:r w:rsidRPr="005A75B9">
        <w:rPr>
          <w:sz w:val="22"/>
          <w:szCs w:val="22"/>
        </w:rPr>
        <w:t xml:space="preserve"> In 1994, ADF&amp;G established a peak index escapement goal of 300 large spawners based on a stock-recruit analysis. In 1997, the goal was revised to a range of 250</w:t>
      </w:r>
      <w:r>
        <w:rPr>
          <w:sz w:val="22"/>
          <w:szCs w:val="22"/>
        </w:rPr>
        <w:t xml:space="preserve"> to </w:t>
      </w:r>
      <w:r w:rsidRPr="005A75B9">
        <w:rPr>
          <w:sz w:val="22"/>
          <w:szCs w:val="22"/>
        </w:rPr>
        <w:t xml:space="preserve">500 large index spawners. The current biological escapement goal range of </w:t>
      </w:r>
      <w:r>
        <w:rPr>
          <w:sz w:val="22"/>
          <w:szCs w:val="22"/>
        </w:rPr>
        <w:t>175 to 400</w:t>
      </w:r>
      <w:r w:rsidRPr="005A75B9">
        <w:rPr>
          <w:sz w:val="22"/>
          <w:szCs w:val="22"/>
        </w:rPr>
        <w:t xml:space="preserve"> large </w:t>
      </w:r>
      <w:r>
        <w:rPr>
          <w:sz w:val="22"/>
          <w:szCs w:val="22"/>
        </w:rPr>
        <w:t xml:space="preserve">index </w:t>
      </w:r>
      <w:r w:rsidRPr="005A75B9">
        <w:rPr>
          <w:sz w:val="22"/>
          <w:szCs w:val="22"/>
        </w:rPr>
        <w:t>spawners was established in 2012, based on a stock-recruit analysis by Fleischman et al. (201</w:t>
      </w:r>
      <w:r>
        <w:rPr>
          <w:sz w:val="22"/>
          <w:szCs w:val="22"/>
        </w:rPr>
        <w:t>1</w:t>
      </w:r>
      <w:r w:rsidRPr="005A75B9">
        <w:rPr>
          <w:sz w:val="22"/>
          <w:szCs w:val="22"/>
        </w:rPr>
        <w:t>).</w:t>
      </w:r>
      <w:r>
        <w:rPr>
          <w:sz w:val="22"/>
          <w:szCs w:val="22"/>
        </w:rPr>
        <w:t xml:space="preserve"> After applying the expansion factor, the escapement goal </w:t>
      </w:r>
      <w:r w:rsidR="004635E3">
        <w:rPr>
          <w:sz w:val="22"/>
          <w:szCs w:val="22"/>
        </w:rPr>
        <w:t xml:space="preserve">based on the index of large spawners </w:t>
      </w:r>
      <w:r>
        <w:rPr>
          <w:sz w:val="22"/>
          <w:szCs w:val="22"/>
        </w:rPr>
        <w:t xml:space="preserve">was then converted to a total </w:t>
      </w:r>
      <w:r w:rsidR="004635E3">
        <w:rPr>
          <w:sz w:val="22"/>
          <w:szCs w:val="22"/>
        </w:rPr>
        <w:t xml:space="preserve">drainagewide </w:t>
      </w:r>
      <w:r>
        <w:rPr>
          <w:sz w:val="22"/>
          <w:szCs w:val="22"/>
        </w:rPr>
        <w:t xml:space="preserve">escapement goal range of </w:t>
      </w:r>
      <w:r w:rsidR="008C2A7C">
        <w:rPr>
          <w:sz w:val="22"/>
          <w:szCs w:val="22"/>
        </w:rPr>
        <w:t>550</w:t>
      </w:r>
      <w:r>
        <w:rPr>
          <w:sz w:val="22"/>
          <w:szCs w:val="22"/>
        </w:rPr>
        <w:t xml:space="preserve"> to 1,</w:t>
      </w:r>
      <w:r w:rsidR="008C2A7C">
        <w:rPr>
          <w:sz w:val="22"/>
          <w:szCs w:val="22"/>
        </w:rPr>
        <w:t>3</w:t>
      </w:r>
      <w:r>
        <w:rPr>
          <w:sz w:val="22"/>
          <w:szCs w:val="22"/>
        </w:rPr>
        <w:t>00 large spawners</w:t>
      </w:r>
      <w:r w:rsidR="004635E3">
        <w:rPr>
          <w:sz w:val="22"/>
          <w:szCs w:val="22"/>
        </w:rPr>
        <w:t xml:space="preserve">, which </w:t>
      </w:r>
      <w:r w:rsidR="007A1CCC">
        <w:rPr>
          <w:sz w:val="22"/>
          <w:szCs w:val="22"/>
        </w:rPr>
        <w:t>was officially adopted in 2018</w:t>
      </w:r>
      <w:r w:rsidR="003C42F1">
        <w:rPr>
          <w:sz w:val="22"/>
          <w:szCs w:val="22"/>
        </w:rPr>
        <w:t xml:space="preserve"> (Heinl et al. 2017)</w:t>
      </w:r>
      <w:r w:rsidR="00521AAA">
        <w:rPr>
          <w:sz w:val="22"/>
          <w:szCs w:val="22"/>
        </w:rPr>
        <w:t>.</w:t>
      </w:r>
    </w:p>
    <w:p w14:paraId="376231AF" w14:textId="5BD47144" w:rsidR="00586B57" w:rsidRDefault="00586B57" w:rsidP="00586B57">
      <w:pPr>
        <w:rPr>
          <w:sz w:val="22"/>
          <w:szCs w:val="22"/>
        </w:rPr>
      </w:pPr>
      <w:r w:rsidRPr="005A75B9">
        <w:rPr>
          <w:sz w:val="22"/>
          <w:szCs w:val="22"/>
        </w:rPr>
        <w:t xml:space="preserve">Like the nearby Blossom River, survey counts were low in the 1970s, </w:t>
      </w:r>
      <w:r w:rsidR="00521AAA">
        <w:rPr>
          <w:sz w:val="22"/>
          <w:szCs w:val="22"/>
        </w:rPr>
        <w:t>increased</w:t>
      </w:r>
      <w:r w:rsidR="00521AAA" w:rsidRPr="005A75B9">
        <w:rPr>
          <w:sz w:val="22"/>
          <w:szCs w:val="22"/>
        </w:rPr>
        <w:t xml:space="preserve"> </w:t>
      </w:r>
      <w:r w:rsidRPr="005A75B9">
        <w:rPr>
          <w:sz w:val="22"/>
          <w:szCs w:val="22"/>
        </w:rPr>
        <w:t>in the mid</w:t>
      </w:r>
      <w:r>
        <w:rPr>
          <w:sz w:val="22"/>
          <w:szCs w:val="22"/>
        </w:rPr>
        <w:t>-</w:t>
      </w:r>
      <w:r w:rsidRPr="005A75B9">
        <w:rPr>
          <w:sz w:val="22"/>
          <w:szCs w:val="22"/>
        </w:rPr>
        <w:t xml:space="preserve"> to late 1980s, and have been relatively stable since that time. </w:t>
      </w:r>
      <w:r>
        <w:rPr>
          <w:sz w:val="22"/>
          <w:szCs w:val="22"/>
        </w:rPr>
        <w:t xml:space="preserve">From </w:t>
      </w:r>
      <w:r w:rsidR="00521AAA">
        <w:rPr>
          <w:sz w:val="22"/>
          <w:szCs w:val="22"/>
        </w:rPr>
        <w:t xml:space="preserve">2015 </w:t>
      </w:r>
      <w:r w:rsidR="007E593C">
        <w:rPr>
          <w:sz w:val="22"/>
          <w:szCs w:val="22"/>
        </w:rPr>
        <w:t>to 2019</w:t>
      </w:r>
      <w:r>
        <w:rPr>
          <w:sz w:val="22"/>
          <w:szCs w:val="22"/>
        </w:rPr>
        <w:t>, e</w:t>
      </w:r>
      <w:r w:rsidRPr="005A75B9">
        <w:rPr>
          <w:sz w:val="22"/>
          <w:szCs w:val="22"/>
        </w:rPr>
        <w:t xml:space="preserve">scapements were within or above the escapement goal range </w:t>
      </w:r>
      <w:r>
        <w:rPr>
          <w:sz w:val="22"/>
          <w:szCs w:val="22"/>
        </w:rPr>
        <w:t xml:space="preserve">in each year </w:t>
      </w:r>
      <w:r w:rsidRPr="005A75B9">
        <w:rPr>
          <w:sz w:val="22"/>
          <w:szCs w:val="22"/>
        </w:rPr>
        <w:t>(Appendix Figure A</w:t>
      </w:r>
      <w:r w:rsidR="004635E3">
        <w:rPr>
          <w:sz w:val="22"/>
          <w:szCs w:val="22"/>
        </w:rPr>
        <w:t>2</w:t>
      </w:r>
      <w:r w:rsidRPr="005A75B9">
        <w:rPr>
          <w:sz w:val="22"/>
          <w:szCs w:val="22"/>
        </w:rPr>
        <w:t>).</w:t>
      </w:r>
    </w:p>
    <w:p w14:paraId="4D18E941" w14:textId="77777777" w:rsidR="00586B57" w:rsidRPr="005A75B9" w:rsidRDefault="00586B57" w:rsidP="00586B57">
      <w:pPr>
        <w:rPr>
          <w:sz w:val="22"/>
          <w:szCs w:val="22"/>
        </w:rPr>
      </w:pPr>
    </w:p>
    <w:p w14:paraId="4FB944EB" w14:textId="1E733B95" w:rsidR="00586B57" w:rsidRPr="005A75B9" w:rsidRDefault="003C193F" w:rsidP="00586B57">
      <w:pPr>
        <w:jc w:val="center"/>
        <w:rPr>
          <w:sz w:val="22"/>
          <w:szCs w:val="22"/>
        </w:rPr>
      </w:pPr>
      <w:r>
        <w:rPr>
          <w:noProof/>
          <w:sz w:val="22"/>
          <w:szCs w:val="22"/>
        </w:rPr>
        <w:drawing>
          <wp:inline distT="0" distB="0" distL="0" distR="0" wp14:anchorId="7EB9C9E2" wp14:editId="1ABEC9A1">
            <wp:extent cx="4306824" cy="3124602"/>
            <wp:effectExtent l="19050" t="19050" r="1778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1195D134" w14:textId="4370E9E0"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2</w:t>
      </w:r>
      <w:r w:rsidR="00C0127A">
        <w:rPr>
          <w:noProof/>
        </w:rPr>
        <w:fldChar w:fldCharType="end"/>
      </w:r>
      <w:r w:rsidRPr="005A75B9">
        <w:t>.–</w:t>
      </w:r>
      <w:r>
        <w:t xml:space="preserve">Estimated </w:t>
      </w:r>
      <w:r w:rsidRPr="006A2587">
        <w:t>Keta River Chinook salmon escapements, 1975–</w:t>
      </w:r>
      <w:r w:rsidR="007774D5">
        <w:rPr>
          <w:szCs w:val="22"/>
        </w:rPr>
        <w:t>2019</w:t>
      </w:r>
      <w:r w:rsidRPr="006A2587">
        <w:t xml:space="preserve">, and biological escapement goal range of </w:t>
      </w:r>
      <w:r w:rsidR="004635E3" w:rsidRPr="006A2587">
        <w:t>55</w:t>
      </w:r>
      <w:r w:rsidR="008C2A7C" w:rsidRPr="006A2587">
        <w:t>0</w:t>
      </w:r>
      <w:r w:rsidRPr="006A2587">
        <w:t>–</w:t>
      </w:r>
      <w:r w:rsidR="004635E3" w:rsidRPr="006A2587">
        <w:t>1,</w:t>
      </w:r>
      <w:r w:rsidR="008C2A7C" w:rsidRPr="006A2587">
        <w:t>3</w:t>
      </w:r>
      <w:r w:rsidR="004635E3" w:rsidRPr="006A2587">
        <w:t xml:space="preserve">00 </w:t>
      </w:r>
      <w:r w:rsidRPr="006A2587">
        <w:t xml:space="preserve">large </w:t>
      </w:r>
      <w:r w:rsidR="004635E3" w:rsidRPr="006A2587">
        <w:t>spawners</w:t>
      </w:r>
      <w:r w:rsidRPr="006A2587">
        <w:t xml:space="preserve">. </w:t>
      </w:r>
      <w:r>
        <w:br w:type="page"/>
      </w:r>
    </w:p>
    <w:p w14:paraId="3B876599" w14:textId="4CE8AEC6" w:rsidR="00586B57" w:rsidRPr="005A75B9" w:rsidRDefault="00586B57" w:rsidP="00AF16C2">
      <w:pPr>
        <w:pStyle w:val="Caption"/>
        <w:pBdr>
          <w:bottom w:val="single" w:sz="4" w:space="1" w:color="auto"/>
        </w:pBdr>
        <w:rPr>
          <w:szCs w:val="22"/>
        </w:rPr>
      </w:pPr>
      <w:bookmarkStart w:id="238" w:name="_Toc51147346"/>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3</w:t>
      </w:r>
      <w:r w:rsidR="00C0127A">
        <w:rPr>
          <w:noProof/>
        </w:rPr>
        <w:fldChar w:fldCharType="end"/>
      </w:r>
      <w:r w:rsidRPr="005A75B9">
        <w:t>.–</w:t>
      </w:r>
      <w:proofErr w:type="spellStart"/>
      <w:r w:rsidRPr="005A75B9">
        <w:rPr>
          <w:szCs w:val="22"/>
        </w:rPr>
        <w:t>Unuk</w:t>
      </w:r>
      <w:proofErr w:type="spellEnd"/>
      <w:r w:rsidRPr="005A75B9">
        <w:rPr>
          <w:szCs w:val="22"/>
        </w:rPr>
        <w:t xml:space="preserve"> River Chinook salmon.</w:t>
      </w:r>
      <w:bookmarkEnd w:id="238"/>
    </w:p>
    <w:p w14:paraId="545170C7" w14:textId="759BAA2C" w:rsidR="00586B57" w:rsidRPr="005A75B9" w:rsidRDefault="00586B57" w:rsidP="00586B57">
      <w:pPr>
        <w:rPr>
          <w:sz w:val="22"/>
          <w:szCs w:val="22"/>
        </w:rPr>
      </w:pPr>
      <w:r w:rsidRPr="005A75B9">
        <w:rPr>
          <w:sz w:val="22"/>
          <w:szCs w:val="22"/>
        </w:rPr>
        <w:t xml:space="preserve">The </w:t>
      </w:r>
      <w:proofErr w:type="spellStart"/>
      <w:r w:rsidRPr="005A75B9">
        <w:rPr>
          <w:sz w:val="22"/>
          <w:szCs w:val="22"/>
        </w:rPr>
        <w:t>Unuk</w:t>
      </w:r>
      <w:proofErr w:type="spellEnd"/>
      <w:r w:rsidRPr="005A75B9">
        <w:rPr>
          <w:sz w:val="22"/>
          <w:szCs w:val="22"/>
        </w:rPr>
        <w:t xml:space="preserve"> River is a glacial system </w:t>
      </w:r>
      <w:r w:rsidR="002F286A">
        <w:rPr>
          <w:sz w:val="22"/>
          <w:szCs w:val="22"/>
        </w:rPr>
        <w:t>that</w:t>
      </w:r>
      <w:r w:rsidR="002F286A" w:rsidRPr="005A75B9">
        <w:rPr>
          <w:sz w:val="22"/>
          <w:szCs w:val="22"/>
        </w:rPr>
        <w:t xml:space="preserve"> </w:t>
      </w:r>
      <w:r>
        <w:rPr>
          <w:sz w:val="22"/>
          <w:szCs w:val="22"/>
        </w:rPr>
        <w:t>flows</w:t>
      </w:r>
      <w:r w:rsidRPr="005A75B9">
        <w:rPr>
          <w:sz w:val="22"/>
          <w:szCs w:val="22"/>
        </w:rPr>
        <w:t xml:space="preserve"> into </w:t>
      </w:r>
      <w:proofErr w:type="spellStart"/>
      <w:r w:rsidRPr="005A75B9">
        <w:rPr>
          <w:sz w:val="22"/>
          <w:szCs w:val="22"/>
        </w:rPr>
        <w:t>Behm</w:t>
      </w:r>
      <w:proofErr w:type="spellEnd"/>
      <w:r w:rsidRPr="005A75B9">
        <w:rPr>
          <w:sz w:val="22"/>
          <w:szCs w:val="22"/>
        </w:rPr>
        <w:t xml:space="preserve"> Canal</w:t>
      </w:r>
      <w:r w:rsidR="002F286A">
        <w:rPr>
          <w:sz w:val="22"/>
          <w:szCs w:val="22"/>
        </w:rPr>
        <w:t>,</w:t>
      </w:r>
      <w:r w:rsidRPr="005A75B9">
        <w:rPr>
          <w:sz w:val="22"/>
          <w:szCs w:val="22"/>
        </w:rPr>
        <w:t xml:space="preserve"> </w:t>
      </w:r>
      <w:r w:rsidR="002F286A">
        <w:rPr>
          <w:sz w:val="22"/>
          <w:szCs w:val="22"/>
        </w:rPr>
        <w:t>87 km northeast of</w:t>
      </w:r>
      <w:r w:rsidR="002F286A" w:rsidRPr="005A75B9">
        <w:rPr>
          <w:sz w:val="22"/>
          <w:szCs w:val="22"/>
        </w:rPr>
        <w:t xml:space="preserve"> </w:t>
      </w:r>
      <w:r w:rsidRPr="005A75B9">
        <w:rPr>
          <w:sz w:val="22"/>
          <w:szCs w:val="22"/>
        </w:rPr>
        <w:t xml:space="preserve">Ketchikan, Alaska, </w:t>
      </w:r>
      <w:r w:rsidR="002F286A">
        <w:rPr>
          <w:sz w:val="22"/>
          <w:szCs w:val="22"/>
        </w:rPr>
        <w:t>and</w:t>
      </w:r>
      <w:r w:rsidRPr="005A75B9">
        <w:rPr>
          <w:sz w:val="22"/>
          <w:szCs w:val="22"/>
        </w:rPr>
        <w:t xml:space="preserve"> supports a mostly inside-rearing stock of Chinook salmon. The waters of east </w:t>
      </w:r>
      <w:proofErr w:type="spellStart"/>
      <w:r w:rsidRPr="005A75B9">
        <w:rPr>
          <w:sz w:val="22"/>
          <w:szCs w:val="22"/>
        </w:rPr>
        <w:t>Behm</w:t>
      </w:r>
      <w:proofErr w:type="spellEnd"/>
      <w:r w:rsidRPr="005A75B9">
        <w:rPr>
          <w:sz w:val="22"/>
          <w:szCs w:val="22"/>
        </w:rPr>
        <w:t xml:space="preserve"> Canal are closed to Chinook salmon fishing and there are no directed fisheries that target this stock. Immature and mature fish are harvested in marine mixed stock fisheries in Southeast Alaska and northern British Columbia. Coded-wire</w:t>
      </w:r>
      <w:r w:rsidR="00AE47EB">
        <w:rPr>
          <w:sz w:val="22"/>
          <w:szCs w:val="22"/>
        </w:rPr>
        <w:t>-</w:t>
      </w:r>
      <w:r w:rsidRPr="005A75B9">
        <w:rPr>
          <w:sz w:val="22"/>
          <w:szCs w:val="22"/>
        </w:rPr>
        <w:t xml:space="preserve">tagging of this stock was conducted </w:t>
      </w:r>
      <w:r>
        <w:rPr>
          <w:sz w:val="22"/>
          <w:szCs w:val="22"/>
        </w:rPr>
        <w:t xml:space="preserve">from </w:t>
      </w:r>
      <w:r w:rsidRPr="005A75B9">
        <w:rPr>
          <w:sz w:val="22"/>
          <w:szCs w:val="22"/>
        </w:rPr>
        <w:t>1982</w:t>
      </w:r>
      <w:r>
        <w:rPr>
          <w:sz w:val="22"/>
          <w:szCs w:val="22"/>
        </w:rPr>
        <w:t xml:space="preserve"> to </w:t>
      </w:r>
      <w:r w:rsidRPr="005A75B9">
        <w:rPr>
          <w:sz w:val="22"/>
          <w:szCs w:val="22"/>
        </w:rPr>
        <w:t xml:space="preserve">1986 and from 1992 to present. Escapements of large spawners </w:t>
      </w:r>
      <w:r>
        <w:rPr>
          <w:sz w:val="22"/>
          <w:szCs w:val="22"/>
        </w:rPr>
        <w:t>were</w:t>
      </w:r>
      <w:r w:rsidRPr="005A75B9">
        <w:rPr>
          <w:sz w:val="22"/>
          <w:szCs w:val="22"/>
        </w:rPr>
        <w:t xml:space="preserve"> based on mark</w:t>
      </w:r>
      <w:r>
        <w:rPr>
          <w:sz w:val="22"/>
          <w:szCs w:val="22"/>
        </w:rPr>
        <w:t>–</w:t>
      </w:r>
      <w:r w:rsidRPr="005A75B9">
        <w:rPr>
          <w:sz w:val="22"/>
          <w:szCs w:val="22"/>
        </w:rPr>
        <w:t xml:space="preserve">recapture estimates of total escapement </w:t>
      </w:r>
      <w:r>
        <w:rPr>
          <w:sz w:val="22"/>
          <w:szCs w:val="22"/>
        </w:rPr>
        <w:t xml:space="preserve">from </w:t>
      </w:r>
      <w:r w:rsidRPr="005A75B9">
        <w:rPr>
          <w:sz w:val="22"/>
          <w:szCs w:val="22"/>
        </w:rPr>
        <w:t>1997</w:t>
      </w:r>
      <w:r>
        <w:rPr>
          <w:sz w:val="22"/>
          <w:szCs w:val="22"/>
        </w:rPr>
        <w:t xml:space="preserve"> to </w:t>
      </w:r>
      <w:r w:rsidRPr="005A75B9">
        <w:rPr>
          <w:sz w:val="22"/>
          <w:szCs w:val="22"/>
        </w:rPr>
        <w:t xml:space="preserve">2009 and </w:t>
      </w:r>
      <w:r>
        <w:rPr>
          <w:sz w:val="22"/>
          <w:szCs w:val="22"/>
        </w:rPr>
        <w:t xml:space="preserve">in </w:t>
      </w:r>
      <w:r w:rsidRPr="005A75B9">
        <w:rPr>
          <w:sz w:val="22"/>
          <w:szCs w:val="22"/>
        </w:rPr>
        <w:t xml:space="preserve">2011, and expanded </w:t>
      </w:r>
      <w:r>
        <w:rPr>
          <w:sz w:val="22"/>
          <w:szCs w:val="22"/>
        </w:rPr>
        <w:t>index</w:t>
      </w:r>
      <w:r w:rsidRPr="005A75B9">
        <w:rPr>
          <w:sz w:val="22"/>
          <w:szCs w:val="22"/>
        </w:rPr>
        <w:t xml:space="preserve"> counts</w:t>
      </w:r>
      <w:r>
        <w:rPr>
          <w:sz w:val="22"/>
          <w:szCs w:val="22"/>
        </w:rPr>
        <w:t xml:space="preserve"> using helicopter and foot surveys</w:t>
      </w:r>
      <w:r w:rsidRPr="005A75B9">
        <w:rPr>
          <w:sz w:val="22"/>
          <w:szCs w:val="22"/>
        </w:rPr>
        <w:t xml:space="preserve"> from 1977 to 1996 and from 2010 </w:t>
      </w:r>
      <w:r>
        <w:rPr>
          <w:sz w:val="22"/>
          <w:szCs w:val="22"/>
        </w:rPr>
        <w:t>to 2016</w:t>
      </w:r>
      <w:r w:rsidRPr="005A75B9">
        <w:rPr>
          <w:sz w:val="22"/>
          <w:szCs w:val="22"/>
        </w:rPr>
        <w:t xml:space="preserve">. Radio telemetry studies conducted in 1994 and 2009 </w:t>
      </w:r>
      <w:r>
        <w:rPr>
          <w:sz w:val="22"/>
          <w:szCs w:val="22"/>
        </w:rPr>
        <w:t>indicated</w:t>
      </w:r>
      <w:r w:rsidRPr="005A75B9">
        <w:rPr>
          <w:sz w:val="22"/>
          <w:szCs w:val="22"/>
        </w:rPr>
        <w:t xml:space="preserve"> that </w:t>
      </w:r>
      <w:r>
        <w:rPr>
          <w:sz w:val="22"/>
          <w:szCs w:val="22"/>
        </w:rPr>
        <w:t xml:space="preserve">aerial and foot </w:t>
      </w:r>
      <w:r w:rsidRPr="005A75B9">
        <w:rPr>
          <w:sz w:val="22"/>
          <w:szCs w:val="22"/>
        </w:rPr>
        <w:t xml:space="preserve">surveys </w:t>
      </w:r>
      <w:r>
        <w:rPr>
          <w:sz w:val="22"/>
          <w:szCs w:val="22"/>
        </w:rPr>
        <w:t>covered</w:t>
      </w:r>
      <w:r w:rsidRPr="005A75B9">
        <w:rPr>
          <w:sz w:val="22"/>
          <w:szCs w:val="22"/>
        </w:rPr>
        <w:t xml:space="preserve"> 80% of the spawning </w:t>
      </w:r>
      <w:r>
        <w:rPr>
          <w:sz w:val="22"/>
          <w:szCs w:val="22"/>
        </w:rPr>
        <w:t>area. Seven</w:t>
      </w:r>
      <w:r w:rsidRPr="005A75B9">
        <w:rPr>
          <w:sz w:val="22"/>
          <w:szCs w:val="22"/>
        </w:rPr>
        <w:t xml:space="preserve"> years of concurrent </w:t>
      </w:r>
      <w:r>
        <w:rPr>
          <w:sz w:val="22"/>
          <w:szCs w:val="22"/>
        </w:rPr>
        <w:t xml:space="preserve">mark-recapture estimates </w:t>
      </w:r>
      <w:r w:rsidRPr="005A75B9">
        <w:rPr>
          <w:sz w:val="22"/>
          <w:szCs w:val="22"/>
        </w:rPr>
        <w:t xml:space="preserve">and </w:t>
      </w:r>
      <w:r>
        <w:rPr>
          <w:sz w:val="22"/>
          <w:szCs w:val="22"/>
        </w:rPr>
        <w:t>survey counts</w:t>
      </w:r>
      <w:r w:rsidRPr="005A75B9">
        <w:rPr>
          <w:sz w:val="22"/>
          <w:szCs w:val="22"/>
        </w:rPr>
        <w:t xml:space="preserve"> were used to estimate the</w:t>
      </w:r>
      <w:r w:rsidR="00995FA0">
        <w:rPr>
          <w:sz w:val="22"/>
          <w:szCs w:val="22"/>
        </w:rPr>
        <w:t xml:space="preserve"> peak</w:t>
      </w:r>
      <w:r w:rsidRPr="005A75B9">
        <w:rPr>
          <w:sz w:val="22"/>
          <w:szCs w:val="22"/>
        </w:rPr>
        <w:t xml:space="preserve"> </w:t>
      </w:r>
      <w:r w:rsidR="00627BEE">
        <w:rPr>
          <w:sz w:val="22"/>
          <w:szCs w:val="22"/>
        </w:rPr>
        <w:t xml:space="preserve">index count </w:t>
      </w:r>
      <w:r w:rsidRPr="005A75B9">
        <w:rPr>
          <w:sz w:val="22"/>
          <w:szCs w:val="22"/>
        </w:rPr>
        <w:t xml:space="preserve">expansion factor </w:t>
      </w:r>
      <w:r>
        <w:rPr>
          <w:sz w:val="22"/>
          <w:szCs w:val="22"/>
        </w:rPr>
        <w:t>of</w:t>
      </w:r>
      <w:r w:rsidRPr="005A75B9">
        <w:rPr>
          <w:sz w:val="22"/>
          <w:szCs w:val="22"/>
        </w:rPr>
        <w:t xml:space="preserve"> 4.83.</w:t>
      </w:r>
    </w:p>
    <w:p w14:paraId="53606619" w14:textId="499E0925" w:rsidR="00586B57" w:rsidRPr="005A75B9" w:rsidRDefault="00586B57" w:rsidP="00586B57">
      <w:pPr>
        <w:rPr>
          <w:sz w:val="22"/>
          <w:szCs w:val="22"/>
        </w:rPr>
      </w:pPr>
      <w:r w:rsidRPr="005A75B9">
        <w:rPr>
          <w:b/>
          <w:sz w:val="22"/>
          <w:szCs w:val="22"/>
        </w:rPr>
        <w:t xml:space="preserve">Escapement Goals and Stock Status: </w:t>
      </w:r>
      <w:r w:rsidRPr="005A75B9">
        <w:rPr>
          <w:sz w:val="22"/>
          <w:szCs w:val="22"/>
        </w:rPr>
        <w:t>In 1994, ADF&amp;G established a peak index escapement goal of 875 large spawners. In 1997, the goal was revised to an index goal range of 650</w:t>
      </w:r>
      <w:r>
        <w:rPr>
          <w:sz w:val="22"/>
          <w:szCs w:val="22"/>
        </w:rPr>
        <w:t xml:space="preserve"> to </w:t>
      </w:r>
      <w:r w:rsidRPr="005A75B9">
        <w:rPr>
          <w:sz w:val="22"/>
          <w:szCs w:val="22"/>
        </w:rPr>
        <w:t xml:space="preserve">1,400 large spawners (McPherson and </w:t>
      </w:r>
      <w:proofErr w:type="spellStart"/>
      <w:r w:rsidRPr="005A75B9">
        <w:rPr>
          <w:sz w:val="22"/>
          <w:szCs w:val="22"/>
        </w:rPr>
        <w:t>Carlile</w:t>
      </w:r>
      <w:proofErr w:type="spellEnd"/>
      <w:r w:rsidRPr="005A75B9">
        <w:rPr>
          <w:sz w:val="22"/>
          <w:szCs w:val="22"/>
        </w:rPr>
        <w:t xml:space="preserve"> 1997). The current biological escapement goal range of 1,800</w:t>
      </w:r>
      <w:r>
        <w:rPr>
          <w:sz w:val="22"/>
          <w:szCs w:val="22"/>
        </w:rPr>
        <w:t xml:space="preserve"> to </w:t>
      </w:r>
      <w:r w:rsidRPr="005A75B9">
        <w:rPr>
          <w:sz w:val="22"/>
          <w:szCs w:val="22"/>
        </w:rPr>
        <w:t>3,800 large spawners was established in 2009, based on a stock-recruit analysis of the 1982</w:t>
      </w:r>
      <w:r w:rsidR="00627BEE">
        <w:rPr>
          <w:sz w:val="22"/>
          <w:szCs w:val="22"/>
        </w:rPr>
        <w:t>–</w:t>
      </w:r>
      <w:r w:rsidRPr="005A75B9">
        <w:rPr>
          <w:sz w:val="22"/>
          <w:szCs w:val="22"/>
        </w:rPr>
        <w:t xml:space="preserve">2001 brood years (Hendrich et al. 2008). </w:t>
      </w:r>
      <w:r>
        <w:rPr>
          <w:sz w:val="22"/>
          <w:szCs w:val="22"/>
        </w:rPr>
        <w:t>T</w:t>
      </w:r>
      <w:r w:rsidRPr="00F34733">
        <w:rPr>
          <w:sz w:val="22"/>
          <w:szCs w:val="22"/>
        </w:rPr>
        <w:t xml:space="preserve">he troll fishery accounts for 70% </w:t>
      </w:r>
      <w:r>
        <w:rPr>
          <w:sz w:val="22"/>
          <w:szCs w:val="22"/>
        </w:rPr>
        <w:t xml:space="preserve">of the total harvest, </w:t>
      </w:r>
      <w:r w:rsidRPr="00F34733">
        <w:rPr>
          <w:sz w:val="22"/>
          <w:szCs w:val="22"/>
        </w:rPr>
        <w:t xml:space="preserve">followed by the sport fishery </w:t>
      </w:r>
      <w:r>
        <w:rPr>
          <w:sz w:val="22"/>
          <w:szCs w:val="22"/>
        </w:rPr>
        <w:t>(</w:t>
      </w:r>
      <w:r w:rsidRPr="00F34733">
        <w:rPr>
          <w:sz w:val="22"/>
          <w:szCs w:val="22"/>
        </w:rPr>
        <w:t>15%</w:t>
      </w:r>
      <w:r>
        <w:rPr>
          <w:sz w:val="22"/>
          <w:szCs w:val="22"/>
        </w:rPr>
        <w:t>)</w:t>
      </w:r>
      <w:r w:rsidRPr="00F34733">
        <w:rPr>
          <w:sz w:val="22"/>
          <w:szCs w:val="22"/>
        </w:rPr>
        <w:t>, the drift gillnet and terminal hatchery</w:t>
      </w:r>
      <w:r>
        <w:rPr>
          <w:sz w:val="22"/>
          <w:szCs w:val="22"/>
        </w:rPr>
        <w:t xml:space="preserve"> fisheries</w:t>
      </w:r>
      <w:r w:rsidRPr="00F34733">
        <w:rPr>
          <w:sz w:val="22"/>
          <w:szCs w:val="22"/>
        </w:rPr>
        <w:t xml:space="preserve"> </w:t>
      </w:r>
      <w:r>
        <w:rPr>
          <w:sz w:val="22"/>
          <w:szCs w:val="22"/>
        </w:rPr>
        <w:t xml:space="preserve">(6% </w:t>
      </w:r>
      <w:r w:rsidRPr="00F34733">
        <w:rPr>
          <w:sz w:val="22"/>
          <w:szCs w:val="22"/>
        </w:rPr>
        <w:t>each</w:t>
      </w:r>
      <w:r>
        <w:rPr>
          <w:sz w:val="22"/>
          <w:szCs w:val="22"/>
        </w:rPr>
        <w:t>),</w:t>
      </w:r>
      <w:r w:rsidRPr="00F34733">
        <w:rPr>
          <w:sz w:val="22"/>
          <w:szCs w:val="22"/>
        </w:rPr>
        <w:t xml:space="preserve"> and marginal amounts in the </w:t>
      </w:r>
      <w:r>
        <w:rPr>
          <w:sz w:val="22"/>
          <w:szCs w:val="22"/>
        </w:rPr>
        <w:t xml:space="preserve">purse </w:t>
      </w:r>
      <w:r w:rsidRPr="00F34733">
        <w:rPr>
          <w:sz w:val="22"/>
          <w:szCs w:val="22"/>
        </w:rPr>
        <w:t>seine, high seas trawl</w:t>
      </w:r>
      <w:r>
        <w:rPr>
          <w:sz w:val="22"/>
          <w:szCs w:val="22"/>
        </w:rPr>
        <w:t>,</w:t>
      </w:r>
      <w:r w:rsidRPr="00F34733">
        <w:rPr>
          <w:sz w:val="22"/>
          <w:szCs w:val="22"/>
        </w:rPr>
        <w:t xml:space="preserve"> and Canadian mixed net </w:t>
      </w:r>
      <w:r>
        <w:rPr>
          <w:sz w:val="22"/>
          <w:szCs w:val="22"/>
        </w:rPr>
        <w:t>fisheries. On average,</w:t>
      </w:r>
      <w:r w:rsidRPr="00F34733">
        <w:rPr>
          <w:sz w:val="22"/>
          <w:szCs w:val="22"/>
        </w:rPr>
        <w:t xml:space="preserve"> 95% of the harvest occurs in Southeast Alaska.</w:t>
      </w:r>
      <w:r w:rsidRPr="005A75B9">
        <w:rPr>
          <w:sz w:val="22"/>
          <w:szCs w:val="22"/>
        </w:rPr>
        <w:t xml:space="preserve"> </w:t>
      </w:r>
    </w:p>
    <w:p w14:paraId="3439A4D3" w14:textId="0C51AE68" w:rsidR="00586B57" w:rsidRDefault="00586B57" w:rsidP="00586B57">
      <w:pPr>
        <w:rPr>
          <w:sz w:val="22"/>
          <w:szCs w:val="22"/>
        </w:rPr>
      </w:pPr>
      <w:r>
        <w:rPr>
          <w:sz w:val="22"/>
          <w:szCs w:val="22"/>
        </w:rPr>
        <w:t>The recent</w:t>
      </w:r>
      <w:r w:rsidRPr="005A75B9">
        <w:rPr>
          <w:sz w:val="22"/>
          <w:szCs w:val="22"/>
        </w:rPr>
        <w:t xml:space="preserve"> abrupt decline in productivity was unexpected given </w:t>
      </w:r>
      <w:r w:rsidR="00515E99">
        <w:rPr>
          <w:sz w:val="22"/>
          <w:szCs w:val="22"/>
        </w:rPr>
        <w:t>escapements had exceed</w:t>
      </w:r>
      <w:r w:rsidR="00631436">
        <w:rPr>
          <w:sz w:val="22"/>
          <w:szCs w:val="22"/>
        </w:rPr>
        <w:t>ed</w:t>
      </w:r>
      <w:r w:rsidR="00515E99">
        <w:rPr>
          <w:sz w:val="22"/>
          <w:szCs w:val="22"/>
        </w:rPr>
        <w:t xml:space="preserve"> the lower bound of </w:t>
      </w:r>
      <w:r w:rsidRPr="005A75B9">
        <w:rPr>
          <w:sz w:val="22"/>
          <w:szCs w:val="22"/>
        </w:rPr>
        <w:t xml:space="preserve">the </w:t>
      </w:r>
      <w:r w:rsidR="00515E99">
        <w:rPr>
          <w:sz w:val="22"/>
          <w:szCs w:val="22"/>
        </w:rPr>
        <w:t xml:space="preserve">current </w:t>
      </w:r>
      <w:r>
        <w:rPr>
          <w:sz w:val="22"/>
          <w:szCs w:val="22"/>
        </w:rPr>
        <w:t xml:space="preserve">escapement goal </w:t>
      </w:r>
      <w:r w:rsidR="00515E99">
        <w:rPr>
          <w:sz w:val="22"/>
          <w:szCs w:val="22"/>
        </w:rPr>
        <w:t xml:space="preserve">established in 2009 </w:t>
      </w:r>
      <w:r>
        <w:rPr>
          <w:sz w:val="22"/>
          <w:szCs w:val="22"/>
        </w:rPr>
        <w:t>for 34 straight years and harvest rates averaged around 30% through 2011</w:t>
      </w:r>
      <w:r w:rsidRPr="005A75B9">
        <w:rPr>
          <w:sz w:val="22"/>
          <w:szCs w:val="22"/>
        </w:rPr>
        <w:t>.</w:t>
      </w:r>
      <w:r>
        <w:rPr>
          <w:sz w:val="22"/>
          <w:szCs w:val="22"/>
        </w:rPr>
        <w:t xml:space="preserve"> However, in 2012 the escapement goal was missed for the first time on record, and the harvest rate was a record high of 72%. From </w:t>
      </w:r>
      <w:r w:rsidR="007E593C">
        <w:rPr>
          <w:sz w:val="22"/>
          <w:szCs w:val="22"/>
        </w:rPr>
        <w:t>201</w:t>
      </w:r>
      <w:r w:rsidR="00627BEE">
        <w:rPr>
          <w:sz w:val="22"/>
          <w:szCs w:val="22"/>
        </w:rPr>
        <w:t>5</w:t>
      </w:r>
      <w:r w:rsidR="007E593C">
        <w:rPr>
          <w:sz w:val="22"/>
          <w:szCs w:val="22"/>
        </w:rPr>
        <w:t xml:space="preserve"> to 2019</w:t>
      </w:r>
      <w:r>
        <w:rPr>
          <w:sz w:val="22"/>
          <w:szCs w:val="22"/>
        </w:rPr>
        <w:t>, e</w:t>
      </w:r>
      <w:r w:rsidRPr="005A75B9">
        <w:rPr>
          <w:sz w:val="22"/>
          <w:szCs w:val="22"/>
        </w:rPr>
        <w:t xml:space="preserve">scapements were </w:t>
      </w:r>
      <w:r>
        <w:rPr>
          <w:sz w:val="22"/>
          <w:szCs w:val="22"/>
        </w:rPr>
        <w:t>below</w:t>
      </w:r>
      <w:r w:rsidRPr="005A75B9">
        <w:rPr>
          <w:sz w:val="22"/>
          <w:szCs w:val="22"/>
        </w:rPr>
        <w:t xml:space="preserve"> the escapement goal range in </w:t>
      </w:r>
      <w:r w:rsidR="00631436">
        <w:rPr>
          <w:sz w:val="22"/>
          <w:szCs w:val="22"/>
        </w:rPr>
        <w:t>2</w:t>
      </w:r>
      <w:r w:rsidR="007A1CCC" w:rsidRPr="005A75B9">
        <w:rPr>
          <w:sz w:val="22"/>
          <w:szCs w:val="22"/>
        </w:rPr>
        <w:t xml:space="preserve"> </w:t>
      </w:r>
      <w:r w:rsidRPr="005A75B9">
        <w:rPr>
          <w:sz w:val="22"/>
          <w:szCs w:val="22"/>
        </w:rPr>
        <w:t>years (Appendix Figure A</w:t>
      </w:r>
      <w:r w:rsidR="004635E3">
        <w:rPr>
          <w:sz w:val="22"/>
          <w:szCs w:val="22"/>
        </w:rPr>
        <w:t>3</w:t>
      </w:r>
      <w:r w:rsidRPr="005A75B9">
        <w:rPr>
          <w:sz w:val="22"/>
          <w:szCs w:val="22"/>
        </w:rPr>
        <w:t>)</w:t>
      </w:r>
      <w:r>
        <w:rPr>
          <w:sz w:val="22"/>
          <w:szCs w:val="22"/>
        </w:rPr>
        <w:t xml:space="preserve"> and </w:t>
      </w:r>
      <w:r w:rsidRPr="005A75B9">
        <w:rPr>
          <w:sz w:val="22"/>
          <w:szCs w:val="22"/>
        </w:rPr>
        <w:t xml:space="preserve">harvest rates </w:t>
      </w:r>
      <w:r w:rsidR="00631436">
        <w:rPr>
          <w:sz w:val="22"/>
          <w:szCs w:val="22"/>
        </w:rPr>
        <w:t xml:space="preserve">during 2015 to 2017 </w:t>
      </w:r>
      <w:r>
        <w:rPr>
          <w:sz w:val="22"/>
          <w:szCs w:val="22"/>
        </w:rPr>
        <w:t>averaged</w:t>
      </w:r>
      <w:r w:rsidRPr="005A75B9">
        <w:rPr>
          <w:sz w:val="22"/>
          <w:szCs w:val="22"/>
        </w:rPr>
        <w:t xml:space="preserve"> 4</w:t>
      </w:r>
      <w:r>
        <w:rPr>
          <w:sz w:val="22"/>
          <w:szCs w:val="22"/>
        </w:rPr>
        <w:t>5% (range 3</w:t>
      </w:r>
      <w:r w:rsidR="00631436">
        <w:rPr>
          <w:sz w:val="22"/>
          <w:szCs w:val="22"/>
        </w:rPr>
        <w:t>0</w:t>
      </w:r>
      <w:r>
        <w:rPr>
          <w:sz w:val="22"/>
          <w:szCs w:val="22"/>
        </w:rPr>
        <w:t>–</w:t>
      </w:r>
      <w:r w:rsidR="00631436">
        <w:rPr>
          <w:sz w:val="22"/>
          <w:szCs w:val="22"/>
        </w:rPr>
        <w:t>56</w:t>
      </w:r>
      <w:r>
        <w:rPr>
          <w:sz w:val="22"/>
          <w:szCs w:val="22"/>
        </w:rPr>
        <w:t>%)</w:t>
      </w:r>
      <w:r w:rsidRPr="005A75B9">
        <w:rPr>
          <w:sz w:val="22"/>
          <w:szCs w:val="22"/>
        </w:rPr>
        <w:t>.</w:t>
      </w:r>
      <w:r w:rsidR="00631436">
        <w:rPr>
          <w:sz w:val="22"/>
          <w:szCs w:val="22"/>
        </w:rPr>
        <w:t xml:space="preserve"> Harvest rates in 2018 and 2019 are pending sport fish sampling data.  </w:t>
      </w:r>
    </w:p>
    <w:p w14:paraId="22750108" w14:textId="77777777" w:rsidR="00586B57" w:rsidRPr="005A75B9" w:rsidRDefault="00586B57" w:rsidP="00586B57">
      <w:pPr>
        <w:rPr>
          <w:sz w:val="22"/>
          <w:szCs w:val="22"/>
        </w:rPr>
      </w:pPr>
    </w:p>
    <w:p w14:paraId="7DB5433B" w14:textId="2FFC94ED" w:rsidR="00586B57" w:rsidRPr="005A75B9" w:rsidRDefault="000160FB" w:rsidP="00586B57">
      <w:pPr>
        <w:jc w:val="center"/>
        <w:rPr>
          <w:sz w:val="22"/>
          <w:szCs w:val="22"/>
        </w:rPr>
      </w:pPr>
      <w:r>
        <w:rPr>
          <w:noProof/>
          <w:sz w:val="22"/>
          <w:szCs w:val="22"/>
        </w:rPr>
        <w:drawing>
          <wp:inline distT="0" distB="0" distL="0" distR="0" wp14:anchorId="5176FE73" wp14:editId="43232A3A">
            <wp:extent cx="4306824" cy="3124602"/>
            <wp:effectExtent l="19050" t="19050" r="1778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2DE11889" w14:textId="57528739" w:rsidR="00586B57" w:rsidRPr="006A2587" w:rsidRDefault="00586B57" w:rsidP="00586B5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3</w:t>
      </w:r>
      <w:r w:rsidR="00C0127A">
        <w:rPr>
          <w:noProof/>
        </w:rPr>
        <w:fldChar w:fldCharType="end"/>
      </w:r>
      <w:r w:rsidRPr="005A75B9">
        <w:t>.–</w:t>
      </w:r>
      <w:r>
        <w:t xml:space="preserve">Estimated </w:t>
      </w:r>
      <w:proofErr w:type="spellStart"/>
      <w:r w:rsidRPr="006A2587">
        <w:t>Unuk</w:t>
      </w:r>
      <w:proofErr w:type="spellEnd"/>
      <w:r w:rsidRPr="006A2587">
        <w:t xml:space="preserve"> River Chinook salmon escapements, 1977–</w:t>
      </w:r>
      <w:r w:rsidR="007774D5">
        <w:rPr>
          <w:szCs w:val="22"/>
        </w:rPr>
        <w:t>2019</w:t>
      </w:r>
      <w:r w:rsidRPr="006A2587">
        <w:t xml:space="preserve">, and biological escapement goal range of 1,800–3,800 large spawners. </w:t>
      </w:r>
    </w:p>
    <w:p w14:paraId="2F76FB0A" w14:textId="6B7F8208" w:rsidR="00586B57" w:rsidRPr="005A75B9" w:rsidRDefault="00586B57" w:rsidP="00AF16C2">
      <w:pPr>
        <w:pStyle w:val="Caption"/>
        <w:pBdr>
          <w:bottom w:val="single" w:sz="4" w:space="1" w:color="auto"/>
        </w:pBdr>
        <w:rPr>
          <w:szCs w:val="22"/>
        </w:rPr>
      </w:pPr>
      <w:r w:rsidRPr="005A75B9">
        <w:br w:type="page"/>
      </w:r>
      <w:bookmarkStart w:id="239" w:name="_Toc51147347"/>
      <w:r w:rsidRPr="00DA7827">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4</w:t>
      </w:r>
      <w:r w:rsidR="00C0127A">
        <w:rPr>
          <w:noProof/>
        </w:rPr>
        <w:fldChar w:fldCharType="end"/>
      </w:r>
      <w:r w:rsidRPr="00DA7827">
        <w:t>.–</w:t>
      </w:r>
      <w:proofErr w:type="spellStart"/>
      <w:r w:rsidRPr="00DA7827">
        <w:rPr>
          <w:szCs w:val="22"/>
        </w:rPr>
        <w:t>Chickamin</w:t>
      </w:r>
      <w:proofErr w:type="spellEnd"/>
      <w:r w:rsidRPr="00DA7827">
        <w:rPr>
          <w:szCs w:val="22"/>
        </w:rPr>
        <w:t xml:space="preserve"> River Chinook salmon</w:t>
      </w:r>
      <w:r w:rsidRPr="005A75B9">
        <w:rPr>
          <w:szCs w:val="22"/>
        </w:rPr>
        <w:t>.</w:t>
      </w:r>
      <w:bookmarkEnd w:id="239"/>
    </w:p>
    <w:p w14:paraId="02897C1D" w14:textId="4094BA79" w:rsidR="00586B57" w:rsidRPr="005A75B9" w:rsidRDefault="00586B57" w:rsidP="00586B57">
      <w:pPr>
        <w:rPr>
          <w:sz w:val="22"/>
          <w:szCs w:val="22"/>
        </w:rPr>
      </w:pPr>
      <w:r w:rsidRPr="005A75B9">
        <w:rPr>
          <w:sz w:val="22"/>
          <w:szCs w:val="22"/>
        </w:rPr>
        <w:t xml:space="preserve">The </w:t>
      </w:r>
      <w:proofErr w:type="spellStart"/>
      <w:r w:rsidRPr="005A75B9">
        <w:rPr>
          <w:sz w:val="22"/>
          <w:szCs w:val="22"/>
        </w:rPr>
        <w:t>Chickamin</w:t>
      </w:r>
      <w:proofErr w:type="spellEnd"/>
      <w:r w:rsidRPr="005A75B9">
        <w:rPr>
          <w:sz w:val="22"/>
          <w:szCs w:val="22"/>
        </w:rPr>
        <w:t xml:space="preserve"> River is a glacial system that empties into </w:t>
      </w:r>
      <w:proofErr w:type="spellStart"/>
      <w:r w:rsidRPr="005A75B9">
        <w:rPr>
          <w:sz w:val="22"/>
          <w:szCs w:val="22"/>
        </w:rPr>
        <w:t>Behm</w:t>
      </w:r>
      <w:proofErr w:type="spellEnd"/>
      <w:r w:rsidRPr="005A75B9">
        <w:rPr>
          <w:sz w:val="22"/>
          <w:szCs w:val="22"/>
        </w:rPr>
        <w:t xml:space="preserve"> Canal, </w:t>
      </w:r>
      <w:r w:rsidR="00627BEE">
        <w:rPr>
          <w:sz w:val="22"/>
          <w:szCs w:val="22"/>
        </w:rPr>
        <w:t>67 km northeast of</w:t>
      </w:r>
      <w:r w:rsidR="00627BEE" w:rsidRPr="005A75B9">
        <w:rPr>
          <w:sz w:val="22"/>
          <w:szCs w:val="22"/>
        </w:rPr>
        <w:t xml:space="preserve"> </w:t>
      </w:r>
      <w:r w:rsidRPr="005A75B9">
        <w:rPr>
          <w:sz w:val="22"/>
          <w:szCs w:val="22"/>
        </w:rPr>
        <w:t>Ketchikan, Alaska</w:t>
      </w:r>
      <w:r w:rsidR="00627BEE">
        <w:rPr>
          <w:sz w:val="22"/>
          <w:szCs w:val="22"/>
        </w:rPr>
        <w:t>,</w:t>
      </w:r>
      <w:r w:rsidRPr="005A75B9">
        <w:rPr>
          <w:sz w:val="22"/>
          <w:szCs w:val="22"/>
        </w:rPr>
        <w:t xml:space="preserve"> </w:t>
      </w:r>
      <w:r w:rsidR="00627BEE">
        <w:rPr>
          <w:sz w:val="22"/>
          <w:szCs w:val="22"/>
        </w:rPr>
        <w:t>and</w:t>
      </w:r>
      <w:r w:rsidR="00627BEE" w:rsidRPr="005A75B9">
        <w:rPr>
          <w:sz w:val="22"/>
          <w:szCs w:val="22"/>
        </w:rPr>
        <w:t xml:space="preserve"> </w:t>
      </w:r>
      <w:r w:rsidRPr="005A75B9">
        <w:rPr>
          <w:sz w:val="22"/>
          <w:szCs w:val="22"/>
        </w:rPr>
        <w:t xml:space="preserve">supports a mostly inside-rearing stock of Chinook salmon. The waters of east </w:t>
      </w:r>
      <w:proofErr w:type="spellStart"/>
      <w:r w:rsidRPr="005A75B9">
        <w:rPr>
          <w:sz w:val="22"/>
          <w:szCs w:val="22"/>
        </w:rPr>
        <w:t>Behm</w:t>
      </w:r>
      <w:proofErr w:type="spellEnd"/>
      <w:r w:rsidRPr="005A75B9">
        <w:rPr>
          <w:sz w:val="22"/>
          <w:szCs w:val="22"/>
        </w:rPr>
        <w:t xml:space="preserve"> Canal are closed to Chinook salmon fishing </w:t>
      </w:r>
      <w:r w:rsidR="00627BEE" w:rsidRPr="005A75B9">
        <w:rPr>
          <w:sz w:val="22"/>
          <w:szCs w:val="22"/>
        </w:rPr>
        <w:t>year-round</w:t>
      </w:r>
      <w:r w:rsidRPr="005A75B9">
        <w:rPr>
          <w:sz w:val="22"/>
          <w:szCs w:val="22"/>
        </w:rPr>
        <w:t xml:space="preserve"> and there are no directed fisheries that target this stock. Immature and mature fish are harvested in marine mixed stock fisheries in Southeast Alaska and northern British Columbia. Coded-wire</w:t>
      </w:r>
      <w:r w:rsidR="00AE47EB">
        <w:rPr>
          <w:sz w:val="22"/>
          <w:szCs w:val="22"/>
        </w:rPr>
        <w:t>-</w:t>
      </w:r>
      <w:r w:rsidRPr="005A75B9">
        <w:rPr>
          <w:sz w:val="22"/>
          <w:szCs w:val="22"/>
        </w:rPr>
        <w:t xml:space="preserve">tagging of this stock was conducted </w:t>
      </w:r>
      <w:r>
        <w:rPr>
          <w:sz w:val="22"/>
          <w:szCs w:val="22"/>
        </w:rPr>
        <w:t xml:space="preserve">from </w:t>
      </w:r>
      <w:r w:rsidR="00AE47EB" w:rsidRPr="005A75B9">
        <w:rPr>
          <w:sz w:val="22"/>
          <w:szCs w:val="22"/>
        </w:rPr>
        <w:t>198</w:t>
      </w:r>
      <w:r w:rsidR="00AE47EB">
        <w:rPr>
          <w:sz w:val="22"/>
          <w:szCs w:val="22"/>
        </w:rPr>
        <w:t xml:space="preserve">3 </w:t>
      </w:r>
      <w:r>
        <w:rPr>
          <w:sz w:val="22"/>
          <w:szCs w:val="22"/>
        </w:rPr>
        <w:t xml:space="preserve">to </w:t>
      </w:r>
      <w:r w:rsidR="00AE47EB" w:rsidRPr="005A75B9">
        <w:rPr>
          <w:sz w:val="22"/>
          <w:szCs w:val="22"/>
        </w:rPr>
        <w:t>198</w:t>
      </w:r>
      <w:r w:rsidR="00AE47EB">
        <w:rPr>
          <w:sz w:val="22"/>
          <w:szCs w:val="22"/>
        </w:rPr>
        <w:t>8</w:t>
      </w:r>
      <w:r w:rsidR="00AE47EB" w:rsidRPr="005A75B9">
        <w:rPr>
          <w:sz w:val="22"/>
          <w:szCs w:val="22"/>
        </w:rPr>
        <w:t xml:space="preserve"> </w:t>
      </w:r>
      <w:r w:rsidRPr="005A75B9">
        <w:rPr>
          <w:sz w:val="22"/>
          <w:szCs w:val="22"/>
        </w:rPr>
        <w:t xml:space="preserve">and from </w:t>
      </w:r>
      <w:r w:rsidR="00AE47EB">
        <w:rPr>
          <w:sz w:val="22"/>
          <w:szCs w:val="22"/>
        </w:rPr>
        <w:t>2001</w:t>
      </w:r>
      <w:r w:rsidR="00AE47EB" w:rsidRPr="005A75B9">
        <w:rPr>
          <w:sz w:val="22"/>
          <w:szCs w:val="22"/>
        </w:rPr>
        <w:t xml:space="preserve"> </w:t>
      </w:r>
      <w:r w:rsidRPr="005A75B9">
        <w:rPr>
          <w:sz w:val="22"/>
          <w:szCs w:val="22"/>
        </w:rPr>
        <w:t xml:space="preserve">to </w:t>
      </w:r>
      <w:r>
        <w:rPr>
          <w:sz w:val="22"/>
          <w:szCs w:val="22"/>
        </w:rPr>
        <w:t>2007</w:t>
      </w:r>
      <w:r w:rsidRPr="005A75B9">
        <w:rPr>
          <w:sz w:val="22"/>
          <w:szCs w:val="22"/>
        </w:rPr>
        <w:t>. Escapement is measured using index counts of large fish. Mark</w:t>
      </w:r>
      <w:r>
        <w:rPr>
          <w:sz w:val="22"/>
          <w:szCs w:val="22"/>
        </w:rPr>
        <w:t>–</w:t>
      </w:r>
      <w:r w:rsidRPr="005A75B9">
        <w:rPr>
          <w:sz w:val="22"/>
          <w:szCs w:val="22"/>
        </w:rPr>
        <w:t xml:space="preserve">recapture studies conducted in 1995, 1996, and </w:t>
      </w:r>
      <w:r>
        <w:rPr>
          <w:sz w:val="22"/>
          <w:szCs w:val="22"/>
        </w:rPr>
        <w:t xml:space="preserve">from </w:t>
      </w:r>
      <w:r w:rsidRPr="005A75B9">
        <w:rPr>
          <w:sz w:val="22"/>
          <w:szCs w:val="22"/>
        </w:rPr>
        <w:t>2001</w:t>
      </w:r>
      <w:r>
        <w:rPr>
          <w:sz w:val="22"/>
          <w:szCs w:val="22"/>
        </w:rPr>
        <w:t xml:space="preserve"> to </w:t>
      </w:r>
      <w:r w:rsidRPr="005A75B9">
        <w:rPr>
          <w:sz w:val="22"/>
          <w:szCs w:val="22"/>
        </w:rPr>
        <w:t xml:space="preserve">2005 showed that an average 21% of the total escapement is counted during </w:t>
      </w:r>
      <w:r>
        <w:rPr>
          <w:sz w:val="22"/>
          <w:szCs w:val="22"/>
        </w:rPr>
        <w:t>index counts using helicopter and foot surveys</w:t>
      </w:r>
      <w:r w:rsidRPr="005A75B9">
        <w:rPr>
          <w:sz w:val="22"/>
          <w:szCs w:val="22"/>
        </w:rPr>
        <w:t xml:space="preserve"> (Weller et al. 2007). A radio telemetry study in 1996 also showed that index </w:t>
      </w:r>
      <w:r>
        <w:rPr>
          <w:sz w:val="22"/>
          <w:szCs w:val="22"/>
        </w:rPr>
        <w:t>counts</w:t>
      </w:r>
      <w:r w:rsidRPr="005A75B9">
        <w:rPr>
          <w:sz w:val="22"/>
          <w:szCs w:val="22"/>
        </w:rPr>
        <w:t xml:space="preserve"> are conducted in stream reaches where more than 80% of all spawning occurs.</w:t>
      </w:r>
      <w:r>
        <w:rPr>
          <w:sz w:val="22"/>
          <w:szCs w:val="22"/>
        </w:rPr>
        <w:t xml:space="preserve"> Seven</w:t>
      </w:r>
      <w:r w:rsidRPr="005A75B9">
        <w:rPr>
          <w:sz w:val="22"/>
          <w:szCs w:val="22"/>
        </w:rPr>
        <w:t xml:space="preserve"> years of concurrent </w:t>
      </w:r>
      <w:r>
        <w:rPr>
          <w:sz w:val="22"/>
          <w:szCs w:val="22"/>
        </w:rPr>
        <w:t xml:space="preserve">mark–recapture estimates </w:t>
      </w:r>
      <w:r w:rsidRPr="005A75B9">
        <w:rPr>
          <w:sz w:val="22"/>
          <w:szCs w:val="22"/>
        </w:rPr>
        <w:t xml:space="preserve">and </w:t>
      </w:r>
      <w:r>
        <w:rPr>
          <w:sz w:val="22"/>
          <w:szCs w:val="22"/>
        </w:rPr>
        <w:t>index counts</w:t>
      </w:r>
      <w:r w:rsidRPr="005A75B9">
        <w:rPr>
          <w:sz w:val="22"/>
          <w:szCs w:val="22"/>
        </w:rPr>
        <w:t xml:space="preserve"> were used to estimate the </w:t>
      </w:r>
      <w:r w:rsidR="00995FA0">
        <w:rPr>
          <w:sz w:val="22"/>
          <w:szCs w:val="22"/>
        </w:rPr>
        <w:t xml:space="preserve">peak </w:t>
      </w:r>
      <w:r w:rsidR="00627BEE">
        <w:rPr>
          <w:sz w:val="22"/>
          <w:szCs w:val="22"/>
        </w:rPr>
        <w:t xml:space="preserve">index count </w:t>
      </w:r>
      <w:r w:rsidRPr="005A75B9">
        <w:rPr>
          <w:sz w:val="22"/>
          <w:szCs w:val="22"/>
        </w:rPr>
        <w:t xml:space="preserve">expansion factor </w:t>
      </w:r>
      <w:r>
        <w:rPr>
          <w:sz w:val="22"/>
          <w:szCs w:val="22"/>
        </w:rPr>
        <w:t>of</w:t>
      </w:r>
      <w:r w:rsidRPr="005A75B9">
        <w:rPr>
          <w:sz w:val="22"/>
          <w:szCs w:val="22"/>
        </w:rPr>
        <w:t xml:space="preserve"> 4.</w:t>
      </w:r>
      <w:r>
        <w:rPr>
          <w:sz w:val="22"/>
          <w:szCs w:val="22"/>
        </w:rPr>
        <w:t>75</w:t>
      </w:r>
      <w:r w:rsidRPr="005A75B9">
        <w:rPr>
          <w:sz w:val="22"/>
          <w:szCs w:val="22"/>
        </w:rPr>
        <w:t>.</w:t>
      </w:r>
    </w:p>
    <w:p w14:paraId="6F6B10F7" w14:textId="2E02D733" w:rsidR="00586B57" w:rsidRDefault="00586B57" w:rsidP="00586B57">
      <w:pPr>
        <w:rPr>
          <w:sz w:val="22"/>
          <w:szCs w:val="22"/>
        </w:rPr>
      </w:pPr>
      <w:r w:rsidRPr="005A75B9">
        <w:rPr>
          <w:b/>
          <w:sz w:val="22"/>
          <w:szCs w:val="22"/>
        </w:rPr>
        <w:t xml:space="preserve">Escapement Goals and Stock Status: </w:t>
      </w:r>
      <w:r w:rsidRPr="005A75B9">
        <w:rPr>
          <w:sz w:val="22"/>
          <w:szCs w:val="22"/>
        </w:rPr>
        <w:t xml:space="preserve">In 1994, ADF&amp;G established a peak index escapement goal of 525 large spawners, based on a stock-recruit analysis by McPherson and </w:t>
      </w:r>
      <w:proofErr w:type="spellStart"/>
      <w:r w:rsidRPr="005A75B9">
        <w:rPr>
          <w:sz w:val="22"/>
          <w:szCs w:val="22"/>
        </w:rPr>
        <w:t>Carlile</w:t>
      </w:r>
      <w:proofErr w:type="spellEnd"/>
      <w:r w:rsidRPr="005A75B9">
        <w:rPr>
          <w:sz w:val="22"/>
          <w:szCs w:val="22"/>
        </w:rPr>
        <w:t xml:space="preserve"> (1997). The goal was revised in 1997 to the current biological escapement goal range of 450</w:t>
      </w:r>
      <w:r>
        <w:rPr>
          <w:sz w:val="22"/>
          <w:szCs w:val="22"/>
        </w:rPr>
        <w:t xml:space="preserve"> to </w:t>
      </w:r>
      <w:r w:rsidRPr="005A75B9">
        <w:rPr>
          <w:sz w:val="22"/>
          <w:szCs w:val="22"/>
        </w:rPr>
        <w:t xml:space="preserve">900 large index spawners as recommended by McPherson and </w:t>
      </w:r>
      <w:proofErr w:type="spellStart"/>
      <w:r w:rsidRPr="005A75B9">
        <w:rPr>
          <w:sz w:val="22"/>
          <w:szCs w:val="22"/>
        </w:rPr>
        <w:t>Carlile</w:t>
      </w:r>
      <w:proofErr w:type="spellEnd"/>
      <w:r w:rsidRPr="005A75B9">
        <w:rPr>
          <w:sz w:val="22"/>
          <w:szCs w:val="22"/>
        </w:rPr>
        <w:t xml:space="preserve"> (1997). </w:t>
      </w:r>
      <w:r>
        <w:rPr>
          <w:sz w:val="22"/>
          <w:szCs w:val="22"/>
        </w:rPr>
        <w:t xml:space="preserve">After applying the expansion factor, the escapement goal </w:t>
      </w:r>
      <w:r w:rsidR="004635E3">
        <w:rPr>
          <w:sz w:val="22"/>
          <w:szCs w:val="22"/>
        </w:rPr>
        <w:t xml:space="preserve">based on the index of large spawners </w:t>
      </w:r>
      <w:r>
        <w:rPr>
          <w:sz w:val="22"/>
          <w:szCs w:val="22"/>
        </w:rPr>
        <w:t xml:space="preserve">was then converted to a total </w:t>
      </w:r>
      <w:r w:rsidR="004635E3">
        <w:rPr>
          <w:sz w:val="22"/>
          <w:szCs w:val="22"/>
        </w:rPr>
        <w:t xml:space="preserve">drainagewide </w:t>
      </w:r>
      <w:r>
        <w:rPr>
          <w:sz w:val="22"/>
          <w:szCs w:val="22"/>
        </w:rPr>
        <w:t>escapement goal range of 2,150 to 4,300 large spawners</w:t>
      </w:r>
      <w:r w:rsidR="004635E3">
        <w:rPr>
          <w:sz w:val="22"/>
          <w:szCs w:val="22"/>
        </w:rPr>
        <w:t xml:space="preserve">, which </w:t>
      </w:r>
      <w:r w:rsidR="007A1CCC">
        <w:rPr>
          <w:sz w:val="22"/>
          <w:szCs w:val="22"/>
        </w:rPr>
        <w:t>was officially adopted in 2018</w:t>
      </w:r>
      <w:r w:rsidR="003C42F1">
        <w:rPr>
          <w:sz w:val="22"/>
          <w:szCs w:val="22"/>
        </w:rPr>
        <w:t xml:space="preserve"> (Heinl et al. 2017)</w:t>
      </w:r>
      <w:r>
        <w:rPr>
          <w:sz w:val="22"/>
          <w:szCs w:val="22"/>
        </w:rPr>
        <w:t>.</w:t>
      </w:r>
    </w:p>
    <w:p w14:paraId="7976C8EB" w14:textId="146EA59C" w:rsidR="00586B57" w:rsidRPr="005A75B9" w:rsidRDefault="00002E49" w:rsidP="00586B57">
      <w:pPr>
        <w:rPr>
          <w:sz w:val="22"/>
          <w:szCs w:val="22"/>
        </w:rPr>
      </w:pPr>
      <w:r>
        <w:rPr>
          <w:sz w:val="22"/>
          <w:szCs w:val="22"/>
        </w:rPr>
        <w:t>Based on coded</w:t>
      </w:r>
      <w:r w:rsidR="00AE47EB">
        <w:rPr>
          <w:sz w:val="22"/>
          <w:szCs w:val="22"/>
        </w:rPr>
        <w:t xml:space="preserve"> </w:t>
      </w:r>
      <w:r>
        <w:rPr>
          <w:sz w:val="22"/>
          <w:szCs w:val="22"/>
        </w:rPr>
        <w:t>wire tagging studies conducted in the 2000s, it was observed that n</w:t>
      </w:r>
      <w:r w:rsidR="00586B57">
        <w:rPr>
          <w:sz w:val="22"/>
          <w:szCs w:val="22"/>
        </w:rPr>
        <w:t xml:space="preserve">early all (99%) </w:t>
      </w:r>
      <w:r>
        <w:rPr>
          <w:sz w:val="22"/>
          <w:szCs w:val="22"/>
        </w:rPr>
        <w:t xml:space="preserve">of the </w:t>
      </w:r>
      <w:proofErr w:type="spellStart"/>
      <w:r w:rsidR="00586B57">
        <w:rPr>
          <w:sz w:val="22"/>
          <w:szCs w:val="22"/>
        </w:rPr>
        <w:t>Chickamin</w:t>
      </w:r>
      <w:proofErr w:type="spellEnd"/>
      <w:r w:rsidR="00586B57">
        <w:rPr>
          <w:sz w:val="22"/>
          <w:szCs w:val="22"/>
        </w:rPr>
        <w:t xml:space="preserve"> River Chinook salmon </w:t>
      </w:r>
      <w:r>
        <w:rPr>
          <w:sz w:val="22"/>
          <w:szCs w:val="22"/>
        </w:rPr>
        <w:t xml:space="preserve">harvest </w:t>
      </w:r>
      <w:r w:rsidR="00766F23">
        <w:rPr>
          <w:sz w:val="22"/>
          <w:szCs w:val="22"/>
        </w:rPr>
        <w:t>occurred</w:t>
      </w:r>
      <w:r>
        <w:rPr>
          <w:sz w:val="22"/>
          <w:szCs w:val="22"/>
        </w:rPr>
        <w:t xml:space="preserve"> </w:t>
      </w:r>
      <w:r w:rsidR="00586B57">
        <w:rPr>
          <w:sz w:val="22"/>
          <w:szCs w:val="22"/>
        </w:rPr>
        <w:t xml:space="preserve">in Southeast Alaska. </w:t>
      </w:r>
      <w:r>
        <w:rPr>
          <w:sz w:val="22"/>
          <w:szCs w:val="22"/>
        </w:rPr>
        <w:t>During this time period, t</w:t>
      </w:r>
      <w:r w:rsidR="00586B57">
        <w:rPr>
          <w:sz w:val="22"/>
          <w:szCs w:val="22"/>
        </w:rPr>
        <w:t xml:space="preserve">he troll fishery </w:t>
      </w:r>
      <w:r w:rsidR="005B585B">
        <w:rPr>
          <w:sz w:val="22"/>
          <w:szCs w:val="22"/>
        </w:rPr>
        <w:t>accounted for</w:t>
      </w:r>
      <w:r>
        <w:rPr>
          <w:sz w:val="22"/>
          <w:szCs w:val="22"/>
        </w:rPr>
        <w:t xml:space="preserve"> </w:t>
      </w:r>
      <w:r w:rsidR="00586B57">
        <w:rPr>
          <w:sz w:val="22"/>
          <w:szCs w:val="22"/>
        </w:rPr>
        <w:t xml:space="preserve">about half of the total harvest, followed by </w:t>
      </w:r>
      <w:r>
        <w:rPr>
          <w:sz w:val="22"/>
          <w:szCs w:val="22"/>
        </w:rPr>
        <w:t xml:space="preserve">all net fisheries (combined 35%), and </w:t>
      </w:r>
      <w:r w:rsidR="00586B57">
        <w:rPr>
          <w:sz w:val="22"/>
          <w:szCs w:val="22"/>
        </w:rPr>
        <w:t xml:space="preserve">sport </w:t>
      </w:r>
      <w:r w:rsidR="005B585B">
        <w:rPr>
          <w:sz w:val="22"/>
          <w:szCs w:val="22"/>
        </w:rPr>
        <w:t>fisheries (</w:t>
      </w:r>
      <w:r w:rsidR="00586B57">
        <w:rPr>
          <w:sz w:val="22"/>
          <w:szCs w:val="22"/>
        </w:rPr>
        <w:t>15%</w:t>
      </w:r>
      <w:r w:rsidR="005B585B">
        <w:rPr>
          <w:sz w:val="22"/>
          <w:szCs w:val="22"/>
        </w:rPr>
        <w:t>)</w:t>
      </w:r>
      <w:r w:rsidR="00586B57">
        <w:rPr>
          <w:sz w:val="22"/>
          <w:szCs w:val="22"/>
        </w:rPr>
        <w:t>.</w:t>
      </w:r>
      <w:r w:rsidR="00586B57" w:rsidRPr="005A75B9">
        <w:rPr>
          <w:sz w:val="22"/>
          <w:szCs w:val="22"/>
        </w:rPr>
        <w:t xml:space="preserve"> The </w:t>
      </w:r>
      <w:proofErr w:type="spellStart"/>
      <w:r w:rsidR="00586B57" w:rsidRPr="005A75B9">
        <w:rPr>
          <w:sz w:val="22"/>
          <w:szCs w:val="22"/>
        </w:rPr>
        <w:t>Chickamin</w:t>
      </w:r>
      <w:proofErr w:type="spellEnd"/>
      <w:r w:rsidR="00586B57" w:rsidRPr="005A75B9">
        <w:rPr>
          <w:sz w:val="22"/>
          <w:szCs w:val="22"/>
        </w:rPr>
        <w:t xml:space="preserve"> River stock shows a cyclic pattern of escapement</w:t>
      </w:r>
      <w:r w:rsidR="00586B57">
        <w:rPr>
          <w:sz w:val="22"/>
          <w:szCs w:val="22"/>
        </w:rPr>
        <w:t>;</w:t>
      </w:r>
      <w:r w:rsidR="00586B57" w:rsidRPr="005A75B9">
        <w:rPr>
          <w:sz w:val="22"/>
          <w:szCs w:val="22"/>
        </w:rPr>
        <w:t xml:space="preserve"> peak survey counts </w:t>
      </w:r>
      <w:r w:rsidR="00586B57">
        <w:rPr>
          <w:sz w:val="22"/>
          <w:szCs w:val="22"/>
        </w:rPr>
        <w:t>from</w:t>
      </w:r>
      <w:r w:rsidR="00586B57" w:rsidRPr="005A75B9">
        <w:rPr>
          <w:sz w:val="22"/>
          <w:szCs w:val="22"/>
        </w:rPr>
        <w:t xml:space="preserve"> 1975</w:t>
      </w:r>
      <w:r w:rsidR="00586B57">
        <w:rPr>
          <w:sz w:val="22"/>
          <w:szCs w:val="22"/>
        </w:rPr>
        <w:t xml:space="preserve"> to </w:t>
      </w:r>
      <w:r w:rsidR="00586B57" w:rsidRPr="005A75B9">
        <w:rPr>
          <w:sz w:val="22"/>
          <w:szCs w:val="22"/>
        </w:rPr>
        <w:t>1981 and 1992</w:t>
      </w:r>
      <w:r w:rsidR="00586B57">
        <w:rPr>
          <w:sz w:val="22"/>
          <w:szCs w:val="22"/>
        </w:rPr>
        <w:t xml:space="preserve"> to </w:t>
      </w:r>
      <w:r w:rsidR="00586B57" w:rsidRPr="005A75B9">
        <w:rPr>
          <w:sz w:val="22"/>
          <w:szCs w:val="22"/>
        </w:rPr>
        <w:t xml:space="preserve">1998 were below the </w:t>
      </w:r>
      <w:r w:rsidR="00586B57">
        <w:rPr>
          <w:sz w:val="22"/>
          <w:szCs w:val="22"/>
        </w:rPr>
        <w:t xml:space="preserve">current </w:t>
      </w:r>
      <w:r w:rsidR="005B585B">
        <w:rPr>
          <w:sz w:val="22"/>
          <w:szCs w:val="22"/>
        </w:rPr>
        <w:t xml:space="preserve">escapement </w:t>
      </w:r>
      <w:r w:rsidR="00586B57" w:rsidRPr="005A75B9">
        <w:rPr>
          <w:sz w:val="22"/>
          <w:szCs w:val="22"/>
        </w:rPr>
        <w:t xml:space="preserve">goal range, and those </w:t>
      </w:r>
      <w:r w:rsidR="00586B57">
        <w:rPr>
          <w:sz w:val="22"/>
          <w:szCs w:val="22"/>
        </w:rPr>
        <w:t>from</w:t>
      </w:r>
      <w:r w:rsidR="00586B57" w:rsidRPr="005A75B9">
        <w:rPr>
          <w:sz w:val="22"/>
          <w:szCs w:val="22"/>
        </w:rPr>
        <w:t xml:space="preserve"> 1982</w:t>
      </w:r>
      <w:r w:rsidR="00586B57">
        <w:rPr>
          <w:sz w:val="22"/>
          <w:szCs w:val="22"/>
        </w:rPr>
        <w:t xml:space="preserve"> to </w:t>
      </w:r>
      <w:r w:rsidR="00586B57" w:rsidRPr="005A75B9">
        <w:rPr>
          <w:sz w:val="22"/>
          <w:szCs w:val="22"/>
        </w:rPr>
        <w:t>1991 and 1999</w:t>
      </w:r>
      <w:r w:rsidR="00586B57">
        <w:rPr>
          <w:sz w:val="22"/>
          <w:szCs w:val="22"/>
        </w:rPr>
        <w:t xml:space="preserve"> to </w:t>
      </w:r>
      <w:r w:rsidR="00586B57" w:rsidRPr="005A75B9">
        <w:rPr>
          <w:sz w:val="22"/>
          <w:szCs w:val="22"/>
        </w:rPr>
        <w:t>2011 were within or above the range</w:t>
      </w:r>
      <w:r w:rsidR="00586B57">
        <w:rPr>
          <w:sz w:val="22"/>
          <w:szCs w:val="22"/>
        </w:rPr>
        <w:t xml:space="preserve">. </w:t>
      </w:r>
      <w:r w:rsidR="00586B57" w:rsidRPr="005A75B9">
        <w:rPr>
          <w:sz w:val="22"/>
          <w:szCs w:val="22"/>
        </w:rPr>
        <w:t>Th</w:t>
      </w:r>
      <w:r w:rsidR="00586B57">
        <w:rPr>
          <w:sz w:val="22"/>
          <w:szCs w:val="22"/>
        </w:rPr>
        <w:t>is</w:t>
      </w:r>
      <w:r w:rsidR="00586B57" w:rsidRPr="005A75B9">
        <w:rPr>
          <w:sz w:val="22"/>
          <w:szCs w:val="22"/>
        </w:rPr>
        <w:t xml:space="preserve"> stock, like other Chinook salmon stocks in Alaska, has recently exper</w:t>
      </w:r>
      <w:r w:rsidR="00586B57">
        <w:rPr>
          <w:sz w:val="22"/>
          <w:szCs w:val="22"/>
        </w:rPr>
        <w:t xml:space="preserve">ienced a decline in </w:t>
      </w:r>
      <w:r w:rsidR="00586B57" w:rsidRPr="00A33846">
        <w:rPr>
          <w:color w:val="000000" w:themeColor="text1"/>
          <w:sz w:val="22"/>
          <w:szCs w:val="22"/>
        </w:rPr>
        <w:t xml:space="preserve">productivity. From </w:t>
      </w:r>
      <w:r w:rsidR="007E593C">
        <w:rPr>
          <w:sz w:val="22"/>
          <w:szCs w:val="22"/>
        </w:rPr>
        <w:t>201</w:t>
      </w:r>
      <w:r w:rsidR="003C42F1">
        <w:rPr>
          <w:sz w:val="22"/>
          <w:szCs w:val="22"/>
        </w:rPr>
        <w:t>5</w:t>
      </w:r>
      <w:r w:rsidR="007E593C">
        <w:rPr>
          <w:sz w:val="22"/>
          <w:szCs w:val="22"/>
        </w:rPr>
        <w:t xml:space="preserve"> to 2019</w:t>
      </w:r>
      <w:r w:rsidR="00586B57">
        <w:rPr>
          <w:color w:val="000000" w:themeColor="text1"/>
          <w:sz w:val="22"/>
          <w:szCs w:val="22"/>
        </w:rPr>
        <w:t>,</w:t>
      </w:r>
      <w:r w:rsidR="00586B57" w:rsidRPr="00A33846">
        <w:rPr>
          <w:color w:val="000000" w:themeColor="text1"/>
          <w:sz w:val="22"/>
          <w:szCs w:val="22"/>
        </w:rPr>
        <w:t xml:space="preserve"> escapements were below the escapement goal range in </w:t>
      </w:r>
      <w:r w:rsidR="007A1CCC">
        <w:rPr>
          <w:color w:val="000000" w:themeColor="text1"/>
          <w:sz w:val="22"/>
          <w:szCs w:val="22"/>
        </w:rPr>
        <w:t>4</w:t>
      </w:r>
      <w:r w:rsidR="007A1CCC" w:rsidRPr="00A33846">
        <w:rPr>
          <w:color w:val="000000" w:themeColor="text1"/>
          <w:sz w:val="22"/>
          <w:szCs w:val="22"/>
        </w:rPr>
        <w:t xml:space="preserve"> </w:t>
      </w:r>
      <w:r w:rsidR="00586B57" w:rsidRPr="00A33846">
        <w:rPr>
          <w:color w:val="000000" w:themeColor="text1"/>
          <w:sz w:val="22"/>
          <w:szCs w:val="22"/>
        </w:rPr>
        <w:t>years (Appendix Figure A</w:t>
      </w:r>
      <w:r w:rsidR="004635E3">
        <w:rPr>
          <w:color w:val="000000" w:themeColor="text1"/>
          <w:sz w:val="22"/>
          <w:szCs w:val="22"/>
        </w:rPr>
        <w:t>4</w:t>
      </w:r>
      <w:r w:rsidR="00586B57">
        <w:rPr>
          <w:color w:val="000000" w:themeColor="text1"/>
          <w:sz w:val="22"/>
          <w:szCs w:val="22"/>
        </w:rPr>
        <w:t>)</w:t>
      </w:r>
      <w:r w:rsidR="00586B57" w:rsidRPr="00A33846">
        <w:rPr>
          <w:color w:val="000000" w:themeColor="text1"/>
          <w:sz w:val="22"/>
          <w:szCs w:val="22"/>
        </w:rPr>
        <w:t>.</w:t>
      </w:r>
    </w:p>
    <w:p w14:paraId="5D06D395" w14:textId="675302CB" w:rsidR="00586B57" w:rsidRPr="005A75B9" w:rsidRDefault="000160FB" w:rsidP="00586B57">
      <w:pPr>
        <w:jc w:val="center"/>
        <w:rPr>
          <w:sz w:val="22"/>
          <w:szCs w:val="22"/>
        </w:rPr>
      </w:pPr>
      <w:r>
        <w:rPr>
          <w:noProof/>
          <w:sz w:val="22"/>
          <w:szCs w:val="22"/>
        </w:rPr>
        <w:drawing>
          <wp:inline distT="0" distB="0" distL="0" distR="0" wp14:anchorId="1D52352F" wp14:editId="25C9A794">
            <wp:extent cx="4306824" cy="3124602"/>
            <wp:effectExtent l="19050" t="19050" r="1778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69EFF0D7" w14:textId="3A99A08D"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4</w:t>
      </w:r>
      <w:r w:rsidR="00C0127A">
        <w:rPr>
          <w:noProof/>
        </w:rPr>
        <w:fldChar w:fldCharType="end"/>
      </w:r>
      <w:r w:rsidRPr="005A75B9">
        <w:t>.–</w:t>
      </w:r>
      <w:r>
        <w:t xml:space="preserve">Estimated </w:t>
      </w:r>
      <w:proofErr w:type="spellStart"/>
      <w:r w:rsidRPr="006A2587">
        <w:t>Chickamin</w:t>
      </w:r>
      <w:proofErr w:type="spellEnd"/>
      <w:r w:rsidRPr="006A2587">
        <w:t xml:space="preserve"> River Chinook salmon escapements, 1975–</w:t>
      </w:r>
      <w:r w:rsidR="007774D5">
        <w:rPr>
          <w:szCs w:val="22"/>
        </w:rPr>
        <w:t>2019</w:t>
      </w:r>
      <w:r w:rsidRPr="006A2587">
        <w:t>, and biological escapement goal range of 2,150–4,300 large spawners.</w:t>
      </w:r>
      <w:r>
        <w:br w:type="page"/>
      </w:r>
    </w:p>
    <w:p w14:paraId="34F74FA8" w14:textId="79DFE751" w:rsidR="00586B57" w:rsidRPr="005A75B9" w:rsidRDefault="00586B57" w:rsidP="00AF16C2">
      <w:pPr>
        <w:pStyle w:val="Caption"/>
        <w:pBdr>
          <w:bottom w:val="single" w:sz="4" w:space="1" w:color="auto"/>
        </w:pBdr>
        <w:rPr>
          <w:szCs w:val="22"/>
        </w:rPr>
      </w:pPr>
      <w:bookmarkStart w:id="240" w:name="_Toc51147348"/>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5</w:t>
      </w:r>
      <w:r w:rsidR="00C0127A">
        <w:rPr>
          <w:noProof/>
        </w:rPr>
        <w:fldChar w:fldCharType="end"/>
      </w:r>
      <w:r w:rsidRPr="005A75B9">
        <w:t>.–</w:t>
      </w:r>
      <w:r w:rsidRPr="005A75B9">
        <w:rPr>
          <w:szCs w:val="22"/>
        </w:rPr>
        <w:t>Andrew Creek Chinook salmon.</w:t>
      </w:r>
      <w:bookmarkEnd w:id="240"/>
    </w:p>
    <w:p w14:paraId="0EB7BAEC" w14:textId="73D40E23" w:rsidR="00586B57" w:rsidRPr="005A75B9" w:rsidRDefault="00586B57" w:rsidP="00586B57">
      <w:pPr>
        <w:rPr>
          <w:sz w:val="22"/>
          <w:szCs w:val="22"/>
        </w:rPr>
      </w:pPr>
      <w:r w:rsidRPr="005A75B9">
        <w:rPr>
          <w:sz w:val="22"/>
          <w:szCs w:val="22"/>
        </w:rPr>
        <w:t>Andrew Creek is a clearwater tributary of the lower Stikine River, located on the mainland near Petersburg and Wrangell, Alaska, that supports a mostly inside-rearing stock of Chinook salmon. Harvests of immature and mature Andrew Creek fish occur primarily in Southeast Alaska and to a small extent in northern British Columbia fisheries, based on coded</w:t>
      </w:r>
      <w:r w:rsidR="00AE47EB">
        <w:rPr>
          <w:sz w:val="22"/>
          <w:szCs w:val="22"/>
        </w:rPr>
        <w:t xml:space="preserve"> </w:t>
      </w:r>
      <w:r w:rsidRPr="005A75B9">
        <w:rPr>
          <w:sz w:val="22"/>
          <w:szCs w:val="22"/>
        </w:rPr>
        <w:t>wire tag recoveries of Chinook salmon from Southeast Alaska hatcheries that use Andrew Creek brood stock. Escapements are based on weir counts from 1976 to</w:t>
      </w:r>
      <w:r>
        <w:rPr>
          <w:sz w:val="22"/>
          <w:szCs w:val="22"/>
        </w:rPr>
        <w:t xml:space="preserve"> 1984 and expanded index counts using a combination of helicopter, fixed-wing and foot surveys, </w:t>
      </w:r>
      <w:r w:rsidRPr="005A75B9">
        <w:rPr>
          <w:sz w:val="22"/>
          <w:szCs w:val="22"/>
        </w:rPr>
        <w:t xml:space="preserve">in 1975 and from 1985 to </w:t>
      </w:r>
      <w:r>
        <w:rPr>
          <w:sz w:val="22"/>
          <w:szCs w:val="22"/>
        </w:rPr>
        <w:t xml:space="preserve">2011, and foot surveys </w:t>
      </w:r>
      <w:r w:rsidR="00C61714">
        <w:rPr>
          <w:sz w:val="22"/>
          <w:szCs w:val="22"/>
        </w:rPr>
        <w:t>since 2012</w:t>
      </w:r>
      <w:r w:rsidRPr="005A75B9">
        <w:rPr>
          <w:sz w:val="22"/>
          <w:szCs w:val="22"/>
        </w:rPr>
        <w:t xml:space="preserve">. Four years of concurrent weir and index count data were used to estimate the </w:t>
      </w:r>
      <w:r w:rsidR="00995FA0">
        <w:rPr>
          <w:sz w:val="22"/>
          <w:szCs w:val="22"/>
        </w:rPr>
        <w:t xml:space="preserve">peak </w:t>
      </w:r>
      <w:r w:rsidR="00BA07DB">
        <w:rPr>
          <w:sz w:val="22"/>
          <w:szCs w:val="22"/>
        </w:rPr>
        <w:t xml:space="preserve">index count </w:t>
      </w:r>
      <w:r w:rsidRPr="005A75B9">
        <w:rPr>
          <w:sz w:val="22"/>
          <w:szCs w:val="22"/>
        </w:rPr>
        <w:t>expansion factor of 1.95.</w:t>
      </w:r>
    </w:p>
    <w:p w14:paraId="398AAFE0" w14:textId="095F71C3" w:rsidR="00586B57" w:rsidRDefault="00586B57" w:rsidP="00586B57">
      <w:pPr>
        <w:rPr>
          <w:sz w:val="22"/>
          <w:szCs w:val="22"/>
        </w:rPr>
      </w:pPr>
      <w:r w:rsidRPr="005A75B9">
        <w:rPr>
          <w:b/>
          <w:sz w:val="22"/>
          <w:szCs w:val="22"/>
        </w:rPr>
        <w:t>Escapement Goals and Stock Status:</w:t>
      </w:r>
      <w:r w:rsidRPr="005A75B9">
        <w:t xml:space="preserve"> </w:t>
      </w:r>
      <w:r w:rsidRPr="005A75B9">
        <w:rPr>
          <w:sz w:val="22"/>
          <w:szCs w:val="22"/>
        </w:rPr>
        <w:t>In 1985, ADF&amp;G established an escapement goal of 750 large fish. The current biological escapement goal range of 650</w:t>
      </w:r>
      <w:r>
        <w:rPr>
          <w:sz w:val="22"/>
          <w:szCs w:val="22"/>
        </w:rPr>
        <w:t xml:space="preserve"> to </w:t>
      </w:r>
      <w:r w:rsidRPr="005A75B9">
        <w:rPr>
          <w:sz w:val="22"/>
          <w:szCs w:val="22"/>
        </w:rPr>
        <w:t xml:space="preserve">1,500 large spawners was established in 1998, based on a stock-recruit analysis by Clark et al. (1998). The Andrew Creek stock, like other Chinook salmon stocks in Alaska, has recently experienced a decline in productivity. </w:t>
      </w:r>
      <w:r>
        <w:rPr>
          <w:sz w:val="22"/>
          <w:szCs w:val="22"/>
        </w:rPr>
        <w:t>A</w:t>
      </w:r>
      <w:r w:rsidRPr="005A75B9">
        <w:rPr>
          <w:sz w:val="22"/>
          <w:szCs w:val="22"/>
        </w:rPr>
        <w:t xml:space="preserve"> large terminal marine </w:t>
      </w:r>
      <w:r>
        <w:rPr>
          <w:sz w:val="22"/>
          <w:szCs w:val="22"/>
        </w:rPr>
        <w:t xml:space="preserve">drift </w:t>
      </w:r>
      <w:r w:rsidRPr="005A75B9">
        <w:rPr>
          <w:sz w:val="22"/>
          <w:szCs w:val="22"/>
        </w:rPr>
        <w:t>gillnet fishery occurred in the spring, near the mouth of the Stikine River, t</w:t>
      </w:r>
      <w:r>
        <w:rPr>
          <w:sz w:val="22"/>
          <w:szCs w:val="22"/>
        </w:rPr>
        <w:t>hat</w:t>
      </w:r>
      <w:r w:rsidRPr="005A75B9">
        <w:rPr>
          <w:sz w:val="22"/>
          <w:szCs w:val="22"/>
        </w:rPr>
        <w:t xml:space="preserve"> target</w:t>
      </w:r>
      <w:r>
        <w:rPr>
          <w:sz w:val="22"/>
          <w:szCs w:val="22"/>
        </w:rPr>
        <w:t>ed</w:t>
      </w:r>
      <w:r w:rsidRPr="005A75B9">
        <w:rPr>
          <w:sz w:val="22"/>
          <w:szCs w:val="22"/>
        </w:rPr>
        <w:t xml:space="preserve"> Stikine River and other nearby Chinook salmon stocks</w:t>
      </w:r>
      <w:r>
        <w:rPr>
          <w:sz w:val="22"/>
          <w:szCs w:val="22"/>
        </w:rPr>
        <w:t xml:space="preserve"> but that fishery closed in 1976</w:t>
      </w:r>
      <w:r w:rsidRPr="005A75B9">
        <w:rPr>
          <w:sz w:val="22"/>
          <w:szCs w:val="22"/>
        </w:rPr>
        <w:t xml:space="preserve">. </w:t>
      </w:r>
      <w:r>
        <w:rPr>
          <w:sz w:val="22"/>
          <w:szCs w:val="22"/>
        </w:rPr>
        <w:t xml:space="preserve">Then, beginning </w:t>
      </w:r>
      <w:r w:rsidRPr="005A75B9">
        <w:rPr>
          <w:sz w:val="22"/>
          <w:szCs w:val="22"/>
        </w:rPr>
        <w:t xml:space="preserve">in 2005, </w:t>
      </w:r>
      <w:r>
        <w:rPr>
          <w:sz w:val="22"/>
          <w:szCs w:val="22"/>
        </w:rPr>
        <w:t>in</w:t>
      </w:r>
      <w:r w:rsidRPr="005A75B9">
        <w:rPr>
          <w:sz w:val="22"/>
          <w:szCs w:val="22"/>
        </w:rPr>
        <w:t xml:space="preserve"> years of surplus </w:t>
      </w:r>
      <w:r>
        <w:rPr>
          <w:sz w:val="22"/>
          <w:szCs w:val="22"/>
        </w:rPr>
        <w:t xml:space="preserve">Chinook salmon </w:t>
      </w:r>
      <w:r w:rsidRPr="005A75B9">
        <w:rPr>
          <w:sz w:val="22"/>
          <w:szCs w:val="22"/>
        </w:rPr>
        <w:t xml:space="preserve">production </w:t>
      </w:r>
      <w:r>
        <w:rPr>
          <w:sz w:val="22"/>
          <w:szCs w:val="22"/>
        </w:rPr>
        <w:t>to</w:t>
      </w:r>
      <w:r w:rsidRPr="005A75B9">
        <w:rPr>
          <w:sz w:val="22"/>
          <w:szCs w:val="22"/>
        </w:rPr>
        <w:t xml:space="preserve"> the Stikine River, directed Chinook salmon fisheries were allowed in the marine waters in District 8 near Petersburg and Wrangell. Directed commercial and </w:t>
      </w:r>
      <w:r>
        <w:rPr>
          <w:sz w:val="22"/>
          <w:szCs w:val="22"/>
        </w:rPr>
        <w:t xml:space="preserve">liberalized </w:t>
      </w:r>
      <w:r w:rsidRPr="005A75B9">
        <w:rPr>
          <w:sz w:val="22"/>
          <w:szCs w:val="22"/>
        </w:rPr>
        <w:t>sport fisheries were implemented between 2005 and 2009. Limited directed fisheries occurred in 2011</w:t>
      </w:r>
      <w:r>
        <w:rPr>
          <w:sz w:val="22"/>
          <w:szCs w:val="22"/>
        </w:rPr>
        <w:t>,</w:t>
      </w:r>
      <w:r w:rsidRPr="005A75B9">
        <w:rPr>
          <w:sz w:val="22"/>
          <w:szCs w:val="22"/>
        </w:rPr>
        <w:t xml:space="preserve"> 2012</w:t>
      </w:r>
      <w:r>
        <w:rPr>
          <w:sz w:val="22"/>
          <w:szCs w:val="22"/>
        </w:rPr>
        <w:t xml:space="preserve"> and 2015 and t</w:t>
      </w:r>
      <w:r w:rsidRPr="005A75B9">
        <w:rPr>
          <w:sz w:val="22"/>
          <w:szCs w:val="22"/>
        </w:rPr>
        <w:t xml:space="preserve">hese directed fisheries likely increased harvest rates on Andrew Creek Chinook salmon. </w:t>
      </w:r>
      <w:r>
        <w:rPr>
          <w:sz w:val="22"/>
          <w:szCs w:val="22"/>
        </w:rPr>
        <w:t xml:space="preserve">From </w:t>
      </w:r>
      <w:r w:rsidR="007E593C">
        <w:rPr>
          <w:sz w:val="22"/>
          <w:szCs w:val="22"/>
        </w:rPr>
        <w:t>201</w:t>
      </w:r>
      <w:r w:rsidR="00F536C1">
        <w:rPr>
          <w:sz w:val="22"/>
          <w:szCs w:val="22"/>
        </w:rPr>
        <w:t>5</w:t>
      </w:r>
      <w:r w:rsidR="007E593C">
        <w:rPr>
          <w:sz w:val="22"/>
          <w:szCs w:val="22"/>
        </w:rPr>
        <w:t xml:space="preserve"> to 2019</w:t>
      </w:r>
      <w:r>
        <w:rPr>
          <w:sz w:val="22"/>
          <w:szCs w:val="22"/>
        </w:rPr>
        <w:t>, e</w:t>
      </w:r>
      <w:r w:rsidRPr="005A75B9">
        <w:rPr>
          <w:sz w:val="22"/>
          <w:szCs w:val="22"/>
        </w:rPr>
        <w:t xml:space="preserve">scapements were </w:t>
      </w:r>
      <w:r>
        <w:rPr>
          <w:sz w:val="22"/>
          <w:szCs w:val="22"/>
        </w:rPr>
        <w:t>below</w:t>
      </w:r>
      <w:r w:rsidRPr="005A75B9">
        <w:rPr>
          <w:sz w:val="22"/>
          <w:szCs w:val="22"/>
        </w:rPr>
        <w:t xml:space="preserve"> the escapement goal range in </w:t>
      </w:r>
      <w:r w:rsidR="007A1CCC">
        <w:rPr>
          <w:sz w:val="22"/>
          <w:szCs w:val="22"/>
        </w:rPr>
        <w:t>3</w:t>
      </w:r>
      <w:r w:rsidR="007A1CCC" w:rsidRPr="005A75B9">
        <w:rPr>
          <w:sz w:val="22"/>
          <w:szCs w:val="22"/>
        </w:rPr>
        <w:t xml:space="preserve"> </w:t>
      </w:r>
      <w:r w:rsidRPr="005A75B9">
        <w:rPr>
          <w:sz w:val="22"/>
          <w:szCs w:val="22"/>
        </w:rPr>
        <w:t>years (Appendix Figure A</w:t>
      </w:r>
      <w:r w:rsidR="004635E3">
        <w:rPr>
          <w:sz w:val="22"/>
          <w:szCs w:val="22"/>
        </w:rPr>
        <w:t>5</w:t>
      </w:r>
      <w:r w:rsidRPr="005A75B9">
        <w:rPr>
          <w:sz w:val="22"/>
          <w:szCs w:val="22"/>
        </w:rPr>
        <w:t>).</w:t>
      </w:r>
    </w:p>
    <w:p w14:paraId="1889EA70" w14:textId="77777777" w:rsidR="00586B57" w:rsidRPr="005A75B9" w:rsidRDefault="00586B57" w:rsidP="00586B57">
      <w:pPr>
        <w:rPr>
          <w:sz w:val="22"/>
          <w:szCs w:val="22"/>
        </w:rPr>
      </w:pPr>
    </w:p>
    <w:p w14:paraId="7DF377CA" w14:textId="7C589FF9" w:rsidR="00586B57" w:rsidRPr="005A75B9" w:rsidRDefault="000160FB" w:rsidP="00586B57">
      <w:pPr>
        <w:jc w:val="center"/>
        <w:rPr>
          <w:sz w:val="22"/>
          <w:szCs w:val="22"/>
        </w:rPr>
      </w:pPr>
      <w:r>
        <w:rPr>
          <w:noProof/>
          <w:sz w:val="22"/>
          <w:szCs w:val="22"/>
        </w:rPr>
        <w:drawing>
          <wp:inline distT="0" distB="0" distL="0" distR="0" wp14:anchorId="20EBDBB0" wp14:editId="4C984C39">
            <wp:extent cx="4306824" cy="3124602"/>
            <wp:effectExtent l="19050" t="19050" r="1778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00478DED" w14:textId="37A71B41"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5</w:t>
      </w:r>
      <w:r w:rsidR="00C0127A">
        <w:rPr>
          <w:noProof/>
        </w:rPr>
        <w:fldChar w:fldCharType="end"/>
      </w:r>
      <w:r w:rsidRPr="005A75B9">
        <w:t>.–</w:t>
      </w:r>
      <w:r>
        <w:t xml:space="preserve">Estimated </w:t>
      </w:r>
      <w:r w:rsidRPr="006A2587">
        <w:t>Andrew Creek Chinook salmon escapements, 1975–</w:t>
      </w:r>
      <w:r w:rsidR="007774D5">
        <w:rPr>
          <w:szCs w:val="22"/>
        </w:rPr>
        <w:t>2019</w:t>
      </w:r>
      <w:r w:rsidRPr="006A2587">
        <w:t>, and biological escapement goal range of 650–1,500 large spawners.</w:t>
      </w:r>
      <w:r>
        <w:br w:type="page"/>
      </w:r>
    </w:p>
    <w:p w14:paraId="541C7538" w14:textId="0DF40FB5" w:rsidR="00586B57" w:rsidRPr="005A75B9" w:rsidRDefault="00586B57" w:rsidP="00AF16C2">
      <w:pPr>
        <w:pStyle w:val="Caption"/>
        <w:pBdr>
          <w:bottom w:val="single" w:sz="4" w:space="1" w:color="auto"/>
        </w:pBdr>
        <w:rPr>
          <w:szCs w:val="22"/>
        </w:rPr>
      </w:pPr>
      <w:bookmarkStart w:id="241" w:name="_Toc51147349"/>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6</w:t>
      </w:r>
      <w:r w:rsidR="00C0127A">
        <w:rPr>
          <w:noProof/>
        </w:rPr>
        <w:fldChar w:fldCharType="end"/>
      </w:r>
      <w:r w:rsidRPr="005A75B9">
        <w:t>.–</w:t>
      </w:r>
      <w:r w:rsidRPr="005A75B9">
        <w:rPr>
          <w:szCs w:val="22"/>
        </w:rPr>
        <w:t>Stikine River Chinook salmon.</w:t>
      </w:r>
      <w:bookmarkEnd w:id="241"/>
    </w:p>
    <w:p w14:paraId="62C9C10E" w14:textId="2729739A" w:rsidR="00586B57" w:rsidRPr="005A75B9" w:rsidRDefault="00586B57" w:rsidP="00586B57">
      <w:pPr>
        <w:rPr>
          <w:sz w:val="22"/>
          <w:szCs w:val="22"/>
        </w:rPr>
      </w:pPr>
      <w:r w:rsidRPr="005A75B9">
        <w:rPr>
          <w:sz w:val="22"/>
          <w:szCs w:val="22"/>
        </w:rPr>
        <w:t>The Stikine River is a transboundary glacial system that supports an outside-rearing stock of Chinook salmon. The Stikine River originates in British Columbia and flows into central Southeast Alaska near the towns of Petersburg and Wrangell</w:t>
      </w:r>
      <w:r>
        <w:rPr>
          <w:sz w:val="22"/>
          <w:szCs w:val="22"/>
        </w:rPr>
        <w:t>.</w:t>
      </w:r>
      <w:r w:rsidRPr="005A75B9">
        <w:rPr>
          <w:sz w:val="22"/>
          <w:szCs w:val="22"/>
        </w:rPr>
        <w:t xml:space="preserve"> </w:t>
      </w:r>
      <w:r>
        <w:rPr>
          <w:sz w:val="22"/>
          <w:szCs w:val="22"/>
        </w:rPr>
        <w:t>I</w:t>
      </w:r>
      <w:r w:rsidRPr="005A75B9">
        <w:rPr>
          <w:sz w:val="22"/>
          <w:szCs w:val="22"/>
        </w:rPr>
        <w:t xml:space="preserve">t is the largest river </w:t>
      </w:r>
      <w:r>
        <w:rPr>
          <w:sz w:val="22"/>
          <w:szCs w:val="22"/>
        </w:rPr>
        <w:t>by volume flowing</w:t>
      </w:r>
      <w:r w:rsidRPr="005A75B9">
        <w:rPr>
          <w:sz w:val="22"/>
          <w:szCs w:val="22"/>
        </w:rPr>
        <w:t xml:space="preserve"> into Southeast Alaska. Wild smolt have been coded-wire</w:t>
      </w:r>
      <w:r w:rsidR="00C01EDD">
        <w:rPr>
          <w:sz w:val="22"/>
          <w:szCs w:val="22"/>
        </w:rPr>
        <w:t>-</w:t>
      </w:r>
      <w:r w:rsidRPr="005A75B9">
        <w:rPr>
          <w:sz w:val="22"/>
          <w:szCs w:val="22"/>
        </w:rPr>
        <w:t>tagged since 2000 to estimate smolt and adult production and harvest rates.</w:t>
      </w:r>
      <w:r>
        <w:rPr>
          <w:sz w:val="22"/>
          <w:szCs w:val="22"/>
        </w:rPr>
        <w:t xml:space="preserve"> </w:t>
      </w:r>
      <w:r w:rsidRPr="005A75B9">
        <w:rPr>
          <w:sz w:val="22"/>
          <w:szCs w:val="22"/>
        </w:rPr>
        <w:t>Escapements were evaluated through survey counts conducted on the Little Tahltan River, a tributary in the upper Stikine River drainage, from 1975 to 1984, and weir counts from 1985 to present. Since 1996, mark</w:t>
      </w:r>
      <w:r>
        <w:rPr>
          <w:sz w:val="22"/>
          <w:szCs w:val="22"/>
        </w:rPr>
        <w:t>–</w:t>
      </w:r>
      <w:r w:rsidRPr="005A75B9">
        <w:rPr>
          <w:sz w:val="22"/>
          <w:szCs w:val="22"/>
        </w:rPr>
        <w:t xml:space="preserve">recapture studies have been conducted to estimate total Stikine River escapement; these studies indicate the Little Tahltan River weir counts </w:t>
      </w:r>
      <w:r>
        <w:rPr>
          <w:sz w:val="22"/>
          <w:szCs w:val="22"/>
        </w:rPr>
        <w:t>are quite variable in comparison to the total Stikine River escapement and represent</w:t>
      </w:r>
      <w:r w:rsidRPr="005A75B9">
        <w:rPr>
          <w:sz w:val="22"/>
          <w:szCs w:val="22"/>
        </w:rPr>
        <w:t xml:space="preserve"> 3</w:t>
      </w:r>
      <w:r>
        <w:rPr>
          <w:sz w:val="22"/>
          <w:szCs w:val="22"/>
        </w:rPr>
        <w:t xml:space="preserve">% to </w:t>
      </w:r>
      <w:r w:rsidRPr="005A75B9">
        <w:rPr>
          <w:sz w:val="22"/>
          <w:szCs w:val="22"/>
        </w:rPr>
        <w:t xml:space="preserve">33% of the total </w:t>
      </w:r>
      <w:r>
        <w:rPr>
          <w:sz w:val="22"/>
          <w:szCs w:val="22"/>
        </w:rPr>
        <w:t xml:space="preserve">annual </w:t>
      </w:r>
      <w:r w:rsidRPr="005A75B9">
        <w:rPr>
          <w:sz w:val="22"/>
          <w:szCs w:val="22"/>
        </w:rPr>
        <w:t>escapement.</w:t>
      </w:r>
    </w:p>
    <w:p w14:paraId="71002AE5" w14:textId="61089087" w:rsidR="00586B57" w:rsidRDefault="00586B57" w:rsidP="00586B57">
      <w:pPr>
        <w:rPr>
          <w:sz w:val="22"/>
          <w:szCs w:val="22"/>
        </w:rPr>
      </w:pPr>
      <w:r w:rsidRPr="005A75B9">
        <w:rPr>
          <w:b/>
          <w:sz w:val="22"/>
          <w:szCs w:val="22"/>
        </w:rPr>
        <w:t>Escapement Goals and Stock Status:</w:t>
      </w:r>
      <w:r w:rsidRPr="005A75B9">
        <w:rPr>
          <w:sz w:val="22"/>
          <w:szCs w:val="22"/>
        </w:rPr>
        <w:t xml:space="preserve"> The current biological escapement goal range of 14,000</w:t>
      </w:r>
      <w:r>
        <w:rPr>
          <w:sz w:val="22"/>
          <w:szCs w:val="22"/>
        </w:rPr>
        <w:t xml:space="preserve"> to </w:t>
      </w:r>
      <w:r w:rsidRPr="005A75B9">
        <w:rPr>
          <w:sz w:val="22"/>
          <w:szCs w:val="22"/>
        </w:rPr>
        <w:t xml:space="preserve">28,000 large spawners was established in 2000, based on a stock-recruit analysis by Bernard et al. (2000). </w:t>
      </w:r>
      <w:r>
        <w:rPr>
          <w:sz w:val="22"/>
          <w:szCs w:val="22"/>
        </w:rPr>
        <w:t>Beginning in</w:t>
      </w:r>
      <w:r w:rsidRPr="005A75B9">
        <w:rPr>
          <w:sz w:val="22"/>
          <w:szCs w:val="22"/>
        </w:rPr>
        <w:t xml:space="preserve"> 2005, during years of surplus </w:t>
      </w:r>
      <w:r>
        <w:rPr>
          <w:sz w:val="22"/>
          <w:szCs w:val="22"/>
        </w:rPr>
        <w:t xml:space="preserve">Chinook salmon </w:t>
      </w:r>
      <w:r w:rsidRPr="005A75B9">
        <w:rPr>
          <w:sz w:val="22"/>
          <w:szCs w:val="22"/>
        </w:rPr>
        <w:t xml:space="preserve">production to the Stikine River, directed </w:t>
      </w:r>
      <w:r>
        <w:rPr>
          <w:sz w:val="22"/>
          <w:szCs w:val="22"/>
        </w:rPr>
        <w:t xml:space="preserve">commercial and liberalized sport fisheries for </w:t>
      </w:r>
      <w:r w:rsidRPr="005A75B9">
        <w:rPr>
          <w:sz w:val="22"/>
          <w:szCs w:val="22"/>
        </w:rPr>
        <w:t xml:space="preserve">Chinook salmon </w:t>
      </w:r>
      <w:r>
        <w:rPr>
          <w:sz w:val="22"/>
          <w:szCs w:val="22"/>
        </w:rPr>
        <w:t xml:space="preserve">were implemented </w:t>
      </w:r>
      <w:r w:rsidRPr="005A75B9">
        <w:rPr>
          <w:sz w:val="22"/>
          <w:szCs w:val="22"/>
        </w:rPr>
        <w:t>in the marine waters in District 8 near Petersburg and Wrangell and in</w:t>
      </w:r>
      <w:r>
        <w:rPr>
          <w:sz w:val="22"/>
          <w:szCs w:val="22"/>
        </w:rPr>
        <w:t>river in</w:t>
      </w:r>
      <w:r w:rsidRPr="005A75B9">
        <w:rPr>
          <w:sz w:val="22"/>
          <w:szCs w:val="22"/>
        </w:rPr>
        <w:t xml:space="preserve"> Canada. In years of directed Chinook salmon fishing, </w:t>
      </w:r>
      <w:r>
        <w:rPr>
          <w:sz w:val="22"/>
          <w:szCs w:val="22"/>
        </w:rPr>
        <w:t xml:space="preserve">total </w:t>
      </w:r>
      <w:r w:rsidRPr="005A75B9">
        <w:rPr>
          <w:sz w:val="22"/>
          <w:szCs w:val="22"/>
        </w:rPr>
        <w:t>harvest rates ranged between 50% and 70%.</w:t>
      </w:r>
      <w:r>
        <w:rPr>
          <w:sz w:val="22"/>
          <w:szCs w:val="22"/>
        </w:rPr>
        <w:t xml:space="preserve"> In other years, harvest rates average only 20%, and m</w:t>
      </w:r>
      <w:r w:rsidRPr="005A75B9">
        <w:rPr>
          <w:sz w:val="22"/>
          <w:szCs w:val="22"/>
        </w:rPr>
        <w:t>ost harvest</w:t>
      </w:r>
      <w:r>
        <w:rPr>
          <w:sz w:val="22"/>
          <w:szCs w:val="22"/>
        </w:rPr>
        <w:t xml:space="preserve"> </w:t>
      </w:r>
      <w:r w:rsidRPr="005A75B9">
        <w:rPr>
          <w:sz w:val="22"/>
          <w:szCs w:val="22"/>
        </w:rPr>
        <w:t>occur</w:t>
      </w:r>
      <w:r>
        <w:rPr>
          <w:sz w:val="22"/>
          <w:szCs w:val="22"/>
        </w:rPr>
        <w:t>s</w:t>
      </w:r>
      <w:r w:rsidRPr="005A75B9">
        <w:rPr>
          <w:sz w:val="22"/>
          <w:szCs w:val="22"/>
        </w:rPr>
        <w:t xml:space="preserve"> in the </w:t>
      </w:r>
      <w:r>
        <w:rPr>
          <w:sz w:val="22"/>
          <w:szCs w:val="22"/>
        </w:rPr>
        <w:t xml:space="preserve">late winter and spring commercial troll fisheries, commercial drift </w:t>
      </w:r>
      <w:r w:rsidRPr="005A75B9">
        <w:rPr>
          <w:sz w:val="22"/>
          <w:szCs w:val="22"/>
        </w:rPr>
        <w:t>gillnet and sport fisheries in District 8 near Petersburg and Wrangell</w:t>
      </w:r>
      <w:r>
        <w:rPr>
          <w:sz w:val="22"/>
          <w:szCs w:val="22"/>
        </w:rPr>
        <w:t>,</w:t>
      </w:r>
      <w:r w:rsidRPr="005A75B9">
        <w:rPr>
          <w:sz w:val="22"/>
          <w:szCs w:val="22"/>
        </w:rPr>
        <w:t xml:space="preserve"> and </w:t>
      </w:r>
      <w:r>
        <w:rPr>
          <w:sz w:val="22"/>
          <w:szCs w:val="22"/>
        </w:rPr>
        <w:t>in</w:t>
      </w:r>
      <w:r w:rsidRPr="005A75B9">
        <w:rPr>
          <w:sz w:val="22"/>
          <w:szCs w:val="22"/>
        </w:rPr>
        <w:t xml:space="preserve"> Canadian </w:t>
      </w:r>
      <w:r>
        <w:rPr>
          <w:sz w:val="22"/>
          <w:szCs w:val="22"/>
        </w:rPr>
        <w:t xml:space="preserve">inriver </w:t>
      </w:r>
      <w:r w:rsidRPr="005A75B9">
        <w:rPr>
          <w:sz w:val="22"/>
          <w:szCs w:val="22"/>
        </w:rPr>
        <w:t xml:space="preserve">gillnet and Aboriginal fisheries. </w:t>
      </w:r>
      <w:r w:rsidR="00291966">
        <w:rPr>
          <w:sz w:val="22"/>
          <w:szCs w:val="22"/>
        </w:rPr>
        <w:t>Due to conservation concerns fisheries known to intercept Stikine River Chinook salmon were restricted in 2018 and 2019 and the harvest rate was reduced to 2% each year.</w:t>
      </w:r>
    </w:p>
    <w:p w14:paraId="2E7A9A37" w14:textId="7AE6ED45" w:rsidR="00586B57" w:rsidRDefault="00586B57" w:rsidP="00586B57">
      <w:pPr>
        <w:rPr>
          <w:sz w:val="22"/>
          <w:szCs w:val="22"/>
        </w:rPr>
      </w:pPr>
      <w:r w:rsidRPr="005A75B9">
        <w:rPr>
          <w:sz w:val="22"/>
          <w:szCs w:val="22"/>
        </w:rPr>
        <w:t>Th</w:t>
      </w:r>
      <w:r>
        <w:rPr>
          <w:sz w:val="22"/>
          <w:szCs w:val="22"/>
        </w:rPr>
        <w:t xml:space="preserve">is </w:t>
      </w:r>
      <w:r w:rsidRPr="005A75B9">
        <w:rPr>
          <w:sz w:val="22"/>
          <w:szCs w:val="22"/>
        </w:rPr>
        <w:t xml:space="preserve">stock </w:t>
      </w:r>
      <w:r>
        <w:rPr>
          <w:sz w:val="22"/>
          <w:szCs w:val="22"/>
        </w:rPr>
        <w:t xml:space="preserve">has shown </w:t>
      </w:r>
      <w:r w:rsidRPr="005A75B9">
        <w:rPr>
          <w:sz w:val="22"/>
          <w:szCs w:val="22"/>
        </w:rPr>
        <w:t>a decline in productivity in recent years due to reduced marine survivals</w:t>
      </w:r>
      <w:r>
        <w:rPr>
          <w:sz w:val="22"/>
          <w:szCs w:val="22"/>
        </w:rPr>
        <w:t xml:space="preserve"> and i</w:t>
      </w:r>
      <w:r w:rsidRPr="005A75B9">
        <w:rPr>
          <w:sz w:val="22"/>
          <w:szCs w:val="22"/>
        </w:rPr>
        <w:t xml:space="preserve">t is unlikely that directed fisheries will be prosecuted until </w:t>
      </w:r>
      <w:r>
        <w:rPr>
          <w:sz w:val="22"/>
          <w:szCs w:val="22"/>
        </w:rPr>
        <w:t xml:space="preserve">productivity </w:t>
      </w:r>
      <w:r w:rsidRPr="005A75B9">
        <w:rPr>
          <w:sz w:val="22"/>
          <w:szCs w:val="22"/>
        </w:rPr>
        <w:t>improve</w:t>
      </w:r>
      <w:r>
        <w:rPr>
          <w:sz w:val="22"/>
          <w:szCs w:val="22"/>
        </w:rPr>
        <w:t>s</w:t>
      </w:r>
      <w:r w:rsidRPr="005A75B9">
        <w:rPr>
          <w:sz w:val="22"/>
          <w:szCs w:val="22"/>
        </w:rPr>
        <w:t xml:space="preserve">. </w:t>
      </w:r>
      <w:r>
        <w:rPr>
          <w:sz w:val="22"/>
          <w:szCs w:val="22"/>
        </w:rPr>
        <w:t xml:space="preserve">From </w:t>
      </w:r>
      <w:r w:rsidR="00774079">
        <w:rPr>
          <w:sz w:val="22"/>
          <w:szCs w:val="22"/>
        </w:rPr>
        <w:t>201</w:t>
      </w:r>
      <w:r w:rsidR="00170D69">
        <w:rPr>
          <w:sz w:val="22"/>
          <w:szCs w:val="22"/>
        </w:rPr>
        <w:t>5</w:t>
      </w:r>
      <w:r w:rsidR="00774079">
        <w:rPr>
          <w:sz w:val="22"/>
          <w:szCs w:val="22"/>
        </w:rPr>
        <w:t xml:space="preserve"> to 2019</w:t>
      </w:r>
      <w:r>
        <w:rPr>
          <w:sz w:val="22"/>
          <w:szCs w:val="22"/>
        </w:rPr>
        <w:t>, e</w:t>
      </w:r>
      <w:r w:rsidRPr="005A75B9">
        <w:rPr>
          <w:sz w:val="22"/>
          <w:szCs w:val="22"/>
        </w:rPr>
        <w:t xml:space="preserve">scapements were </w:t>
      </w:r>
      <w:r>
        <w:rPr>
          <w:sz w:val="22"/>
          <w:szCs w:val="22"/>
        </w:rPr>
        <w:t>below</w:t>
      </w:r>
      <w:r w:rsidRPr="005A75B9">
        <w:rPr>
          <w:sz w:val="22"/>
          <w:szCs w:val="22"/>
        </w:rPr>
        <w:t xml:space="preserve"> the escapement goal range in </w:t>
      </w:r>
      <w:r w:rsidR="007A1CCC">
        <w:rPr>
          <w:sz w:val="22"/>
          <w:szCs w:val="22"/>
        </w:rPr>
        <w:t>4</w:t>
      </w:r>
      <w:r w:rsidR="007A1CCC" w:rsidRPr="005A75B9">
        <w:rPr>
          <w:sz w:val="22"/>
          <w:szCs w:val="22"/>
        </w:rPr>
        <w:t xml:space="preserve"> </w:t>
      </w:r>
      <w:r w:rsidRPr="005A75B9">
        <w:rPr>
          <w:sz w:val="22"/>
          <w:szCs w:val="22"/>
        </w:rPr>
        <w:t>year</w:t>
      </w:r>
      <w:r w:rsidR="007A1CCC">
        <w:rPr>
          <w:sz w:val="22"/>
          <w:szCs w:val="22"/>
        </w:rPr>
        <w:t>s</w:t>
      </w:r>
      <w:r w:rsidRPr="005A75B9">
        <w:rPr>
          <w:sz w:val="22"/>
          <w:szCs w:val="22"/>
        </w:rPr>
        <w:t xml:space="preserve"> (Appendix Figure A</w:t>
      </w:r>
      <w:r w:rsidR="004635E3">
        <w:rPr>
          <w:sz w:val="22"/>
          <w:szCs w:val="22"/>
        </w:rPr>
        <w:t>6</w:t>
      </w:r>
      <w:r w:rsidRPr="005A75B9">
        <w:rPr>
          <w:sz w:val="22"/>
          <w:szCs w:val="22"/>
        </w:rPr>
        <w:t>)</w:t>
      </w:r>
      <w:r>
        <w:rPr>
          <w:sz w:val="22"/>
          <w:szCs w:val="22"/>
        </w:rPr>
        <w:t>, and the harvest rate averaged 1</w:t>
      </w:r>
      <w:r w:rsidR="00291966">
        <w:rPr>
          <w:sz w:val="22"/>
          <w:szCs w:val="22"/>
        </w:rPr>
        <w:t>8</w:t>
      </w:r>
      <w:r>
        <w:rPr>
          <w:sz w:val="22"/>
          <w:szCs w:val="22"/>
        </w:rPr>
        <w:t>%</w:t>
      </w:r>
      <w:r w:rsidRPr="005A75B9">
        <w:rPr>
          <w:sz w:val="22"/>
          <w:szCs w:val="22"/>
        </w:rPr>
        <w:t>.</w:t>
      </w:r>
    </w:p>
    <w:p w14:paraId="307AEFBF" w14:textId="77777777" w:rsidR="00586B57" w:rsidRPr="005A75B9" w:rsidRDefault="00586B57" w:rsidP="00586B57">
      <w:pPr>
        <w:rPr>
          <w:sz w:val="22"/>
          <w:szCs w:val="22"/>
        </w:rPr>
      </w:pPr>
    </w:p>
    <w:p w14:paraId="774C3BF7" w14:textId="5CF92298" w:rsidR="00586B57" w:rsidRPr="005A75B9" w:rsidRDefault="000160FB" w:rsidP="00586B57">
      <w:pPr>
        <w:jc w:val="center"/>
        <w:rPr>
          <w:szCs w:val="22"/>
        </w:rPr>
      </w:pPr>
      <w:r>
        <w:rPr>
          <w:noProof/>
          <w:szCs w:val="22"/>
        </w:rPr>
        <w:drawing>
          <wp:inline distT="0" distB="0" distL="0" distR="0" wp14:anchorId="79F387F2" wp14:editId="691AEDC0">
            <wp:extent cx="4306824" cy="3124602"/>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42A55ACE" w14:textId="183F07CA"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6</w:t>
      </w:r>
      <w:r w:rsidR="00C0127A">
        <w:rPr>
          <w:noProof/>
        </w:rPr>
        <w:fldChar w:fldCharType="end"/>
      </w:r>
      <w:r w:rsidRPr="005A75B9">
        <w:t>.–</w:t>
      </w:r>
      <w:r>
        <w:t xml:space="preserve">Estimated </w:t>
      </w:r>
      <w:r w:rsidRPr="006A2587">
        <w:t>Stikine River Chinook salmon escapements, 1975–</w:t>
      </w:r>
      <w:r w:rsidR="007774D5">
        <w:rPr>
          <w:szCs w:val="22"/>
        </w:rPr>
        <w:t>2019</w:t>
      </w:r>
      <w:r w:rsidRPr="006A2587">
        <w:t>, and biological escapement goal range of 14,000–28,000 large spawners.</w:t>
      </w:r>
      <w:r>
        <w:br w:type="page"/>
      </w:r>
    </w:p>
    <w:p w14:paraId="5C997636" w14:textId="59E44E79" w:rsidR="00586B57" w:rsidRPr="005A75B9" w:rsidRDefault="00586B57" w:rsidP="00AF16C2">
      <w:pPr>
        <w:pStyle w:val="Caption"/>
        <w:pBdr>
          <w:bottom w:val="single" w:sz="4" w:space="1" w:color="auto"/>
        </w:pBdr>
        <w:rPr>
          <w:szCs w:val="22"/>
        </w:rPr>
      </w:pPr>
      <w:bookmarkStart w:id="242" w:name="_Toc51147350"/>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7</w:t>
      </w:r>
      <w:r w:rsidR="00C0127A">
        <w:rPr>
          <w:noProof/>
        </w:rPr>
        <w:fldChar w:fldCharType="end"/>
      </w:r>
      <w:r w:rsidRPr="005A75B9">
        <w:t>.–</w:t>
      </w:r>
      <w:r w:rsidRPr="005A75B9">
        <w:rPr>
          <w:szCs w:val="22"/>
        </w:rPr>
        <w:t>King Salmon River Chinook salmon.</w:t>
      </w:r>
      <w:bookmarkEnd w:id="242"/>
    </w:p>
    <w:p w14:paraId="0658EC9B" w14:textId="1B7DED87" w:rsidR="00586B57" w:rsidRPr="005A75B9" w:rsidRDefault="00586B57" w:rsidP="00586B57">
      <w:pPr>
        <w:rPr>
          <w:sz w:val="22"/>
          <w:szCs w:val="22"/>
        </w:rPr>
      </w:pPr>
      <w:r w:rsidRPr="005A75B9">
        <w:rPr>
          <w:sz w:val="22"/>
          <w:szCs w:val="22"/>
        </w:rPr>
        <w:t>The King Salmon River is a clearwater system located on Admiralty Island</w:t>
      </w:r>
      <w:r>
        <w:rPr>
          <w:sz w:val="22"/>
          <w:szCs w:val="22"/>
        </w:rPr>
        <w:t xml:space="preserve"> (and thus the only monitored Chinook salmon island stock)</w:t>
      </w:r>
      <w:r w:rsidRPr="005A75B9">
        <w:rPr>
          <w:sz w:val="22"/>
          <w:szCs w:val="22"/>
        </w:rPr>
        <w:t>, about 30 km south of Juneau, Alaska, that supports a mostly inside-rearing stock of Chinook salmon. This stock does not support directed fisheries but is harvested incidentally in marine waters in sport and commercial fisheries. Escapements of large Chinook salmon are based on weir counts from 1983 to 1992 and expanded index counts</w:t>
      </w:r>
      <w:r>
        <w:rPr>
          <w:sz w:val="22"/>
          <w:szCs w:val="22"/>
        </w:rPr>
        <w:t xml:space="preserve"> using helicopter or foot surveys</w:t>
      </w:r>
      <w:r w:rsidRPr="005A75B9">
        <w:rPr>
          <w:sz w:val="22"/>
          <w:szCs w:val="22"/>
        </w:rPr>
        <w:t xml:space="preserve"> from 1971 to 1982 and 1993 to 20</w:t>
      </w:r>
      <w:r>
        <w:rPr>
          <w:sz w:val="22"/>
          <w:szCs w:val="22"/>
        </w:rPr>
        <w:t xml:space="preserve">11 and foot surveys </w:t>
      </w:r>
      <w:r w:rsidR="00B3033D">
        <w:rPr>
          <w:sz w:val="22"/>
          <w:szCs w:val="22"/>
        </w:rPr>
        <w:t>since 2012</w:t>
      </w:r>
      <w:r w:rsidRPr="005A75B9">
        <w:rPr>
          <w:sz w:val="22"/>
          <w:szCs w:val="22"/>
        </w:rPr>
        <w:t>. Ten years of concurrent weir and index count data were used to estimate the</w:t>
      </w:r>
      <w:r w:rsidR="00995FA0">
        <w:rPr>
          <w:sz w:val="22"/>
          <w:szCs w:val="22"/>
        </w:rPr>
        <w:t xml:space="preserve"> peak</w:t>
      </w:r>
      <w:r w:rsidRPr="005A75B9">
        <w:rPr>
          <w:sz w:val="22"/>
          <w:szCs w:val="22"/>
        </w:rPr>
        <w:t xml:space="preserve"> </w:t>
      </w:r>
      <w:r w:rsidR="00F6194D">
        <w:rPr>
          <w:sz w:val="22"/>
          <w:szCs w:val="22"/>
        </w:rPr>
        <w:t xml:space="preserve">index count </w:t>
      </w:r>
      <w:r w:rsidRPr="005A75B9">
        <w:rPr>
          <w:sz w:val="22"/>
          <w:szCs w:val="22"/>
        </w:rPr>
        <w:t>expansion factor of 1.52.</w:t>
      </w:r>
    </w:p>
    <w:p w14:paraId="1C79BADF" w14:textId="59F4A114" w:rsidR="00586B57" w:rsidRDefault="00586B57" w:rsidP="00586B57">
      <w:pPr>
        <w:rPr>
          <w:sz w:val="22"/>
          <w:szCs w:val="22"/>
        </w:rPr>
      </w:pPr>
      <w:r w:rsidRPr="005A75B9">
        <w:rPr>
          <w:b/>
          <w:sz w:val="22"/>
          <w:szCs w:val="22"/>
        </w:rPr>
        <w:t>Escapement Goals and Stock Status:</w:t>
      </w:r>
      <w:r w:rsidRPr="005A75B9">
        <w:rPr>
          <w:sz w:val="22"/>
          <w:szCs w:val="22"/>
        </w:rPr>
        <w:t xml:space="preserve"> In 1981, ADF&amp;G established a peak index escapement goal of 200 large fish, based on maximum counts of 200 spawners in 1957 and 211 spawners in 1973. In the mid-1980s, the goal was revised to 250 large spawners counted through the weir that was operated at the time. The current biological escapement goal range of 120</w:t>
      </w:r>
      <w:r>
        <w:rPr>
          <w:sz w:val="22"/>
          <w:szCs w:val="22"/>
        </w:rPr>
        <w:t xml:space="preserve"> to </w:t>
      </w:r>
      <w:r w:rsidRPr="005A75B9">
        <w:rPr>
          <w:sz w:val="22"/>
          <w:szCs w:val="22"/>
        </w:rPr>
        <w:t>240 large spawners was established in 1997, based on a stock-recruit analysis of the 1971</w:t>
      </w:r>
      <w:r w:rsidR="0072419A">
        <w:rPr>
          <w:sz w:val="22"/>
          <w:szCs w:val="22"/>
        </w:rPr>
        <w:t>–</w:t>
      </w:r>
      <w:r w:rsidRPr="005A75B9">
        <w:rPr>
          <w:sz w:val="22"/>
          <w:szCs w:val="22"/>
        </w:rPr>
        <w:t xml:space="preserve">1991 brood years (McPherson and Clark 2001). </w:t>
      </w:r>
      <w:r>
        <w:rPr>
          <w:sz w:val="22"/>
          <w:szCs w:val="22"/>
        </w:rPr>
        <w:t xml:space="preserve">From </w:t>
      </w:r>
      <w:r w:rsidR="00774079">
        <w:rPr>
          <w:sz w:val="22"/>
          <w:szCs w:val="22"/>
        </w:rPr>
        <w:t>201</w:t>
      </w:r>
      <w:r w:rsidR="0072419A">
        <w:rPr>
          <w:sz w:val="22"/>
          <w:szCs w:val="22"/>
        </w:rPr>
        <w:t>5</w:t>
      </w:r>
      <w:r w:rsidR="00774079">
        <w:rPr>
          <w:sz w:val="22"/>
          <w:szCs w:val="22"/>
        </w:rPr>
        <w:t xml:space="preserve"> to 2019</w:t>
      </w:r>
      <w:r>
        <w:rPr>
          <w:sz w:val="22"/>
          <w:szCs w:val="22"/>
        </w:rPr>
        <w:t>, e</w:t>
      </w:r>
      <w:r w:rsidRPr="005A75B9">
        <w:rPr>
          <w:sz w:val="22"/>
          <w:szCs w:val="22"/>
        </w:rPr>
        <w:t xml:space="preserve">scapements were </w:t>
      </w:r>
      <w:r>
        <w:rPr>
          <w:sz w:val="22"/>
          <w:szCs w:val="22"/>
        </w:rPr>
        <w:t>below</w:t>
      </w:r>
      <w:r w:rsidRPr="005A75B9">
        <w:rPr>
          <w:sz w:val="22"/>
          <w:szCs w:val="22"/>
        </w:rPr>
        <w:t xml:space="preserve"> the escapement goal range in </w:t>
      </w:r>
      <w:r w:rsidR="00B14941">
        <w:rPr>
          <w:sz w:val="22"/>
          <w:szCs w:val="22"/>
        </w:rPr>
        <w:t>5</w:t>
      </w:r>
      <w:r w:rsidR="00B14941" w:rsidRPr="005A75B9">
        <w:rPr>
          <w:sz w:val="22"/>
          <w:szCs w:val="22"/>
        </w:rPr>
        <w:t xml:space="preserve"> </w:t>
      </w:r>
      <w:r w:rsidRPr="005A75B9">
        <w:rPr>
          <w:sz w:val="22"/>
          <w:szCs w:val="22"/>
        </w:rPr>
        <w:t>years (Appendix Figure A</w:t>
      </w:r>
      <w:r w:rsidR="004635E3">
        <w:rPr>
          <w:sz w:val="22"/>
          <w:szCs w:val="22"/>
        </w:rPr>
        <w:t>7</w:t>
      </w:r>
      <w:r w:rsidRPr="005A75B9">
        <w:rPr>
          <w:sz w:val="22"/>
          <w:szCs w:val="22"/>
        </w:rPr>
        <w:t>).</w:t>
      </w:r>
    </w:p>
    <w:p w14:paraId="0502B836" w14:textId="77777777" w:rsidR="00586B57" w:rsidRPr="005A75B9" w:rsidRDefault="00586B57" w:rsidP="00586B57">
      <w:pPr>
        <w:rPr>
          <w:sz w:val="22"/>
          <w:szCs w:val="22"/>
        </w:rPr>
      </w:pPr>
    </w:p>
    <w:p w14:paraId="54618FC3" w14:textId="5E0EE81F" w:rsidR="00586B57" w:rsidRPr="005A75B9" w:rsidRDefault="000160FB" w:rsidP="00586B57">
      <w:pPr>
        <w:jc w:val="center"/>
        <w:rPr>
          <w:sz w:val="22"/>
          <w:szCs w:val="22"/>
        </w:rPr>
      </w:pPr>
      <w:r>
        <w:rPr>
          <w:noProof/>
          <w:sz w:val="22"/>
          <w:szCs w:val="22"/>
        </w:rPr>
        <w:drawing>
          <wp:inline distT="0" distB="0" distL="0" distR="0" wp14:anchorId="0CFA7256" wp14:editId="63662E97">
            <wp:extent cx="4306824" cy="3124602"/>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3DD502C2" w14:textId="21247BE3"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7</w:t>
      </w:r>
      <w:r w:rsidR="00C0127A">
        <w:rPr>
          <w:noProof/>
        </w:rPr>
        <w:fldChar w:fldCharType="end"/>
      </w:r>
      <w:r w:rsidRPr="005A75B9">
        <w:t>.–</w:t>
      </w:r>
      <w:r>
        <w:t xml:space="preserve">Estimated </w:t>
      </w:r>
      <w:r w:rsidRPr="006A2587">
        <w:t>King Salmon River Chinook salmon escapements, 1975–</w:t>
      </w:r>
      <w:r w:rsidR="007774D5">
        <w:rPr>
          <w:szCs w:val="22"/>
        </w:rPr>
        <w:t>2019</w:t>
      </w:r>
      <w:r w:rsidRPr="006A2587">
        <w:t>, and biological escapement goal range of 120–240 large spawners.</w:t>
      </w:r>
      <w:r>
        <w:br w:type="page"/>
      </w:r>
    </w:p>
    <w:p w14:paraId="2FD79AEE" w14:textId="0BC82860" w:rsidR="00586B57" w:rsidRPr="005A75B9" w:rsidRDefault="00586B57" w:rsidP="00AF16C2">
      <w:pPr>
        <w:pStyle w:val="Caption"/>
        <w:pBdr>
          <w:bottom w:val="single" w:sz="4" w:space="1" w:color="auto"/>
        </w:pBdr>
        <w:rPr>
          <w:szCs w:val="22"/>
        </w:rPr>
      </w:pPr>
      <w:bookmarkStart w:id="243" w:name="_Toc51147351"/>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8</w:t>
      </w:r>
      <w:r w:rsidR="00C0127A">
        <w:rPr>
          <w:noProof/>
        </w:rPr>
        <w:fldChar w:fldCharType="end"/>
      </w:r>
      <w:r w:rsidRPr="005A75B9">
        <w:t>.–</w:t>
      </w:r>
      <w:proofErr w:type="spellStart"/>
      <w:r w:rsidRPr="005A75B9">
        <w:rPr>
          <w:szCs w:val="22"/>
        </w:rPr>
        <w:t>Taku</w:t>
      </w:r>
      <w:proofErr w:type="spellEnd"/>
      <w:r w:rsidRPr="005A75B9">
        <w:rPr>
          <w:szCs w:val="22"/>
        </w:rPr>
        <w:t xml:space="preserve"> River Chinook salmon.</w:t>
      </w:r>
      <w:bookmarkEnd w:id="243"/>
    </w:p>
    <w:p w14:paraId="7D5F56C0" w14:textId="3904C4EB" w:rsidR="00586B57" w:rsidRPr="005A75B9" w:rsidRDefault="00586B57" w:rsidP="00586B57">
      <w:pPr>
        <w:rPr>
          <w:sz w:val="22"/>
          <w:szCs w:val="22"/>
        </w:rPr>
      </w:pPr>
      <w:r w:rsidRPr="005A75B9">
        <w:rPr>
          <w:sz w:val="22"/>
          <w:szCs w:val="22"/>
        </w:rPr>
        <w:t xml:space="preserve">The </w:t>
      </w:r>
      <w:proofErr w:type="spellStart"/>
      <w:r w:rsidRPr="005A75B9">
        <w:rPr>
          <w:sz w:val="22"/>
          <w:szCs w:val="22"/>
        </w:rPr>
        <w:t>Taku</w:t>
      </w:r>
      <w:proofErr w:type="spellEnd"/>
      <w:r w:rsidRPr="005A75B9">
        <w:rPr>
          <w:sz w:val="22"/>
          <w:szCs w:val="22"/>
        </w:rPr>
        <w:t xml:space="preserve"> River is a transboundary glacial system that supports an outside-rearing stock of Chinook salmon. The </w:t>
      </w:r>
      <w:proofErr w:type="spellStart"/>
      <w:r w:rsidRPr="005A75B9">
        <w:rPr>
          <w:sz w:val="22"/>
          <w:szCs w:val="22"/>
        </w:rPr>
        <w:t>Taku</w:t>
      </w:r>
      <w:proofErr w:type="spellEnd"/>
      <w:r w:rsidRPr="005A75B9">
        <w:rPr>
          <w:sz w:val="22"/>
          <w:szCs w:val="22"/>
        </w:rPr>
        <w:t xml:space="preserve"> River originates in British Columbia and drains over 17,000 square kilometers before its terminus at </w:t>
      </w:r>
      <w:proofErr w:type="spellStart"/>
      <w:r w:rsidRPr="005A75B9">
        <w:rPr>
          <w:sz w:val="22"/>
          <w:szCs w:val="22"/>
        </w:rPr>
        <w:t>Taku</w:t>
      </w:r>
      <w:proofErr w:type="spellEnd"/>
      <w:r w:rsidRPr="005A75B9">
        <w:rPr>
          <w:sz w:val="22"/>
          <w:szCs w:val="22"/>
        </w:rPr>
        <w:t xml:space="preserve"> Inlet</w:t>
      </w:r>
      <w:r>
        <w:rPr>
          <w:sz w:val="22"/>
          <w:szCs w:val="22"/>
        </w:rPr>
        <w:t>,</w:t>
      </w:r>
      <w:r w:rsidRPr="005A75B9">
        <w:rPr>
          <w:sz w:val="22"/>
          <w:szCs w:val="22"/>
        </w:rPr>
        <w:t xml:space="preserve"> approximately 40 km </w:t>
      </w:r>
      <w:r w:rsidR="0072419A">
        <w:rPr>
          <w:sz w:val="22"/>
          <w:szCs w:val="22"/>
        </w:rPr>
        <w:t>north</w:t>
      </w:r>
      <w:r w:rsidRPr="005A75B9">
        <w:rPr>
          <w:sz w:val="22"/>
          <w:szCs w:val="22"/>
        </w:rPr>
        <w:t>east of Juneau. Wild smolt were coded-wire</w:t>
      </w:r>
      <w:r>
        <w:rPr>
          <w:sz w:val="22"/>
          <w:szCs w:val="22"/>
        </w:rPr>
        <w:t>-</w:t>
      </w:r>
      <w:r w:rsidRPr="005A75B9">
        <w:rPr>
          <w:sz w:val="22"/>
          <w:szCs w:val="22"/>
        </w:rPr>
        <w:t>tagged from 1976 to 1981 and from 1993 to present. Total escapement was estimated from mark</w:t>
      </w:r>
      <w:r>
        <w:rPr>
          <w:sz w:val="22"/>
          <w:szCs w:val="22"/>
        </w:rPr>
        <w:t>–</w:t>
      </w:r>
      <w:r w:rsidRPr="005A75B9">
        <w:rPr>
          <w:sz w:val="22"/>
          <w:szCs w:val="22"/>
        </w:rPr>
        <w:t>recapture studies conducted from 1989 to 1990, 1995 to 1998, 2000 to 2012</w:t>
      </w:r>
      <w:r>
        <w:rPr>
          <w:sz w:val="22"/>
          <w:szCs w:val="22"/>
        </w:rPr>
        <w:t xml:space="preserve">, and 2014 to </w:t>
      </w:r>
      <w:r w:rsidR="00774079">
        <w:rPr>
          <w:sz w:val="22"/>
          <w:szCs w:val="22"/>
        </w:rPr>
        <w:t>2019</w:t>
      </w:r>
      <w:r w:rsidRPr="005A75B9">
        <w:rPr>
          <w:sz w:val="22"/>
          <w:szCs w:val="22"/>
        </w:rPr>
        <w:t xml:space="preserve">. In all other years </w:t>
      </w:r>
      <w:r>
        <w:rPr>
          <w:sz w:val="22"/>
          <w:szCs w:val="22"/>
        </w:rPr>
        <w:t>expanded index</w:t>
      </w:r>
      <w:r w:rsidRPr="005A75B9">
        <w:rPr>
          <w:sz w:val="22"/>
          <w:szCs w:val="22"/>
        </w:rPr>
        <w:t xml:space="preserve"> counts</w:t>
      </w:r>
      <w:r>
        <w:rPr>
          <w:sz w:val="22"/>
          <w:szCs w:val="22"/>
        </w:rPr>
        <w:t xml:space="preserve"> using helicopter surveys</w:t>
      </w:r>
      <w:r w:rsidRPr="005A75B9">
        <w:rPr>
          <w:sz w:val="22"/>
          <w:szCs w:val="22"/>
        </w:rPr>
        <w:t xml:space="preserve"> were used to estimate escapement. Concurrent mark</w:t>
      </w:r>
      <w:r>
        <w:rPr>
          <w:sz w:val="22"/>
          <w:szCs w:val="22"/>
        </w:rPr>
        <w:t>–</w:t>
      </w:r>
      <w:r w:rsidRPr="005A75B9">
        <w:rPr>
          <w:sz w:val="22"/>
          <w:szCs w:val="22"/>
        </w:rPr>
        <w:t xml:space="preserve">recapture </w:t>
      </w:r>
      <w:r>
        <w:rPr>
          <w:sz w:val="22"/>
          <w:szCs w:val="22"/>
        </w:rPr>
        <w:t xml:space="preserve">estimates </w:t>
      </w:r>
      <w:r w:rsidRPr="005A75B9">
        <w:rPr>
          <w:sz w:val="22"/>
          <w:szCs w:val="22"/>
        </w:rPr>
        <w:t xml:space="preserve">and index survey counts were used to estimate the </w:t>
      </w:r>
      <w:r w:rsidR="00995FA0">
        <w:rPr>
          <w:sz w:val="22"/>
          <w:szCs w:val="22"/>
        </w:rPr>
        <w:t xml:space="preserve">peak </w:t>
      </w:r>
      <w:r w:rsidR="0072419A">
        <w:rPr>
          <w:sz w:val="22"/>
          <w:szCs w:val="22"/>
        </w:rPr>
        <w:t xml:space="preserve">index count </w:t>
      </w:r>
      <w:r w:rsidRPr="005A75B9">
        <w:rPr>
          <w:sz w:val="22"/>
          <w:szCs w:val="22"/>
        </w:rPr>
        <w:t>expansion factor of 5.2.</w:t>
      </w:r>
    </w:p>
    <w:p w14:paraId="4D901017" w14:textId="77777777" w:rsidR="00586B57" w:rsidRDefault="00586B57" w:rsidP="00586B57">
      <w:pPr>
        <w:rPr>
          <w:sz w:val="22"/>
          <w:szCs w:val="22"/>
        </w:rPr>
      </w:pPr>
      <w:r w:rsidRPr="005A75B9">
        <w:rPr>
          <w:b/>
          <w:sz w:val="22"/>
          <w:szCs w:val="22"/>
        </w:rPr>
        <w:t>Escapement Goals and Stock Status:</w:t>
      </w:r>
      <w:r w:rsidRPr="005A75B9">
        <w:rPr>
          <w:sz w:val="22"/>
          <w:szCs w:val="22"/>
        </w:rPr>
        <w:t xml:space="preserve"> Prior to 1999, several system-wide or index goals were developed based on limited data. In 1999, an escapement goal range of 30,000</w:t>
      </w:r>
      <w:r>
        <w:rPr>
          <w:sz w:val="22"/>
          <w:szCs w:val="22"/>
        </w:rPr>
        <w:t xml:space="preserve"> to </w:t>
      </w:r>
      <w:r w:rsidRPr="005A75B9">
        <w:rPr>
          <w:sz w:val="22"/>
          <w:szCs w:val="22"/>
        </w:rPr>
        <w:t>55,000 large spawners was established based on a stock-recruit analysis that maximized smolt production. The current biological escapement goal range of 19,000</w:t>
      </w:r>
      <w:r>
        <w:rPr>
          <w:sz w:val="22"/>
          <w:szCs w:val="22"/>
        </w:rPr>
        <w:t xml:space="preserve"> to </w:t>
      </w:r>
      <w:r w:rsidRPr="005A75B9">
        <w:rPr>
          <w:sz w:val="22"/>
          <w:szCs w:val="22"/>
        </w:rPr>
        <w:t xml:space="preserve">36,000 large spawners was established in 2009, based on a stock-recruit analysis by McPherson et al. (2010). </w:t>
      </w:r>
    </w:p>
    <w:p w14:paraId="2AC62470" w14:textId="06109AB8" w:rsidR="00586B57" w:rsidRDefault="00586B57" w:rsidP="00586B57">
      <w:pPr>
        <w:rPr>
          <w:sz w:val="22"/>
          <w:szCs w:val="22"/>
        </w:rPr>
      </w:pPr>
      <w:r w:rsidRPr="005A75B9">
        <w:rPr>
          <w:sz w:val="22"/>
          <w:szCs w:val="22"/>
        </w:rPr>
        <w:t xml:space="preserve">Starting in 2005, during years of surplus </w:t>
      </w:r>
      <w:r>
        <w:rPr>
          <w:sz w:val="22"/>
          <w:szCs w:val="22"/>
        </w:rPr>
        <w:t xml:space="preserve">Chinook salmon </w:t>
      </w:r>
      <w:r w:rsidRPr="005A75B9">
        <w:rPr>
          <w:sz w:val="22"/>
          <w:szCs w:val="22"/>
        </w:rPr>
        <w:t xml:space="preserve">production to the </w:t>
      </w:r>
      <w:proofErr w:type="spellStart"/>
      <w:r w:rsidRPr="005A75B9">
        <w:rPr>
          <w:sz w:val="22"/>
          <w:szCs w:val="22"/>
        </w:rPr>
        <w:t>Taku</w:t>
      </w:r>
      <w:proofErr w:type="spellEnd"/>
      <w:r w:rsidRPr="005A75B9">
        <w:rPr>
          <w:sz w:val="22"/>
          <w:szCs w:val="22"/>
        </w:rPr>
        <w:t xml:space="preserve"> River, directed </w:t>
      </w:r>
      <w:r>
        <w:rPr>
          <w:sz w:val="22"/>
          <w:szCs w:val="22"/>
        </w:rPr>
        <w:t xml:space="preserve">commercial and liberalized sport fisheries for </w:t>
      </w:r>
      <w:r w:rsidRPr="005A75B9">
        <w:rPr>
          <w:sz w:val="22"/>
          <w:szCs w:val="22"/>
        </w:rPr>
        <w:t xml:space="preserve">Chinook salmon were </w:t>
      </w:r>
      <w:r>
        <w:rPr>
          <w:sz w:val="22"/>
          <w:szCs w:val="22"/>
        </w:rPr>
        <w:t>prosecuted</w:t>
      </w:r>
      <w:r w:rsidRPr="005A75B9">
        <w:rPr>
          <w:sz w:val="22"/>
          <w:szCs w:val="22"/>
        </w:rPr>
        <w:t xml:space="preserve"> in the marine waters in District 11 near Juneau and in</w:t>
      </w:r>
      <w:r>
        <w:rPr>
          <w:sz w:val="22"/>
          <w:szCs w:val="22"/>
        </w:rPr>
        <w:t>river in</w:t>
      </w:r>
      <w:r w:rsidRPr="005A75B9">
        <w:rPr>
          <w:sz w:val="22"/>
          <w:szCs w:val="22"/>
        </w:rPr>
        <w:t xml:space="preserve"> Canada. </w:t>
      </w:r>
      <w:r>
        <w:rPr>
          <w:sz w:val="22"/>
          <w:szCs w:val="22"/>
        </w:rPr>
        <w:t>In years of directed fishing, total h</w:t>
      </w:r>
      <w:r w:rsidRPr="005A75B9">
        <w:rPr>
          <w:sz w:val="22"/>
          <w:szCs w:val="22"/>
        </w:rPr>
        <w:t>arvest rates average</w:t>
      </w:r>
      <w:r>
        <w:rPr>
          <w:sz w:val="22"/>
          <w:szCs w:val="22"/>
        </w:rPr>
        <w:t>d</w:t>
      </w:r>
      <w:r w:rsidRPr="005A75B9">
        <w:rPr>
          <w:sz w:val="22"/>
          <w:szCs w:val="22"/>
        </w:rPr>
        <w:t xml:space="preserve"> about </w:t>
      </w:r>
      <w:r>
        <w:rPr>
          <w:sz w:val="22"/>
          <w:szCs w:val="22"/>
        </w:rPr>
        <w:t xml:space="preserve">40%. In other years, harvest rates average only about </w:t>
      </w:r>
      <w:r w:rsidRPr="005A75B9">
        <w:rPr>
          <w:sz w:val="22"/>
          <w:szCs w:val="22"/>
        </w:rPr>
        <w:t>20%</w:t>
      </w:r>
      <w:r>
        <w:rPr>
          <w:sz w:val="22"/>
          <w:szCs w:val="22"/>
        </w:rPr>
        <w:t>, and m</w:t>
      </w:r>
      <w:r w:rsidRPr="005A75B9">
        <w:rPr>
          <w:sz w:val="22"/>
          <w:szCs w:val="22"/>
        </w:rPr>
        <w:t>ost harvest occur</w:t>
      </w:r>
      <w:r>
        <w:rPr>
          <w:sz w:val="22"/>
          <w:szCs w:val="22"/>
        </w:rPr>
        <w:t>s</w:t>
      </w:r>
      <w:r w:rsidRPr="005A75B9">
        <w:rPr>
          <w:sz w:val="22"/>
          <w:szCs w:val="22"/>
        </w:rPr>
        <w:t xml:space="preserve"> in the </w:t>
      </w:r>
      <w:r>
        <w:rPr>
          <w:sz w:val="22"/>
          <w:szCs w:val="22"/>
        </w:rPr>
        <w:t xml:space="preserve">late winter and spring </w:t>
      </w:r>
      <w:r w:rsidRPr="005A75B9">
        <w:rPr>
          <w:sz w:val="22"/>
          <w:szCs w:val="22"/>
        </w:rPr>
        <w:t xml:space="preserve">commercial </w:t>
      </w:r>
      <w:r>
        <w:rPr>
          <w:sz w:val="22"/>
          <w:szCs w:val="22"/>
        </w:rPr>
        <w:t xml:space="preserve">troll fisheries (mid-March through June), commercial </w:t>
      </w:r>
      <w:r w:rsidRPr="005A75B9">
        <w:rPr>
          <w:sz w:val="22"/>
          <w:szCs w:val="22"/>
        </w:rPr>
        <w:t>drift gillnet and sport fisheries in District 11 near Juneau</w:t>
      </w:r>
      <w:r>
        <w:rPr>
          <w:sz w:val="22"/>
          <w:szCs w:val="22"/>
        </w:rPr>
        <w:t>,</w:t>
      </w:r>
      <w:r w:rsidRPr="005A75B9">
        <w:rPr>
          <w:sz w:val="22"/>
          <w:szCs w:val="22"/>
        </w:rPr>
        <w:t xml:space="preserve"> and in Canadian </w:t>
      </w:r>
      <w:r>
        <w:rPr>
          <w:sz w:val="22"/>
          <w:szCs w:val="22"/>
        </w:rPr>
        <w:t xml:space="preserve">inriver </w:t>
      </w:r>
      <w:r w:rsidRPr="005A75B9">
        <w:rPr>
          <w:sz w:val="22"/>
          <w:szCs w:val="22"/>
        </w:rPr>
        <w:t>gillnet and Aboriginal fisheries.</w:t>
      </w:r>
      <w:r>
        <w:rPr>
          <w:sz w:val="22"/>
          <w:szCs w:val="22"/>
        </w:rPr>
        <w:t xml:space="preserve"> </w:t>
      </w:r>
      <w:r w:rsidR="00291966" w:rsidRPr="00291966">
        <w:rPr>
          <w:sz w:val="22"/>
          <w:szCs w:val="22"/>
        </w:rPr>
        <w:t xml:space="preserve"> </w:t>
      </w:r>
      <w:r w:rsidR="00291966">
        <w:rPr>
          <w:sz w:val="22"/>
          <w:szCs w:val="22"/>
        </w:rPr>
        <w:t xml:space="preserve">Due to conservation concerns fisheries known to intercept </w:t>
      </w:r>
      <w:proofErr w:type="spellStart"/>
      <w:r w:rsidR="00291966">
        <w:rPr>
          <w:sz w:val="22"/>
          <w:szCs w:val="22"/>
        </w:rPr>
        <w:t>Taku</w:t>
      </w:r>
      <w:proofErr w:type="spellEnd"/>
      <w:r w:rsidR="00291966">
        <w:rPr>
          <w:sz w:val="22"/>
          <w:szCs w:val="22"/>
        </w:rPr>
        <w:t xml:space="preserve"> River Chinook salmon were restricted in 2018 and 2019 and the harvest rate was reduced to 1% and 3%, </w:t>
      </w:r>
      <w:r w:rsidR="00AC6B7A">
        <w:rPr>
          <w:sz w:val="22"/>
          <w:szCs w:val="22"/>
        </w:rPr>
        <w:t>respectively</w:t>
      </w:r>
      <w:r w:rsidR="00291966">
        <w:rPr>
          <w:sz w:val="22"/>
          <w:szCs w:val="22"/>
        </w:rPr>
        <w:t xml:space="preserve">.  </w:t>
      </w:r>
      <w:r w:rsidRPr="005A75B9">
        <w:rPr>
          <w:sz w:val="22"/>
          <w:szCs w:val="22"/>
        </w:rPr>
        <w:t>Th</w:t>
      </w:r>
      <w:r>
        <w:rPr>
          <w:sz w:val="22"/>
          <w:szCs w:val="22"/>
        </w:rPr>
        <w:t>is stock has shown</w:t>
      </w:r>
      <w:r w:rsidRPr="005A75B9">
        <w:rPr>
          <w:sz w:val="22"/>
          <w:szCs w:val="22"/>
        </w:rPr>
        <w:t xml:space="preserve"> a decline in productivity in recent years due to reduced marine survivals</w:t>
      </w:r>
      <w:r>
        <w:rPr>
          <w:sz w:val="22"/>
          <w:szCs w:val="22"/>
        </w:rPr>
        <w:t xml:space="preserve"> and i</w:t>
      </w:r>
      <w:r w:rsidRPr="005A75B9">
        <w:rPr>
          <w:sz w:val="22"/>
          <w:szCs w:val="22"/>
        </w:rPr>
        <w:t xml:space="preserve">t is unlikely that directed fisheries will be prosecuted until conditions improve. </w:t>
      </w:r>
      <w:r>
        <w:rPr>
          <w:sz w:val="22"/>
          <w:szCs w:val="22"/>
        </w:rPr>
        <w:t xml:space="preserve">From </w:t>
      </w:r>
      <w:r w:rsidR="00774079">
        <w:rPr>
          <w:sz w:val="22"/>
          <w:szCs w:val="22"/>
        </w:rPr>
        <w:t>201</w:t>
      </w:r>
      <w:r w:rsidR="0072419A">
        <w:rPr>
          <w:sz w:val="22"/>
          <w:szCs w:val="22"/>
        </w:rPr>
        <w:t>5</w:t>
      </w:r>
      <w:r w:rsidR="00774079">
        <w:rPr>
          <w:sz w:val="22"/>
          <w:szCs w:val="22"/>
        </w:rPr>
        <w:t xml:space="preserve"> to 2019</w:t>
      </w:r>
      <w:r>
        <w:rPr>
          <w:sz w:val="22"/>
          <w:szCs w:val="22"/>
        </w:rPr>
        <w:t>, e</w:t>
      </w:r>
      <w:r w:rsidRPr="005A75B9">
        <w:rPr>
          <w:sz w:val="22"/>
          <w:szCs w:val="22"/>
        </w:rPr>
        <w:t xml:space="preserve">scapements were </w:t>
      </w:r>
      <w:r>
        <w:rPr>
          <w:sz w:val="22"/>
          <w:szCs w:val="22"/>
        </w:rPr>
        <w:t>below</w:t>
      </w:r>
      <w:r w:rsidRPr="005A75B9">
        <w:rPr>
          <w:sz w:val="22"/>
          <w:szCs w:val="22"/>
        </w:rPr>
        <w:t xml:space="preserve"> the escapement goal range in </w:t>
      </w:r>
      <w:r w:rsidR="00B14941">
        <w:rPr>
          <w:sz w:val="22"/>
          <w:szCs w:val="22"/>
        </w:rPr>
        <w:t>4</w:t>
      </w:r>
      <w:r w:rsidR="00B14941" w:rsidRPr="005A75B9">
        <w:rPr>
          <w:sz w:val="22"/>
          <w:szCs w:val="22"/>
        </w:rPr>
        <w:t xml:space="preserve"> </w:t>
      </w:r>
      <w:r w:rsidRPr="005A75B9">
        <w:rPr>
          <w:sz w:val="22"/>
          <w:szCs w:val="22"/>
        </w:rPr>
        <w:t>years (Appendix Figure A</w:t>
      </w:r>
      <w:r w:rsidR="004635E3">
        <w:rPr>
          <w:sz w:val="22"/>
          <w:szCs w:val="22"/>
        </w:rPr>
        <w:t>8</w:t>
      </w:r>
      <w:r w:rsidRPr="005A75B9">
        <w:rPr>
          <w:sz w:val="22"/>
          <w:szCs w:val="22"/>
        </w:rPr>
        <w:t>)</w:t>
      </w:r>
      <w:r>
        <w:rPr>
          <w:sz w:val="22"/>
          <w:szCs w:val="22"/>
        </w:rPr>
        <w:t>,</w:t>
      </w:r>
      <w:r w:rsidRPr="00851D64">
        <w:rPr>
          <w:sz w:val="22"/>
          <w:szCs w:val="22"/>
        </w:rPr>
        <w:t xml:space="preserve"> </w:t>
      </w:r>
      <w:r>
        <w:rPr>
          <w:sz w:val="22"/>
          <w:szCs w:val="22"/>
        </w:rPr>
        <w:t xml:space="preserve">and harvest rates averaged </w:t>
      </w:r>
      <w:r w:rsidR="00291966">
        <w:rPr>
          <w:sz w:val="22"/>
          <w:szCs w:val="22"/>
        </w:rPr>
        <w:t>11</w:t>
      </w:r>
      <w:r>
        <w:rPr>
          <w:sz w:val="22"/>
          <w:szCs w:val="22"/>
        </w:rPr>
        <w:t>%</w:t>
      </w:r>
      <w:r w:rsidRPr="005A75B9">
        <w:rPr>
          <w:sz w:val="22"/>
          <w:szCs w:val="22"/>
        </w:rPr>
        <w:t>.</w:t>
      </w:r>
    </w:p>
    <w:p w14:paraId="0E70AD9D" w14:textId="77777777" w:rsidR="00586B57" w:rsidRPr="005A75B9" w:rsidRDefault="00586B57" w:rsidP="00586B57">
      <w:pPr>
        <w:rPr>
          <w:sz w:val="22"/>
          <w:szCs w:val="22"/>
        </w:rPr>
      </w:pPr>
    </w:p>
    <w:p w14:paraId="13C11A1C" w14:textId="481D06F7" w:rsidR="00586B57" w:rsidRPr="005A75B9" w:rsidRDefault="000160FB" w:rsidP="00586B57">
      <w:pPr>
        <w:jc w:val="center"/>
        <w:rPr>
          <w:sz w:val="22"/>
          <w:szCs w:val="22"/>
        </w:rPr>
      </w:pPr>
      <w:r>
        <w:rPr>
          <w:noProof/>
          <w:sz w:val="22"/>
          <w:szCs w:val="22"/>
        </w:rPr>
        <w:drawing>
          <wp:inline distT="0" distB="0" distL="0" distR="0" wp14:anchorId="1667F616" wp14:editId="20C7EED0">
            <wp:extent cx="4306824" cy="3124602"/>
            <wp:effectExtent l="19050" t="19050" r="1778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noFill/>
                    <a:ln w="6350">
                      <a:solidFill>
                        <a:schemeClr val="tx1"/>
                      </a:solidFill>
                    </a:ln>
                  </pic:spPr>
                </pic:pic>
              </a:graphicData>
            </a:graphic>
          </wp:inline>
        </w:drawing>
      </w:r>
    </w:p>
    <w:p w14:paraId="72134EE1" w14:textId="66B40479"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8</w:t>
      </w:r>
      <w:r w:rsidR="00C0127A">
        <w:rPr>
          <w:noProof/>
        </w:rPr>
        <w:fldChar w:fldCharType="end"/>
      </w:r>
      <w:r w:rsidRPr="005A75B9">
        <w:t>.–</w:t>
      </w:r>
      <w:r>
        <w:t xml:space="preserve">Estimated </w:t>
      </w:r>
      <w:proofErr w:type="spellStart"/>
      <w:r w:rsidRPr="006A2587">
        <w:t>Taku</w:t>
      </w:r>
      <w:proofErr w:type="spellEnd"/>
      <w:r w:rsidRPr="006A2587">
        <w:t xml:space="preserve"> River Chinook salmon escapements, 1975–</w:t>
      </w:r>
      <w:r w:rsidR="007774D5">
        <w:rPr>
          <w:szCs w:val="22"/>
        </w:rPr>
        <w:t>2019</w:t>
      </w:r>
      <w:r w:rsidRPr="006A2587">
        <w:t>, and biological escapement goal range of 19,000–36,000 large spawners.</w:t>
      </w:r>
      <w:r>
        <w:br w:type="page"/>
      </w:r>
    </w:p>
    <w:p w14:paraId="69C5FC1B" w14:textId="5A29EFEE" w:rsidR="00586B57" w:rsidRPr="005A75B9" w:rsidRDefault="00586B57" w:rsidP="00AF16C2">
      <w:pPr>
        <w:pStyle w:val="Caption"/>
        <w:pBdr>
          <w:bottom w:val="single" w:sz="4" w:space="1" w:color="auto"/>
        </w:pBdr>
        <w:rPr>
          <w:szCs w:val="22"/>
        </w:rPr>
      </w:pPr>
      <w:bookmarkStart w:id="244" w:name="_Toc51147352"/>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9</w:t>
      </w:r>
      <w:r w:rsidR="00C0127A">
        <w:rPr>
          <w:noProof/>
        </w:rPr>
        <w:fldChar w:fldCharType="end"/>
      </w:r>
      <w:r w:rsidRPr="005A75B9">
        <w:t>.–</w:t>
      </w:r>
      <w:proofErr w:type="spellStart"/>
      <w:r w:rsidRPr="005A75B9">
        <w:rPr>
          <w:szCs w:val="22"/>
        </w:rPr>
        <w:t>Chilkat</w:t>
      </w:r>
      <w:proofErr w:type="spellEnd"/>
      <w:r w:rsidRPr="005A75B9">
        <w:rPr>
          <w:szCs w:val="22"/>
        </w:rPr>
        <w:t xml:space="preserve"> River Chinook salmon.</w:t>
      </w:r>
      <w:bookmarkEnd w:id="244"/>
    </w:p>
    <w:p w14:paraId="6B658713" w14:textId="77777777" w:rsidR="00586B57" w:rsidRPr="005A75B9" w:rsidRDefault="00586B57" w:rsidP="00586B57">
      <w:pPr>
        <w:rPr>
          <w:sz w:val="22"/>
          <w:szCs w:val="22"/>
        </w:rPr>
      </w:pPr>
      <w:r w:rsidRPr="005A75B9">
        <w:rPr>
          <w:sz w:val="22"/>
          <w:szCs w:val="22"/>
        </w:rPr>
        <w:t xml:space="preserve">The </w:t>
      </w:r>
      <w:proofErr w:type="spellStart"/>
      <w:r w:rsidRPr="005A75B9">
        <w:rPr>
          <w:sz w:val="22"/>
          <w:szCs w:val="22"/>
        </w:rPr>
        <w:t>Chilkat</w:t>
      </w:r>
      <w:proofErr w:type="spellEnd"/>
      <w:r w:rsidRPr="005A75B9">
        <w:rPr>
          <w:sz w:val="22"/>
          <w:szCs w:val="22"/>
        </w:rPr>
        <w:t xml:space="preserve"> River is a glacial system located near Haines, Alaska, </w:t>
      </w:r>
      <w:r>
        <w:rPr>
          <w:sz w:val="22"/>
          <w:szCs w:val="22"/>
        </w:rPr>
        <w:t>which</w:t>
      </w:r>
      <w:r w:rsidRPr="005A75B9">
        <w:rPr>
          <w:sz w:val="22"/>
          <w:szCs w:val="22"/>
        </w:rPr>
        <w:t xml:space="preserve"> supports a mostly inside-rearing stock of Chinook salmon. </w:t>
      </w:r>
      <w:r>
        <w:rPr>
          <w:sz w:val="22"/>
          <w:szCs w:val="22"/>
        </w:rPr>
        <w:t>This stock is targeted in a</w:t>
      </w:r>
      <w:r w:rsidRPr="005A75B9">
        <w:rPr>
          <w:sz w:val="22"/>
          <w:szCs w:val="22"/>
        </w:rPr>
        <w:t xml:space="preserve"> relatively small terminal marine sport fishery in </w:t>
      </w:r>
      <w:proofErr w:type="spellStart"/>
      <w:r w:rsidRPr="005A75B9">
        <w:rPr>
          <w:sz w:val="22"/>
          <w:szCs w:val="22"/>
        </w:rPr>
        <w:t>Chilkat</w:t>
      </w:r>
      <w:proofErr w:type="spellEnd"/>
      <w:r w:rsidRPr="005A75B9">
        <w:rPr>
          <w:sz w:val="22"/>
          <w:szCs w:val="22"/>
        </w:rPr>
        <w:t xml:space="preserve"> Inlet</w:t>
      </w:r>
      <w:r>
        <w:rPr>
          <w:sz w:val="22"/>
          <w:szCs w:val="22"/>
        </w:rPr>
        <w:t xml:space="preserve"> and</w:t>
      </w:r>
      <w:r w:rsidRPr="005A75B9">
        <w:rPr>
          <w:sz w:val="22"/>
          <w:szCs w:val="22"/>
        </w:rPr>
        <w:t xml:space="preserve"> is also harvested incidentally in mixed stock sport, and commercial drift gillnet and troll fisheries</w:t>
      </w:r>
      <w:r>
        <w:rPr>
          <w:sz w:val="22"/>
          <w:szCs w:val="22"/>
        </w:rPr>
        <w:t>,</w:t>
      </w:r>
      <w:r w:rsidRPr="005A75B9">
        <w:rPr>
          <w:sz w:val="22"/>
          <w:szCs w:val="22"/>
        </w:rPr>
        <w:t xml:space="preserve"> primarily in northern Southeast Alaska. The </w:t>
      </w:r>
      <w:proofErr w:type="spellStart"/>
      <w:r w:rsidRPr="005A75B9">
        <w:rPr>
          <w:sz w:val="22"/>
          <w:szCs w:val="22"/>
        </w:rPr>
        <w:t>Chilkat</w:t>
      </w:r>
      <w:proofErr w:type="spellEnd"/>
      <w:r w:rsidRPr="005A75B9">
        <w:rPr>
          <w:sz w:val="22"/>
          <w:szCs w:val="22"/>
        </w:rPr>
        <w:t xml:space="preserve"> stock is also harvested incidentally in </w:t>
      </w:r>
      <w:proofErr w:type="spellStart"/>
      <w:r w:rsidRPr="005A75B9">
        <w:rPr>
          <w:sz w:val="22"/>
          <w:szCs w:val="22"/>
        </w:rPr>
        <w:t>Chilkat</w:t>
      </w:r>
      <w:proofErr w:type="spellEnd"/>
      <w:r w:rsidRPr="005A75B9">
        <w:rPr>
          <w:sz w:val="22"/>
          <w:szCs w:val="22"/>
        </w:rPr>
        <w:t xml:space="preserve"> Inlet and </w:t>
      </w:r>
      <w:proofErr w:type="spellStart"/>
      <w:r w:rsidRPr="005A75B9">
        <w:rPr>
          <w:sz w:val="22"/>
          <w:szCs w:val="22"/>
        </w:rPr>
        <w:t>Chilkat</w:t>
      </w:r>
      <w:proofErr w:type="spellEnd"/>
      <w:r w:rsidRPr="005A75B9">
        <w:rPr>
          <w:sz w:val="22"/>
          <w:szCs w:val="22"/>
        </w:rPr>
        <w:t xml:space="preserve"> River subsistence fisheries. Lynn Canal fisheries that harvest this stock are managed according to the </w:t>
      </w:r>
      <w:r w:rsidRPr="005A75B9">
        <w:rPr>
          <w:i/>
          <w:sz w:val="22"/>
          <w:szCs w:val="22"/>
        </w:rPr>
        <w:t xml:space="preserve">Lynn Canal and </w:t>
      </w:r>
      <w:proofErr w:type="spellStart"/>
      <w:r w:rsidRPr="005A75B9">
        <w:rPr>
          <w:i/>
          <w:sz w:val="22"/>
          <w:szCs w:val="22"/>
        </w:rPr>
        <w:t>Chilkat</w:t>
      </w:r>
      <w:proofErr w:type="spellEnd"/>
      <w:r w:rsidRPr="005A75B9">
        <w:rPr>
          <w:i/>
          <w:sz w:val="22"/>
          <w:szCs w:val="22"/>
        </w:rPr>
        <w:t xml:space="preserve"> River King Salmon Fishery Management Plan</w:t>
      </w:r>
      <w:r w:rsidRPr="005A75B9">
        <w:rPr>
          <w:sz w:val="22"/>
          <w:szCs w:val="22"/>
        </w:rPr>
        <w:t xml:space="preserve"> (5 AAC 33.384) to achieve escapements within the escapement goal range. Escapements are based on estimates of large </w:t>
      </w:r>
      <w:r>
        <w:rPr>
          <w:sz w:val="22"/>
          <w:szCs w:val="22"/>
        </w:rPr>
        <w:t>spawner</w:t>
      </w:r>
      <w:r w:rsidRPr="005A75B9">
        <w:rPr>
          <w:sz w:val="22"/>
          <w:szCs w:val="22"/>
        </w:rPr>
        <w:t xml:space="preserve"> abundance from a mark</w:t>
      </w:r>
      <w:r>
        <w:rPr>
          <w:sz w:val="22"/>
          <w:szCs w:val="22"/>
        </w:rPr>
        <w:t>–</w:t>
      </w:r>
      <w:r w:rsidRPr="005A75B9">
        <w:rPr>
          <w:sz w:val="22"/>
          <w:szCs w:val="22"/>
        </w:rPr>
        <w:t>recapture program conducted annually since 1991. Escapement data are relatively precise, with CVs for annual escapements averaging 1</w:t>
      </w:r>
      <w:r>
        <w:rPr>
          <w:sz w:val="22"/>
          <w:szCs w:val="22"/>
        </w:rPr>
        <w:t>4</w:t>
      </w:r>
      <w:r w:rsidRPr="005A75B9">
        <w:rPr>
          <w:sz w:val="22"/>
          <w:szCs w:val="22"/>
        </w:rPr>
        <w:t xml:space="preserve">% since 1991. From 1975 to 1992, aerial survey counts were conducted on two small clear-water tributaries. Radio telemetry studies conducted </w:t>
      </w:r>
      <w:r>
        <w:rPr>
          <w:sz w:val="22"/>
          <w:szCs w:val="22"/>
        </w:rPr>
        <w:t xml:space="preserve">in </w:t>
      </w:r>
      <w:r w:rsidRPr="005A75B9">
        <w:rPr>
          <w:sz w:val="22"/>
          <w:szCs w:val="22"/>
        </w:rPr>
        <w:t>1991</w:t>
      </w:r>
      <w:r>
        <w:rPr>
          <w:sz w:val="22"/>
          <w:szCs w:val="22"/>
        </w:rPr>
        <w:t xml:space="preserve"> and </w:t>
      </w:r>
      <w:r w:rsidRPr="005A75B9">
        <w:rPr>
          <w:sz w:val="22"/>
          <w:szCs w:val="22"/>
        </w:rPr>
        <w:t>1992, however, showed that survey counts were not representative of escapement in the entire drainage and the surveys were discontinued. Smolts have been coded-wire</w:t>
      </w:r>
      <w:r w:rsidR="00C01EDD">
        <w:rPr>
          <w:sz w:val="22"/>
          <w:szCs w:val="22"/>
        </w:rPr>
        <w:t>-</w:t>
      </w:r>
      <w:r w:rsidRPr="005A75B9">
        <w:rPr>
          <w:sz w:val="22"/>
          <w:szCs w:val="22"/>
        </w:rPr>
        <w:t xml:space="preserve">tagged at relatively high rates (8–10%) </w:t>
      </w:r>
      <w:r>
        <w:rPr>
          <w:sz w:val="22"/>
          <w:szCs w:val="22"/>
        </w:rPr>
        <w:t>since</w:t>
      </w:r>
      <w:r w:rsidRPr="005A75B9">
        <w:rPr>
          <w:sz w:val="22"/>
          <w:szCs w:val="22"/>
        </w:rPr>
        <w:t xml:space="preserve"> 1999; additional wild-stock tagging occurred in three prior years.</w:t>
      </w:r>
    </w:p>
    <w:p w14:paraId="30FBD9FE" w14:textId="157548BE" w:rsidR="00586B57" w:rsidRDefault="00586B57" w:rsidP="00586B57">
      <w:pPr>
        <w:rPr>
          <w:sz w:val="22"/>
          <w:szCs w:val="22"/>
        </w:rPr>
      </w:pPr>
      <w:r w:rsidRPr="005A75B9">
        <w:rPr>
          <w:b/>
          <w:sz w:val="22"/>
          <w:szCs w:val="22"/>
        </w:rPr>
        <w:t>Escapement Goals and Stock Status:</w:t>
      </w:r>
      <w:r w:rsidRPr="005A75B9">
        <w:rPr>
          <w:sz w:val="22"/>
          <w:szCs w:val="22"/>
        </w:rPr>
        <w:t xml:space="preserve"> In 1981, ADF&amp;G established an escapement goal of 2,000 large fish, based on the assumed fraction of the escapement represented by survey counts</w:t>
      </w:r>
      <w:r>
        <w:rPr>
          <w:sz w:val="22"/>
          <w:szCs w:val="22"/>
        </w:rPr>
        <w:t xml:space="preserve"> </w:t>
      </w:r>
      <w:r w:rsidRPr="005A75B9">
        <w:rPr>
          <w:sz w:val="22"/>
          <w:szCs w:val="22"/>
        </w:rPr>
        <w:t>(now discontinued</w:t>
      </w:r>
      <w:r>
        <w:rPr>
          <w:sz w:val="22"/>
          <w:szCs w:val="22"/>
        </w:rPr>
        <w:t>)</w:t>
      </w:r>
      <w:r w:rsidRPr="005A75B9">
        <w:rPr>
          <w:sz w:val="22"/>
          <w:szCs w:val="22"/>
        </w:rPr>
        <w:t>. The current biological escapement goal range of 1,750</w:t>
      </w:r>
      <w:r>
        <w:rPr>
          <w:sz w:val="22"/>
          <w:szCs w:val="22"/>
        </w:rPr>
        <w:t xml:space="preserve"> to </w:t>
      </w:r>
      <w:r w:rsidRPr="005A75B9">
        <w:rPr>
          <w:sz w:val="22"/>
          <w:szCs w:val="22"/>
        </w:rPr>
        <w:t>3,500 large spawners was established in 2003, based on a stock-recruit analysis by Ericksen and McPherson (2004). In 2003, the Board of Fisheries also adopted an inriver goal of 1,850</w:t>
      </w:r>
      <w:r>
        <w:rPr>
          <w:sz w:val="22"/>
          <w:szCs w:val="22"/>
        </w:rPr>
        <w:t xml:space="preserve"> to </w:t>
      </w:r>
      <w:r w:rsidRPr="005A75B9">
        <w:rPr>
          <w:sz w:val="22"/>
          <w:szCs w:val="22"/>
        </w:rPr>
        <w:t xml:space="preserve">3,600 large fish (5 AAC 33.384) to account for incidental harvest in the </w:t>
      </w:r>
      <w:proofErr w:type="spellStart"/>
      <w:r w:rsidRPr="005A75B9">
        <w:rPr>
          <w:sz w:val="22"/>
          <w:szCs w:val="22"/>
        </w:rPr>
        <w:t>Chilkat</w:t>
      </w:r>
      <w:proofErr w:type="spellEnd"/>
      <w:r w:rsidRPr="005A75B9">
        <w:rPr>
          <w:sz w:val="22"/>
          <w:szCs w:val="22"/>
        </w:rPr>
        <w:t xml:space="preserve"> River subsistence sockeye salmon fishery. The </w:t>
      </w:r>
      <w:proofErr w:type="spellStart"/>
      <w:r w:rsidRPr="005A75B9">
        <w:rPr>
          <w:sz w:val="22"/>
          <w:szCs w:val="22"/>
        </w:rPr>
        <w:t>Chilkat</w:t>
      </w:r>
      <w:proofErr w:type="spellEnd"/>
      <w:r w:rsidRPr="005A75B9">
        <w:rPr>
          <w:sz w:val="22"/>
          <w:szCs w:val="22"/>
        </w:rPr>
        <w:t xml:space="preserve"> River stock, like other Chinook salmon stocks in Alaska, has recently experienced a decline in productivity. Coded</w:t>
      </w:r>
      <w:r w:rsidR="00AE47EB">
        <w:rPr>
          <w:sz w:val="22"/>
          <w:szCs w:val="22"/>
        </w:rPr>
        <w:t xml:space="preserve"> </w:t>
      </w:r>
      <w:r w:rsidRPr="005A75B9">
        <w:rPr>
          <w:sz w:val="22"/>
          <w:szCs w:val="22"/>
        </w:rPr>
        <w:t>wire tag information suggests harvest rates have been low, at about 2</w:t>
      </w:r>
      <w:r>
        <w:rPr>
          <w:sz w:val="22"/>
          <w:szCs w:val="22"/>
        </w:rPr>
        <w:t>4</w:t>
      </w:r>
      <w:r w:rsidRPr="005A75B9">
        <w:rPr>
          <w:sz w:val="22"/>
          <w:szCs w:val="22"/>
        </w:rPr>
        <w:t xml:space="preserve">% for recent brood years. </w:t>
      </w:r>
      <w:r>
        <w:rPr>
          <w:sz w:val="22"/>
          <w:szCs w:val="22"/>
        </w:rPr>
        <w:t xml:space="preserve">From </w:t>
      </w:r>
      <w:r w:rsidR="00774079">
        <w:rPr>
          <w:sz w:val="22"/>
          <w:szCs w:val="22"/>
        </w:rPr>
        <w:t>201</w:t>
      </w:r>
      <w:r w:rsidR="0072419A">
        <w:rPr>
          <w:sz w:val="22"/>
          <w:szCs w:val="22"/>
        </w:rPr>
        <w:t>5</w:t>
      </w:r>
      <w:r w:rsidR="00774079">
        <w:rPr>
          <w:sz w:val="22"/>
          <w:szCs w:val="22"/>
        </w:rPr>
        <w:t xml:space="preserve"> to 2019</w:t>
      </w:r>
      <w:r>
        <w:rPr>
          <w:sz w:val="22"/>
          <w:szCs w:val="22"/>
        </w:rPr>
        <w:t>, e</w:t>
      </w:r>
      <w:r w:rsidRPr="005A75B9">
        <w:rPr>
          <w:sz w:val="22"/>
          <w:szCs w:val="22"/>
        </w:rPr>
        <w:t xml:space="preserve">scapements were below the escapement goal range in </w:t>
      </w:r>
      <w:r w:rsidR="0072419A">
        <w:rPr>
          <w:sz w:val="22"/>
          <w:szCs w:val="22"/>
        </w:rPr>
        <w:t>3</w:t>
      </w:r>
      <w:r w:rsidR="0072419A" w:rsidRPr="005A75B9">
        <w:rPr>
          <w:sz w:val="22"/>
          <w:szCs w:val="22"/>
        </w:rPr>
        <w:t xml:space="preserve"> </w:t>
      </w:r>
      <w:r>
        <w:rPr>
          <w:sz w:val="22"/>
          <w:szCs w:val="22"/>
        </w:rPr>
        <w:t xml:space="preserve">years </w:t>
      </w:r>
      <w:r w:rsidRPr="005A75B9">
        <w:rPr>
          <w:sz w:val="22"/>
          <w:szCs w:val="22"/>
        </w:rPr>
        <w:t>(Appendix Figure A</w:t>
      </w:r>
      <w:r w:rsidR="004635E3">
        <w:rPr>
          <w:sz w:val="22"/>
          <w:szCs w:val="22"/>
        </w:rPr>
        <w:t>9</w:t>
      </w:r>
      <w:r w:rsidRPr="005A75B9">
        <w:rPr>
          <w:sz w:val="22"/>
          <w:szCs w:val="22"/>
        </w:rPr>
        <w:t>)</w:t>
      </w:r>
      <w:r>
        <w:rPr>
          <w:sz w:val="22"/>
          <w:szCs w:val="22"/>
        </w:rPr>
        <w:t>, and harvest rates averaged 1</w:t>
      </w:r>
      <w:r w:rsidR="00291966">
        <w:rPr>
          <w:sz w:val="22"/>
          <w:szCs w:val="22"/>
        </w:rPr>
        <w:t>1</w:t>
      </w:r>
      <w:r>
        <w:rPr>
          <w:sz w:val="22"/>
          <w:szCs w:val="22"/>
        </w:rPr>
        <w:t>%</w:t>
      </w:r>
      <w:r w:rsidRPr="005A75B9">
        <w:rPr>
          <w:sz w:val="22"/>
          <w:szCs w:val="22"/>
        </w:rPr>
        <w:t>.</w:t>
      </w:r>
    </w:p>
    <w:p w14:paraId="48E6A2F0" w14:textId="77777777" w:rsidR="00586B57" w:rsidRPr="005A75B9" w:rsidRDefault="00586B57" w:rsidP="00586B57">
      <w:pPr>
        <w:rPr>
          <w:sz w:val="22"/>
          <w:szCs w:val="22"/>
        </w:rPr>
      </w:pPr>
    </w:p>
    <w:p w14:paraId="5305BDD5" w14:textId="1EFFA495" w:rsidR="00586B57" w:rsidRPr="005A75B9" w:rsidRDefault="000160FB" w:rsidP="00586B57">
      <w:pPr>
        <w:jc w:val="center"/>
        <w:rPr>
          <w:sz w:val="22"/>
          <w:szCs w:val="22"/>
        </w:rPr>
      </w:pPr>
      <w:r>
        <w:rPr>
          <w:noProof/>
          <w:sz w:val="22"/>
          <w:szCs w:val="22"/>
        </w:rPr>
        <w:drawing>
          <wp:inline distT="0" distB="0" distL="0" distR="0" wp14:anchorId="2482F7F0" wp14:editId="0CDA7A5A">
            <wp:extent cx="4306824" cy="3124602"/>
            <wp:effectExtent l="19050" t="19050" r="1778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1E507CC2" w14:textId="5AB650D7"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9</w:t>
      </w:r>
      <w:r w:rsidR="00C0127A">
        <w:rPr>
          <w:noProof/>
        </w:rPr>
        <w:fldChar w:fldCharType="end"/>
      </w:r>
      <w:r w:rsidRPr="005A75B9">
        <w:t>.–</w:t>
      </w:r>
      <w:proofErr w:type="spellStart"/>
      <w:r w:rsidRPr="006A2587">
        <w:t>Chilkat</w:t>
      </w:r>
      <w:proofErr w:type="spellEnd"/>
      <w:r w:rsidRPr="006A2587">
        <w:t xml:space="preserve"> River Chinook salmon escapements (mark–recapture estimates), 1991–</w:t>
      </w:r>
      <w:r w:rsidR="007774D5">
        <w:rPr>
          <w:szCs w:val="22"/>
        </w:rPr>
        <w:t>2019</w:t>
      </w:r>
      <w:r w:rsidRPr="006A2587">
        <w:t>, and biological escapement goal range of 1,750–3,500 large spawners.</w:t>
      </w:r>
      <w:r>
        <w:br w:type="page"/>
      </w:r>
    </w:p>
    <w:p w14:paraId="10CED2EE" w14:textId="7BBE8256" w:rsidR="00586B57" w:rsidRPr="005A75B9" w:rsidRDefault="00586B57" w:rsidP="00AF16C2">
      <w:pPr>
        <w:pStyle w:val="Caption"/>
        <w:pBdr>
          <w:bottom w:val="single" w:sz="4" w:space="1" w:color="auto"/>
        </w:pBdr>
        <w:rPr>
          <w:szCs w:val="22"/>
        </w:rPr>
      </w:pPr>
      <w:bookmarkStart w:id="245" w:name="_Toc51147353"/>
      <w:r w:rsidRPr="005A75B9">
        <w:lastRenderedPageBreak/>
        <w:t>Appendix A</w:t>
      </w:r>
      <w:r w:rsidR="00C0127A">
        <w:rPr>
          <w:noProof/>
        </w:rPr>
        <w:fldChar w:fldCharType="begin"/>
      </w:r>
      <w:r w:rsidR="00C0127A">
        <w:rPr>
          <w:noProof/>
        </w:rPr>
        <w:instrText xml:space="preserve"> SEQ Appendix_A \* ARABIC </w:instrText>
      </w:r>
      <w:r w:rsidR="00C0127A">
        <w:rPr>
          <w:noProof/>
        </w:rPr>
        <w:fldChar w:fldCharType="separate"/>
      </w:r>
      <w:r w:rsidR="008D0E59">
        <w:rPr>
          <w:noProof/>
        </w:rPr>
        <w:t>10</w:t>
      </w:r>
      <w:r w:rsidR="00C0127A">
        <w:rPr>
          <w:noProof/>
        </w:rPr>
        <w:fldChar w:fldCharType="end"/>
      </w:r>
      <w:r w:rsidRPr="005A75B9">
        <w:t xml:space="preserve">.–Alsek and </w:t>
      </w:r>
      <w:proofErr w:type="spellStart"/>
      <w:r w:rsidRPr="005A75B9">
        <w:t>Klukshu</w:t>
      </w:r>
      <w:proofErr w:type="spellEnd"/>
      <w:r w:rsidRPr="005A75B9">
        <w:t xml:space="preserve"> </w:t>
      </w:r>
      <w:r w:rsidRPr="005A75B9">
        <w:rPr>
          <w:szCs w:val="22"/>
        </w:rPr>
        <w:t>river Chinook salmon.</w:t>
      </w:r>
      <w:bookmarkEnd w:id="245"/>
    </w:p>
    <w:p w14:paraId="697EADA1" w14:textId="7A6B216C" w:rsidR="00586B57" w:rsidRPr="005A75B9" w:rsidRDefault="00586B57" w:rsidP="00586B57">
      <w:pPr>
        <w:rPr>
          <w:sz w:val="22"/>
          <w:szCs w:val="22"/>
        </w:rPr>
      </w:pPr>
      <w:r w:rsidRPr="005A75B9">
        <w:rPr>
          <w:sz w:val="22"/>
          <w:szCs w:val="22"/>
        </w:rPr>
        <w:t>The Alsek River is a transboundary glacial system that originates in southwestern Yukon and northwestern British Columbia and flows into the Gulf of Alaska</w:t>
      </w:r>
      <w:r w:rsidR="00D3553E">
        <w:rPr>
          <w:sz w:val="22"/>
          <w:szCs w:val="22"/>
        </w:rPr>
        <w:t xml:space="preserve"> approximately</w:t>
      </w:r>
      <w:r w:rsidRPr="005A75B9">
        <w:rPr>
          <w:sz w:val="22"/>
          <w:szCs w:val="22"/>
        </w:rPr>
        <w:t xml:space="preserve">80 km southeast of Yakutat. This river supports an outside-rearing stock of Chinook salmon. Since 1976, the principle means of indexing escapement has been through a weir operated at the </w:t>
      </w:r>
      <w:proofErr w:type="spellStart"/>
      <w:r w:rsidRPr="005A75B9">
        <w:rPr>
          <w:sz w:val="22"/>
          <w:szCs w:val="22"/>
        </w:rPr>
        <w:t>Klukshu</w:t>
      </w:r>
      <w:proofErr w:type="spellEnd"/>
      <w:r w:rsidRPr="005A75B9">
        <w:rPr>
          <w:sz w:val="22"/>
          <w:szCs w:val="22"/>
        </w:rPr>
        <w:t xml:space="preserve"> River, one of 51 tributaries of the </w:t>
      </w:r>
      <w:proofErr w:type="spellStart"/>
      <w:r w:rsidRPr="005A75B9">
        <w:rPr>
          <w:sz w:val="22"/>
          <w:szCs w:val="22"/>
        </w:rPr>
        <w:t>Tatshenshini</w:t>
      </w:r>
      <w:proofErr w:type="spellEnd"/>
      <w:r w:rsidRPr="005A75B9">
        <w:rPr>
          <w:sz w:val="22"/>
          <w:szCs w:val="22"/>
        </w:rPr>
        <w:t xml:space="preserve"> River, the principal salmon-producing branch of the Alsek River. Mark</w:t>
      </w:r>
      <w:r>
        <w:rPr>
          <w:sz w:val="22"/>
          <w:szCs w:val="22"/>
        </w:rPr>
        <w:t>–</w:t>
      </w:r>
      <w:r w:rsidRPr="005A75B9">
        <w:rPr>
          <w:sz w:val="22"/>
          <w:szCs w:val="22"/>
        </w:rPr>
        <w:t>recapture studies of total escapement in the Alsek River were conducted from 1998 to 2004. Concurrent mark</w:t>
      </w:r>
      <w:r>
        <w:rPr>
          <w:sz w:val="22"/>
          <w:szCs w:val="22"/>
        </w:rPr>
        <w:t>–</w:t>
      </w:r>
      <w:r w:rsidRPr="005A75B9">
        <w:rPr>
          <w:sz w:val="22"/>
          <w:szCs w:val="22"/>
        </w:rPr>
        <w:t xml:space="preserve">recapture </w:t>
      </w:r>
      <w:r>
        <w:rPr>
          <w:sz w:val="22"/>
          <w:szCs w:val="22"/>
        </w:rPr>
        <w:t xml:space="preserve">estimates </w:t>
      </w:r>
      <w:r w:rsidRPr="005A75B9">
        <w:rPr>
          <w:sz w:val="22"/>
          <w:szCs w:val="22"/>
        </w:rPr>
        <w:t xml:space="preserve">and </w:t>
      </w:r>
      <w:r w:rsidR="00995FA0">
        <w:rPr>
          <w:sz w:val="22"/>
          <w:szCs w:val="22"/>
        </w:rPr>
        <w:t>measures of inriver run (we</w:t>
      </w:r>
      <w:r w:rsidRPr="005A75B9">
        <w:rPr>
          <w:sz w:val="22"/>
          <w:szCs w:val="22"/>
        </w:rPr>
        <w:t xml:space="preserve">ir counts </w:t>
      </w:r>
      <w:r w:rsidR="00995FA0">
        <w:rPr>
          <w:sz w:val="22"/>
          <w:szCs w:val="22"/>
        </w:rPr>
        <w:t xml:space="preserve">plus any downstream harvest in the </w:t>
      </w:r>
      <w:proofErr w:type="spellStart"/>
      <w:r w:rsidR="00995FA0">
        <w:rPr>
          <w:sz w:val="22"/>
          <w:szCs w:val="22"/>
        </w:rPr>
        <w:t>Klukshu</w:t>
      </w:r>
      <w:proofErr w:type="spellEnd"/>
      <w:r w:rsidR="00995FA0">
        <w:rPr>
          <w:sz w:val="22"/>
          <w:szCs w:val="22"/>
        </w:rPr>
        <w:t xml:space="preserve"> River) </w:t>
      </w:r>
      <w:r w:rsidRPr="005A75B9">
        <w:rPr>
          <w:sz w:val="22"/>
          <w:szCs w:val="22"/>
        </w:rPr>
        <w:t xml:space="preserve">were used to estimate the </w:t>
      </w:r>
      <w:proofErr w:type="spellStart"/>
      <w:r w:rsidR="00995FA0">
        <w:rPr>
          <w:sz w:val="22"/>
          <w:szCs w:val="22"/>
        </w:rPr>
        <w:t>Klukshu</w:t>
      </w:r>
      <w:proofErr w:type="spellEnd"/>
      <w:r w:rsidR="00995FA0">
        <w:rPr>
          <w:sz w:val="22"/>
          <w:szCs w:val="22"/>
        </w:rPr>
        <w:t xml:space="preserve"> </w:t>
      </w:r>
      <w:proofErr w:type="spellStart"/>
      <w:r w:rsidR="00995FA0">
        <w:rPr>
          <w:sz w:val="22"/>
          <w:szCs w:val="22"/>
        </w:rPr>
        <w:t>inriver</w:t>
      </w:r>
      <w:proofErr w:type="spellEnd"/>
      <w:r w:rsidR="00995FA0">
        <w:rPr>
          <w:sz w:val="22"/>
          <w:szCs w:val="22"/>
        </w:rPr>
        <w:t xml:space="preserve"> run</w:t>
      </w:r>
      <w:r w:rsidR="00D3553E">
        <w:rPr>
          <w:sz w:val="22"/>
          <w:szCs w:val="22"/>
        </w:rPr>
        <w:t xml:space="preserve"> </w:t>
      </w:r>
      <w:r w:rsidRPr="005A75B9">
        <w:rPr>
          <w:sz w:val="22"/>
          <w:szCs w:val="22"/>
        </w:rPr>
        <w:t>expansion factor of 4.0.</w:t>
      </w:r>
    </w:p>
    <w:p w14:paraId="3BD7EA08" w14:textId="267D5F89" w:rsidR="00586B57" w:rsidRDefault="00586B57" w:rsidP="00586B57">
      <w:pPr>
        <w:rPr>
          <w:sz w:val="22"/>
          <w:szCs w:val="22"/>
        </w:rPr>
      </w:pPr>
      <w:r w:rsidRPr="005A75B9">
        <w:rPr>
          <w:b/>
          <w:sz w:val="22"/>
          <w:szCs w:val="22"/>
        </w:rPr>
        <w:t>Escapement Goals and Stock Status:</w:t>
      </w:r>
      <w:r w:rsidRPr="005A75B9">
        <w:rPr>
          <w:sz w:val="22"/>
          <w:szCs w:val="22"/>
        </w:rPr>
        <w:t xml:space="preserve"> In 1998, a biological escapement goal of 1,100</w:t>
      </w:r>
      <w:r>
        <w:rPr>
          <w:sz w:val="22"/>
          <w:szCs w:val="22"/>
        </w:rPr>
        <w:t xml:space="preserve"> to </w:t>
      </w:r>
      <w:r w:rsidRPr="005A75B9">
        <w:rPr>
          <w:sz w:val="22"/>
          <w:szCs w:val="22"/>
        </w:rPr>
        <w:t xml:space="preserve">2,300 Chinook salmon was established for the </w:t>
      </w:r>
      <w:proofErr w:type="spellStart"/>
      <w:r w:rsidRPr="005A75B9">
        <w:rPr>
          <w:sz w:val="22"/>
          <w:szCs w:val="22"/>
        </w:rPr>
        <w:t>Klukshu</w:t>
      </w:r>
      <w:proofErr w:type="spellEnd"/>
      <w:r w:rsidRPr="005A75B9">
        <w:rPr>
          <w:sz w:val="22"/>
          <w:szCs w:val="22"/>
        </w:rPr>
        <w:t xml:space="preserve"> River (McPherson et al. 1998). </w:t>
      </w:r>
      <w:r>
        <w:rPr>
          <w:sz w:val="22"/>
          <w:szCs w:val="22"/>
        </w:rPr>
        <w:t xml:space="preserve">Unlike other Chinook salmon escapement goals in Southeast Alaska which are germane only to large fish, </w:t>
      </w:r>
      <w:r w:rsidR="00DC5B60">
        <w:rPr>
          <w:sz w:val="22"/>
          <w:szCs w:val="22"/>
        </w:rPr>
        <w:t xml:space="preserve">both </w:t>
      </w:r>
      <w:r>
        <w:rPr>
          <w:sz w:val="22"/>
          <w:szCs w:val="22"/>
        </w:rPr>
        <w:t xml:space="preserve">the Alsek </w:t>
      </w:r>
      <w:r w:rsidR="00DC5B60">
        <w:rPr>
          <w:sz w:val="22"/>
          <w:szCs w:val="22"/>
        </w:rPr>
        <w:t xml:space="preserve">and </w:t>
      </w:r>
      <w:proofErr w:type="spellStart"/>
      <w:r w:rsidR="00DC5B60">
        <w:rPr>
          <w:sz w:val="22"/>
          <w:szCs w:val="22"/>
        </w:rPr>
        <w:t>Klukshu</w:t>
      </w:r>
      <w:proofErr w:type="spellEnd"/>
      <w:r w:rsidR="00DC5B60">
        <w:rPr>
          <w:sz w:val="22"/>
          <w:szCs w:val="22"/>
        </w:rPr>
        <w:t xml:space="preserve"> </w:t>
      </w:r>
      <w:r>
        <w:rPr>
          <w:sz w:val="22"/>
          <w:szCs w:val="22"/>
        </w:rPr>
        <w:t>goal</w:t>
      </w:r>
      <w:r w:rsidR="00DC5B60">
        <w:rPr>
          <w:sz w:val="22"/>
          <w:szCs w:val="22"/>
        </w:rPr>
        <w:t>s</w:t>
      </w:r>
      <w:r>
        <w:rPr>
          <w:sz w:val="22"/>
          <w:szCs w:val="22"/>
        </w:rPr>
        <w:t xml:space="preserve"> </w:t>
      </w:r>
      <w:r w:rsidRPr="00604BEC">
        <w:rPr>
          <w:sz w:val="22"/>
          <w:szCs w:val="22"/>
        </w:rPr>
        <w:t xml:space="preserve">includes </w:t>
      </w:r>
      <w:r w:rsidRPr="00112D9D">
        <w:rPr>
          <w:sz w:val="22"/>
          <w:szCs w:val="22"/>
        </w:rPr>
        <w:t xml:space="preserve">2-ocean (4-year old) </w:t>
      </w:r>
      <w:r>
        <w:rPr>
          <w:sz w:val="22"/>
          <w:szCs w:val="22"/>
        </w:rPr>
        <w:t xml:space="preserve">aged </w:t>
      </w:r>
      <w:r w:rsidRPr="00112D9D">
        <w:rPr>
          <w:sz w:val="22"/>
          <w:szCs w:val="22"/>
        </w:rPr>
        <w:t>fish.</w:t>
      </w:r>
      <w:r w:rsidRPr="00604BEC">
        <w:rPr>
          <w:sz w:val="22"/>
          <w:szCs w:val="22"/>
        </w:rPr>
        <w:t xml:space="preserve"> In 2013, the goal was revised to </w:t>
      </w:r>
      <w:r>
        <w:rPr>
          <w:sz w:val="22"/>
          <w:szCs w:val="22"/>
        </w:rPr>
        <w:t xml:space="preserve">a </w:t>
      </w:r>
      <w:r w:rsidRPr="00604BEC">
        <w:rPr>
          <w:sz w:val="22"/>
          <w:szCs w:val="22"/>
        </w:rPr>
        <w:t>biological escapement goal of 800 to 1,2</w:t>
      </w:r>
      <w:r w:rsidRPr="005A75B9">
        <w:rPr>
          <w:sz w:val="22"/>
          <w:szCs w:val="22"/>
        </w:rPr>
        <w:t xml:space="preserve">00 fish for the </w:t>
      </w:r>
      <w:proofErr w:type="spellStart"/>
      <w:r w:rsidRPr="005A75B9">
        <w:rPr>
          <w:sz w:val="22"/>
          <w:szCs w:val="22"/>
        </w:rPr>
        <w:t>Klukshu</w:t>
      </w:r>
      <w:proofErr w:type="spellEnd"/>
      <w:r w:rsidRPr="005A75B9">
        <w:rPr>
          <w:sz w:val="22"/>
          <w:szCs w:val="22"/>
        </w:rPr>
        <w:t xml:space="preserve"> River</w:t>
      </w:r>
      <w:r>
        <w:rPr>
          <w:sz w:val="22"/>
          <w:szCs w:val="22"/>
        </w:rPr>
        <w:t xml:space="preserve">, with a corresponding </w:t>
      </w:r>
      <w:r w:rsidR="00D3553E">
        <w:rPr>
          <w:sz w:val="22"/>
          <w:szCs w:val="22"/>
        </w:rPr>
        <w:t xml:space="preserve">drainagewide </w:t>
      </w:r>
      <w:r>
        <w:rPr>
          <w:sz w:val="22"/>
          <w:szCs w:val="22"/>
        </w:rPr>
        <w:t xml:space="preserve">Alsek </w:t>
      </w:r>
      <w:r w:rsidR="00D3553E">
        <w:rPr>
          <w:sz w:val="22"/>
          <w:szCs w:val="22"/>
        </w:rPr>
        <w:t>River</w:t>
      </w:r>
      <w:r w:rsidR="00D3553E" w:rsidRPr="005A75B9">
        <w:rPr>
          <w:sz w:val="22"/>
          <w:szCs w:val="22"/>
        </w:rPr>
        <w:t xml:space="preserve"> </w:t>
      </w:r>
      <w:r w:rsidRPr="005A75B9">
        <w:rPr>
          <w:sz w:val="22"/>
          <w:szCs w:val="22"/>
        </w:rPr>
        <w:t>biological escapement goal of 3,500</w:t>
      </w:r>
      <w:r>
        <w:rPr>
          <w:sz w:val="22"/>
          <w:szCs w:val="22"/>
        </w:rPr>
        <w:t xml:space="preserve"> to </w:t>
      </w:r>
      <w:r w:rsidRPr="005A75B9">
        <w:rPr>
          <w:sz w:val="22"/>
          <w:szCs w:val="22"/>
        </w:rPr>
        <w:t>5,300 fish based on run-reconstruction and stock-recruit analysis (Bernard and Jones 2010; TTC 2014).</w:t>
      </w:r>
      <w:r>
        <w:rPr>
          <w:sz w:val="22"/>
          <w:szCs w:val="22"/>
        </w:rPr>
        <w:t xml:space="preserve"> </w:t>
      </w:r>
      <w:r w:rsidRPr="00A32083">
        <w:rPr>
          <w:sz w:val="22"/>
          <w:szCs w:val="22"/>
        </w:rPr>
        <w:t xml:space="preserve">Because the drainagewide escapement is a simple linear expansion of the </w:t>
      </w:r>
      <w:proofErr w:type="spellStart"/>
      <w:r w:rsidRPr="00A32083">
        <w:rPr>
          <w:sz w:val="22"/>
          <w:szCs w:val="22"/>
        </w:rPr>
        <w:t>Klukshu</w:t>
      </w:r>
      <w:proofErr w:type="spellEnd"/>
      <w:r w:rsidRPr="00A32083">
        <w:rPr>
          <w:sz w:val="22"/>
          <w:szCs w:val="22"/>
        </w:rPr>
        <w:t xml:space="preserve"> River escapement and for consistency with other index systems in Southeast </w:t>
      </w:r>
      <w:r w:rsidR="00D3553E">
        <w:rPr>
          <w:sz w:val="22"/>
          <w:szCs w:val="22"/>
        </w:rPr>
        <w:t xml:space="preserve">Alaska </w:t>
      </w:r>
      <w:r>
        <w:rPr>
          <w:sz w:val="22"/>
          <w:szCs w:val="22"/>
        </w:rPr>
        <w:t>that</w:t>
      </w:r>
      <w:r w:rsidRPr="00A32083">
        <w:rPr>
          <w:sz w:val="22"/>
          <w:szCs w:val="22"/>
        </w:rPr>
        <w:t xml:space="preserve"> report total drainagewide escapements, the </w:t>
      </w:r>
      <w:r w:rsidR="00D3553E">
        <w:rPr>
          <w:sz w:val="22"/>
          <w:szCs w:val="22"/>
        </w:rPr>
        <w:t xml:space="preserve">drainagewide </w:t>
      </w:r>
      <w:r w:rsidRPr="00A32083">
        <w:rPr>
          <w:sz w:val="22"/>
          <w:szCs w:val="22"/>
        </w:rPr>
        <w:t xml:space="preserve">Alsek </w:t>
      </w:r>
      <w:r w:rsidR="00D3553E">
        <w:rPr>
          <w:sz w:val="22"/>
          <w:szCs w:val="22"/>
        </w:rPr>
        <w:t xml:space="preserve">River </w:t>
      </w:r>
      <w:r w:rsidRPr="00A32083">
        <w:rPr>
          <w:sz w:val="22"/>
          <w:szCs w:val="22"/>
        </w:rPr>
        <w:t xml:space="preserve">escapement goal is the preferred escapement goal performance metric and the </w:t>
      </w:r>
      <w:proofErr w:type="spellStart"/>
      <w:r w:rsidRPr="00A32083">
        <w:rPr>
          <w:sz w:val="22"/>
          <w:szCs w:val="22"/>
        </w:rPr>
        <w:t>Klukshu</w:t>
      </w:r>
      <w:proofErr w:type="spellEnd"/>
      <w:r w:rsidRPr="00A32083">
        <w:rPr>
          <w:sz w:val="22"/>
          <w:szCs w:val="22"/>
        </w:rPr>
        <w:t xml:space="preserve"> </w:t>
      </w:r>
      <w:r w:rsidR="00D3553E">
        <w:rPr>
          <w:sz w:val="22"/>
          <w:szCs w:val="22"/>
        </w:rPr>
        <w:t xml:space="preserve">River </w:t>
      </w:r>
      <w:r w:rsidRPr="00A32083">
        <w:rPr>
          <w:sz w:val="22"/>
          <w:szCs w:val="22"/>
        </w:rPr>
        <w:t xml:space="preserve">goal </w:t>
      </w:r>
      <w:r w:rsidR="00B14941">
        <w:rPr>
          <w:sz w:val="22"/>
          <w:szCs w:val="22"/>
        </w:rPr>
        <w:t>was eliminated during the 2017/2018 Board of Fisheries cycle</w:t>
      </w:r>
      <w:r w:rsidR="00D3553E">
        <w:rPr>
          <w:sz w:val="22"/>
          <w:szCs w:val="22"/>
        </w:rPr>
        <w:t xml:space="preserve"> (Heinl et al. 2017)</w:t>
      </w:r>
      <w:r w:rsidRPr="00A32083">
        <w:rPr>
          <w:sz w:val="22"/>
          <w:szCs w:val="22"/>
        </w:rPr>
        <w:t>.</w:t>
      </w:r>
      <w:r w:rsidRPr="005A75B9">
        <w:rPr>
          <w:sz w:val="22"/>
          <w:szCs w:val="22"/>
        </w:rPr>
        <w:t xml:space="preserve"> </w:t>
      </w:r>
    </w:p>
    <w:p w14:paraId="653A0800" w14:textId="32C6C8F6" w:rsidR="00586B57" w:rsidRPr="005A75B9" w:rsidRDefault="00586B57" w:rsidP="00586B57">
      <w:pPr>
        <w:rPr>
          <w:sz w:val="22"/>
          <w:szCs w:val="22"/>
        </w:rPr>
      </w:pPr>
      <w:r w:rsidRPr="005A75B9">
        <w:rPr>
          <w:sz w:val="22"/>
          <w:szCs w:val="22"/>
        </w:rPr>
        <w:t xml:space="preserve">Directed Canadian sport and </w:t>
      </w:r>
      <w:r>
        <w:rPr>
          <w:sz w:val="22"/>
          <w:szCs w:val="22"/>
        </w:rPr>
        <w:t>A</w:t>
      </w:r>
      <w:r w:rsidRPr="005A75B9">
        <w:rPr>
          <w:sz w:val="22"/>
          <w:szCs w:val="22"/>
        </w:rPr>
        <w:t xml:space="preserve">boriginal fisheries occur in various upriver sections of the Alsek River. </w:t>
      </w:r>
      <w:r>
        <w:rPr>
          <w:sz w:val="22"/>
          <w:szCs w:val="22"/>
        </w:rPr>
        <w:t>In the U.S., s</w:t>
      </w:r>
      <w:r w:rsidRPr="005A75B9">
        <w:rPr>
          <w:sz w:val="22"/>
          <w:szCs w:val="22"/>
        </w:rPr>
        <w:t xml:space="preserve">ome </w:t>
      </w:r>
      <w:r>
        <w:rPr>
          <w:sz w:val="22"/>
          <w:szCs w:val="22"/>
        </w:rPr>
        <w:t>fish</w:t>
      </w:r>
      <w:r w:rsidRPr="005A75B9">
        <w:rPr>
          <w:sz w:val="22"/>
          <w:szCs w:val="22"/>
        </w:rPr>
        <w:t xml:space="preserve"> are caught as bycatch in the </w:t>
      </w:r>
      <w:r>
        <w:rPr>
          <w:sz w:val="22"/>
          <w:szCs w:val="22"/>
        </w:rPr>
        <w:t xml:space="preserve">commercial set gillnet </w:t>
      </w:r>
      <w:r w:rsidRPr="005A75B9">
        <w:rPr>
          <w:sz w:val="22"/>
          <w:szCs w:val="22"/>
        </w:rPr>
        <w:t xml:space="preserve">sockeye </w:t>
      </w:r>
      <w:r>
        <w:rPr>
          <w:sz w:val="22"/>
          <w:szCs w:val="22"/>
        </w:rPr>
        <w:t xml:space="preserve">salmon and subsistence </w:t>
      </w:r>
      <w:r w:rsidRPr="005A75B9">
        <w:rPr>
          <w:sz w:val="22"/>
          <w:szCs w:val="22"/>
        </w:rPr>
        <w:t>fisher</w:t>
      </w:r>
      <w:r>
        <w:rPr>
          <w:sz w:val="22"/>
          <w:szCs w:val="22"/>
        </w:rPr>
        <w:t>ies</w:t>
      </w:r>
      <w:r w:rsidRPr="005A75B9">
        <w:rPr>
          <w:sz w:val="22"/>
          <w:szCs w:val="22"/>
        </w:rPr>
        <w:t xml:space="preserve"> that take place in the lower river and at Dry Bay</w:t>
      </w:r>
      <w:r>
        <w:rPr>
          <w:sz w:val="22"/>
          <w:szCs w:val="22"/>
        </w:rPr>
        <w:t xml:space="preserve">. </w:t>
      </w:r>
      <w:r w:rsidRPr="005A75B9">
        <w:rPr>
          <w:sz w:val="22"/>
          <w:szCs w:val="22"/>
        </w:rPr>
        <w:t xml:space="preserve">The Alsek River stock, like other Chinook salmon stocks in Alaska, has recently experienced a decline in productivity. </w:t>
      </w:r>
      <w:r>
        <w:rPr>
          <w:sz w:val="22"/>
          <w:szCs w:val="22"/>
        </w:rPr>
        <w:t>H</w:t>
      </w:r>
      <w:r w:rsidRPr="005A75B9">
        <w:rPr>
          <w:sz w:val="22"/>
          <w:szCs w:val="22"/>
        </w:rPr>
        <w:t xml:space="preserve">arvest rates </w:t>
      </w:r>
      <w:r>
        <w:rPr>
          <w:sz w:val="22"/>
          <w:szCs w:val="22"/>
        </w:rPr>
        <w:t>for</w:t>
      </w:r>
      <w:r w:rsidRPr="005A75B9">
        <w:rPr>
          <w:sz w:val="22"/>
          <w:szCs w:val="22"/>
        </w:rPr>
        <w:t xml:space="preserve"> this stock are some of the lowest observed </w:t>
      </w:r>
      <w:r>
        <w:rPr>
          <w:sz w:val="22"/>
          <w:szCs w:val="22"/>
        </w:rPr>
        <w:t>for</w:t>
      </w:r>
      <w:r w:rsidRPr="005A75B9">
        <w:rPr>
          <w:sz w:val="22"/>
          <w:szCs w:val="22"/>
        </w:rPr>
        <w:t xml:space="preserve"> a wild Chinook salmon stock</w:t>
      </w:r>
      <w:r>
        <w:rPr>
          <w:sz w:val="22"/>
          <w:szCs w:val="22"/>
        </w:rPr>
        <w:t xml:space="preserve"> and have </w:t>
      </w:r>
      <w:r w:rsidRPr="00110722">
        <w:rPr>
          <w:sz w:val="22"/>
          <w:szCs w:val="22"/>
        </w:rPr>
        <w:t>averaged</w:t>
      </w:r>
      <w:r w:rsidRPr="00112D9D">
        <w:rPr>
          <w:sz w:val="22"/>
          <w:szCs w:val="22"/>
        </w:rPr>
        <w:t xml:space="preserve"> </w:t>
      </w:r>
      <w:r>
        <w:rPr>
          <w:sz w:val="22"/>
          <w:szCs w:val="22"/>
        </w:rPr>
        <w:t xml:space="preserve">only </w:t>
      </w:r>
      <w:r w:rsidRPr="00112D9D">
        <w:rPr>
          <w:sz w:val="22"/>
          <w:szCs w:val="22"/>
        </w:rPr>
        <w:t>about 12%</w:t>
      </w:r>
      <w:r>
        <w:rPr>
          <w:sz w:val="22"/>
          <w:szCs w:val="22"/>
        </w:rPr>
        <w:t xml:space="preserve"> since 1976</w:t>
      </w:r>
      <w:r w:rsidRPr="00110722">
        <w:rPr>
          <w:sz w:val="22"/>
          <w:szCs w:val="22"/>
        </w:rPr>
        <w:t>.</w:t>
      </w:r>
      <w:r>
        <w:rPr>
          <w:sz w:val="22"/>
          <w:szCs w:val="22"/>
        </w:rPr>
        <w:t xml:space="preserve"> From </w:t>
      </w:r>
      <w:r w:rsidR="00774079">
        <w:rPr>
          <w:sz w:val="22"/>
          <w:szCs w:val="22"/>
        </w:rPr>
        <w:t>201</w:t>
      </w:r>
      <w:r w:rsidR="00D3553E">
        <w:rPr>
          <w:sz w:val="22"/>
          <w:szCs w:val="22"/>
        </w:rPr>
        <w:t>5</w:t>
      </w:r>
      <w:r w:rsidR="00774079">
        <w:rPr>
          <w:sz w:val="22"/>
          <w:szCs w:val="22"/>
        </w:rPr>
        <w:t xml:space="preserve"> to 2019</w:t>
      </w:r>
      <w:r>
        <w:rPr>
          <w:sz w:val="22"/>
          <w:szCs w:val="22"/>
        </w:rPr>
        <w:t>, e</w:t>
      </w:r>
      <w:r w:rsidRPr="005A75B9">
        <w:rPr>
          <w:sz w:val="22"/>
          <w:szCs w:val="22"/>
        </w:rPr>
        <w:t xml:space="preserve">scapements </w:t>
      </w:r>
      <w:r>
        <w:rPr>
          <w:sz w:val="22"/>
          <w:szCs w:val="22"/>
        </w:rPr>
        <w:t xml:space="preserve">in the </w:t>
      </w:r>
      <w:r w:rsidRPr="005A75B9">
        <w:rPr>
          <w:sz w:val="22"/>
          <w:szCs w:val="22"/>
        </w:rPr>
        <w:t xml:space="preserve">Alsek </w:t>
      </w:r>
      <w:r>
        <w:rPr>
          <w:sz w:val="22"/>
          <w:szCs w:val="22"/>
        </w:rPr>
        <w:t>River were below</w:t>
      </w:r>
      <w:r w:rsidRPr="005A75B9">
        <w:rPr>
          <w:sz w:val="22"/>
          <w:szCs w:val="22"/>
        </w:rPr>
        <w:t xml:space="preserve"> the escapement goal range in </w:t>
      </w:r>
      <w:r w:rsidR="00D3553E">
        <w:rPr>
          <w:sz w:val="22"/>
          <w:szCs w:val="22"/>
        </w:rPr>
        <w:t>2</w:t>
      </w:r>
      <w:r w:rsidR="00D3553E" w:rsidRPr="005A75B9">
        <w:rPr>
          <w:sz w:val="22"/>
          <w:szCs w:val="22"/>
        </w:rPr>
        <w:t xml:space="preserve"> </w:t>
      </w:r>
      <w:r w:rsidRPr="005A75B9">
        <w:rPr>
          <w:sz w:val="22"/>
          <w:szCs w:val="22"/>
        </w:rPr>
        <w:t>years (Appendix Figures A</w:t>
      </w:r>
      <w:r w:rsidR="004635E3">
        <w:rPr>
          <w:sz w:val="22"/>
          <w:szCs w:val="22"/>
        </w:rPr>
        <w:t>10</w:t>
      </w:r>
      <w:r w:rsidRPr="005A75B9">
        <w:rPr>
          <w:sz w:val="22"/>
          <w:szCs w:val="22"/>
        </w:rPr>
        <w:t>)</w:t>
      </w:r>
      <w:r>
        <w:rPr>
          <w:sz w:val="22"/>
          <w:szCs w:val="22"/>
        </w:rPr>
        <w:t>,</w:t>
      </w:r>
      <w:r w:rsidRPr="00531A68">
        <w:rPr>
          <w:sz w:val="22"/>
          <w:szCs w:val="22"/>
        </w:rPr>
        <w:t xml:space="preserve"> </w:t>
      </w:r>
      <w:r>
        <w:rPr>
          <w:sz w:val="22"/>
          <w:szCs w:val="22"/>
        </w:rPr>
        <w:t xml:space="preserve">and harvest rates averaged </w:t>
      </w:r>
      <w:r w:rsidR="00291966">
        <w:rPr>
          <w:sz w:val="22"/>
          <w:szCs w:val="22"/>
        </w:rPr>
        <w:t>6</w:t>
      </w:r>
      <w:r>
        <w:rPr>
          <w:sz w:val="22"/>
          <w:szCs w:val="22"/>
        </w:rPr>
        <w:t>%</w:t>
      </w:r>
      <w:r w:rsidRPr="005A75B9">
        <w:rPr>
          <w:sz w:val="22"/>
          <w:szCs w:val="22"/>
        </w:rPr>
        <w:t>.</w:t>
      </w:r>
    </w:p>
    <w:p w14:paraId="7E51D2B2" w14:textId="4B036B3E" w:rsidR="00586B57" w:rsidRPr="005A75B9" w:rsidRDefault="000160FB" w:rsidP="00586B57">
      <w:pPr>
        <w:jc w:val="center"/>
      </w:pPr>
      <w:r>
        <w:rPr>
          <w:noProof/>
        </w:rPr>
        <w:drawing>
          <wp:inline distT="0" distB="0" distL="0" distR="0" wp14:anchorId="1177B48D" wp14:editId="3F333097">
            <wp:extent cx="4306824" cy="3124602"/>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240CE9AE" w14:textId="6E330313" w:rsidR="00586B57" w:rsidRDefault="00586B57" w:rsidP="006A2587">
      <w:pPr>
        <w:pStyle w:val="Caption"/>
      </w:pPr>
      <w:r w:rsidRPr="005A75B9">
        <w:t>Appendix Figure A</w:t>
      </w:r>
      <w:r w:rsidR="00C0127A">
        <w:rPr>
          <w:noProof/>
        </w:rPr>
        <w:fldChar w:fldCharType="begin"/>
      </w:r>
      <w:r w:rsidR="00C0127A">
        <w:rPr>
          <w:noProof/>
        </w:rPr>
        <w:instrText xml:space="preserve"> SEQ Appendix_Figure_A \* ARABIC </w:instrText>
      </w:r>
      <w:r w:rsidR="00C0127A">
        <w:rPr>
          <w:noProof/>
        </w:rPr>
        <w:fldChar w:fldCharType="separate"/>
      </w:r>
      <w:r w:rsidR="008D0E59">
        <w:rPr>
          <w:noProof/>
        </w:rPr>
        <w:t>10</w:t>
      </w:r>
      <w:r w:rsidR="00C0127A">
        <w:rPr>
          <w:noProof/>
        </w:rPr>
        <w:fldChar w:fldCharType="end"/>
      </w:r>
      <w:r w:rsidRPr="005A75B9">
        <w:t>.–</w:t>
      </w:r>
      <w:r>
        <w:t xml:space="preserve">Estimated </w:t>
      </w:r>
      <w:r w:rsidRPr="005A75B9">
        <w:t>Alsek River Chinook salmon escapements, 1976–</w:t>
      </w:r>
      <w:r w:rsidR="007774D5">
        <w:t>2019</w:t>
      </w:r>
      <w:r w:rsidRPr="005A75B9">
        <w:t xml:space="preserve">, and biological escapement goal </w:t>
      </w:r>
      <w:r>
        <w:t xml:space="preserve">range </w:t>
      </w:r>
      <w:r w:rsidRPr="005A75B9">
        <w:t>of 3,500–5,300 fish.</w:t>
      </w:r>
      <w:r>
        <w:br w:type="page"/>
      </w:r>
    </w:p>
    <w:p w14:paraId="1E6D8B29" w14:textId="435729B2" w:rsidR="00BA633F" w:rsidRPr="005A75B9" w:rsidRDefault="00BA633F" w:rsidP="00AF16C2">
      <w:pPr>
        <w:pStyle w:val="Caption"/>
        <w:pBdr>
          <w:bottom w:val="single" w:sz="4" w:space="1" w:color="auto"/>
        </w:pBdr>
        <w:rPr>
          <w:szCs w:val="22"/>
        </w:rPr>
      </w:pPr>
      <w:bookmarkStart w:id="246" w:name="_Toc51147354"/>
      <w:r w:rsidRPr="005A75B9">
        <w:lastRenderedPageBreak/>
        <w:t>Appendix A</w:t>
      </w:r>
      <w:r w:rsidR="00BD469F" w:rsidRPr="005A75B9">
        <w:fldChar w:fldCharType="begin"/>
      </w:r>
      <w:r w:rsidR="00CF0260" w:rsidRPr="005A75B9">
        <w:instrText xml:space="preserve"> SEQ Appendix_A \* ARABIC </w:instrText>
      </w:r>
      <w:r w:rsidR="00BD469F" w:rsidRPr="005A75B9">
        <w:fldChar w:fldCharType="separate"/>
      </w:r>
      <w:r w:rsidR="008D0E59">
        <w:rPr>
          <w:noProof/>
        </w:rPr>
        <w:t>11</w:t>
      </w:r>
      <w:r w:rsidR="00BD469F" w:rsidRPr="005A75B9">
        <w:fldChar w:fldCharType="end"/>
      </w:r>
      <w:r w:rsidRPr="005A75B9">
        <w:t>.–</w:t>
      </w:r>
      <w:proofErr w:type="spellStart"/>
      <w:r w:rsidRPr="005A75B9">
        <w:rPr>
          <w:szCs w:val="22"/>
        </w:rPr>
        <w:t>Situk</w:t>
      </w:r>
      <w:proofErr w:type="spellEnd"/>
      <w:r w:rsidRPr="005A75B9">
        <w:rPr>
          <w:szCs w:val="22"/>
        </w:rPr>
        <w:t xml:space="preserve"> River Chinook </w:t>
      </w:r>
      <w:r w:rsidR="00D47038" w:rsidRPr="005A75B9">
        <w:rPr>
          <w:szCs w:val="22"/>
        </w:rPr>
        <w:t>salmon</w:t>
      </w:r>
      <w:r w:rsidRPr="005A75B9">
        <w:rPr>
          <w:szCs w:val="22"/>
        </w:rPr>
        <w:t>.</w:t>
      </w:r>
      <w:bookmarkEnd w:id="236"/>
      <w:bookmarkEnd w:id="246"/>
    </w:p>
    <w:p w14:paraId="6B805A4A" w14:textId="7E1F0191" w:rsidR="006E1BE7" w:rsidRPr="005A75B9" w:rsidRDefault="006E1BE7">
      <w:pPr>
        <w:rPr>
          <w:sz w:val="22"/>
          <w:szCs w:val="22"/>
        </w:rPr>
      </w:pPr>
      <w:r w:rsidRPr="005A75B9">
        <w:rPr>
          <w:sz w:val="22"/>
          <w:szCs w:val="22"/>
        </w:rPr>
        <w:t xml:space="preserve">The </w:t>
      </w:r>
      <w:proofErr w:type="spellStart"/>
      <w:r w:rsidRPr="005A75B9">
        <w:rPr>
          <w:sz w:val="22"/>
          <w:szCs w:val="22"/>
        </w:rPr>
        <w:t>Situk</w:t>
      </w:r>
      <w:proofErr w:type="spellEnd"/>
      <w:r w:rsidRPr="005A75B9">
        <w:rPr>
          <w:sz w:val="22"/>
          <w:szCs w:val="22"/>
        </w:rPr>
        <w:t xml:space="preserve"> River is a clearwater system located near Yakutat, Alaska, that supports an outside-rearing stock of Chinook salmon. </w:t>
      </w:r>
      <w:proofErr w:type="spellStart"/>
      <w:r w:rsidRPr="005A75B9">
        <w:rPr>
          <w:sz w:val="22"/>
          <w:szCs w:val="22"/>
        </w:rPr>
        <w:t>Situk</w:t>
      </w:r>
      <w:proofErr w:type="spellEnd"/>
      <w:r w:rsidRPr="005A75B9">
        <w:rPr>
          <w:sz w:val="22"/>
          <w:szCs w:val="22"/>
        </w:rPr>
        <w:t xml:space="preserve">-origin Chinook salmon are harvested primarily in directed sport, commercial, and subsistence fisheries located </w:t>
      </w:r>
      <w:proofErr w:type="spellStart"/>
      <w:r w:rsidRPr="005A75B9">
        <w:rPr>
          <w:sz w:val="22"/>
          <w:szCs w:val="22"/>
        </w:rPr>
        <w:t>inriver</w:t>
      </w:r>
      <w:proofErr w:type="spellEnd"/>
      <w:r w:rsidRPr="005A75B9">
        <w:rPr>
          <w:sz w:val="22"/>
          <w:szCs w:val="22"/>
        </w:rPr>
        <w:t xml:space="preserve">, in the </w:t>
      </w:r>
      <w:proofErr w:type="spellStart"/>
      <w:r w:rsidRPr="005A75B9">
        <w:rPr>
          <w:sz w:val="22"/>
          <w:szCs w:val="22"/>
        </w:rPr>
        <w:t>Situk-Ahrnklin</w:t>
      </w:r>
      <w:proofErr w:type="spellEnd"/>
      <w:r w:rsidRPr="005A75B9">
        <w:rPr>
          <w:sz w:val="22"/>
          <w:szCs w:val="22"/>
        </w:rPr>
        <w:t xml:space="preserve"> inlet, and in nearby surf waters. Fisheries that target this stock are managed according to the </w:t>
      </w:r>
      <w:proofErr w:type="spellStart"/>
      <w:r w:rsidRPr="005A75B9">
        <w:rPr>
          <w:i/>
          <w:sz w:val="22"/>
          <w:szCs w:val="22"/>
        </w:rPr>
        <w:t>Situk-Ahrnklin</w:t>
      </w:r>
      <w:proofErr w:type="spellEnd"/>
      <w:r w:rsidRPr="005A75B9">
        <w:rPr>
          <w:i/>
          <w:sz w:val="22"/>
          <w:szCs w:val="22"/>
        </w:rPr>
        <w:t xml:space="preserve"> Inlet and Lost River King Salmon Fisheries Management Plan </w:t>
      </w:r>
      <w:r w:rsidRPr="005A75B9">
        <w:rPr>
          <w:sz w:val="22"/>
          <w:szCs w:val="22"/>
        </w:rPr>
        <w:t>(5 AAC 30.365) to achieve escapements within the escapement goal range. Escapement</w:t>
      </w:r>
      <w:r w:rsidR="00BD07B0">
        <w:rPr>
          <w:sz w:val="22"/>
          <w:szCs w:val="22"/>
        </w:rPr>
        <w:t>s</w:t>
      </w:r>
      <w:r w:rsidRPr="005A75B9">
        <w:rPr>
          <w:sz w:val="22"/>
          <w:szCs w:val="22"/>
        </w:rPr>
        <w:t xml:space="preserve"> are based on weir counts minus upstream sport fishery harvests, which are estimated from an on-site creel survey and a post-season mail-out survey. The weir has been operated annually since </w:t>
      </w:r>
      <w:r w:rsidR="000B40E0" w:rsidRPr="005A75B9">
        <w:rPr>
          <w:sz w:val="22"/>
          <w:szCs w:val="22"/>
        </w:rPr>
        <w:t>1976 and</w:t>
      </w:r>
      <w:r w:rsidRPr="005A75B9">
        <w:rPr>
          <w:sz w:val="22"/>
          <w:szCs w:val="22"/>
        </w:rPr>
        <w:t xml:space="preserve"> was also operated from 1928 to 1955. </w:t>
      </w:r>
    </w:p>
    <w:p w14:paraId="3614C424" w14:textId="6032E559" w:rsidR="00AD6DCF" w:rsidRDefault="00BA633F">
      <w:pPr>
        <w:rPr>
          <w:sz w:val="22"/>
          <w:szCs w:val="22"/>
        </w:rPr>
      </w:pPr>
      <w:r w:rsidRPr="005A75B9">
        <w:rPr>
          <w:b/>
          <w:sz w:val="22"/>
          <w:szCs w:val="22"/>
        </w:rPr>
        <w:t>Escapement Goals</w:t>
      </w:r>
      <w:r w:rsidR="00EB63A9" w:rsidRPr="005A75B9">
        <w:rPr>
          <w:b/>
          <w:sz w:val="22"/>
          <w:szCs w:val="22"/>
        </w:rPr>
        <w:t xml:space="preserve"> and Stock Status</w:t>
      </w:r>
      <w:r w:rsidRPr="005A75B9">
        <w:rPr>
          <w:b/>
          <w:sz w:val="22"/>
          <w:szCs w:val="22"/>
        </w:rPr>
        <w:t>:</w:t>
      </w:r>
      <w:r w:rsidRPr="005A75B9">
        <w:rPr>
          <w:sz w:val="22"/>
          <w:szCs w:val="22"/>
        </w:rPr>
        <w:t xml:space="preserve"> </w:t>
      </w:r>
      <w:r w:rsidR="006E1BE7" w:rsidRPr="005A75B9">
        <w:rPr>
          <w:sz w:val="22"/>
          <w:szCs w:val="22"/>
        </w:rPr>
        <w:t>In 1991, ADF&amp;G established an escapement goal of 600 large spawners, based on stock-recruit analysis</w:t>
      </w:r>
      <w:r w:rsidR="004A0C71">
        <w:rPr>
          <w:sz w:val="22"/>
          <w:szCs w:val="22"/>
        </w:rPr>
        <w:t>,</w:t>
      </w:r>
      <w:r w:rsidR="00412FA7">
        <w:rPr>
          <w:sz w:val="22"/>
          <w:szCs w:val="22"/>
        </w:rPr>
        <w:t xml:space="preserve"> and in 1997 th</w:t>
      </w:r>
      <w:r w:rsidR="004A0C71">
        <w:rPr>
          <w:sz w:val="22"/>
          <w:szCs w:val="22"/>
        </w:rPr>
        <w:t>e</w:t>
      </w:r>
      <w:r w:rsidR="006E1BE7" w:rsidRPr="005A75B9">
        <w:rPr>
          <w:sz w:val="22"/>
          <w:szCs w:val="22"/>
        </w:rPr>
        <w:t xml:space="preserve"> escapement goal was revised to a range of 50</w:t>
      </w:r>
      <w:r w:rsidR="00412FA7">
        <w:rPr>
          <w:sz w:val="22"/>
          <w:szCs w:val="22"/>
        </w:rPr>
        <w:t>0</w:t>
      </w:r>
      <w:r w:rsidR="006B2944">
        <w:rPr>
          <w:sz w:val="22"/>
          <w:szCs w:val="22"/>
        </w:rPr>
        <w:t xml:space="preserve"> to </w:t>
      </w:r>
      <w:r w:rsidR="006E1BE7" w:rsidRPr="005A75B9">
        <w:rPr>
          <w:sz w:val="22"/>
          <w:szCs w:val="22"/>
        </w:rPr>
        <w:t>1,</w:t>
      </w:r>
      <w:r w:rsidR="00412FA7">
        <w:rPr>
          <w:sz w:val="22"/>
          <w:szCs w:val="22"/>
        </w:rPr>
        <w:t>000</w:t>
      </w:r>
      <w:r w:rsidR="00412FA7" w:rsidRPr="005A75B9">
        <w:rPr>
          <w:sz w:val="22"/>
          <w:szCs w:val="22"/>
        </w:rPr>
        <w:t xml:space="preserve"> </w:t>
      </w:r>
      <w:r w:rsidR="004A0C71">
        <w:rPr>
          <w:sz w:val="22"/>
          <w:szCs w:val="22"/>
        </w:rPr>
        <w:t xml:space="preserve">large spawners </w:t>
      </w:r>
      <w:r w:rsidR="006E1BE7" w:rsidRPr="005A75B9">
        <w:rPr>
          <w:sz w:val="22"/>
          <w:szCs w:val="22"/>
        </w:rPr>
        <w:t>(McPherson et al. 2003)</w:t>
      </w:r>
      <w:r w:rsidR="00412FA7">
        <w:rPr>
          <w:sz w:val="22"/>
          <w:szCs w:val="22"/>
        </w:rPr>
        <w:t>. A new biological escapement goal range of 450</w:t>
      </w:r>
      <w:r w:rsidR="006B2944">
        <w:rPr>
          <w:sz w:val="22"/>
          <w:szCs w:val="22"/>
        </w:rPr>
        <w:t xml:space="preserve"> to </w:t>
      </w:r>
      <w:r w:rsidR="00412FA7">
        <w:rPr>
          <w:sz w:val="22"/>
          <w:szCs w:val="22"/>
        </w:rPr>
        <w:t xml:space="preserve">1,050 large spawners was established in 2003 using a more robust dataset and an updated stock-recruit analysis </w:t>
      </w:r>
      <w:r w:rsidR="004A0C71">
        <w:rPr>
          <w:sz w:val="22"/>
          <w:szCs w:val="22"/>
        </w:rPr>
        <w:t>(</w:t>
      </w:r>
      <w:r w:rsidR="00412FA7">
        <w:rPr>
          <w:sz w:val="22"/>
          <w:szCs w:val="22"/>
        </w:rPr>
        <w:t>McPherson et al. 2005).</w:t>
      </w:r>
      <w:r w:rsidR="006E1BE7" w:rsidRPr="005A75B9">
        <w:rPr>
          <w:sz w:val="22"/>
          <w:szCs w:val="22"/>
        </w:rPr>
        <w:t xml:space="preserve"> The </w:t>
      </w:r>
      <w:proofErr w:type="spellStart"/>
      <w:r w:rsidR="006E1BE7" w:rsidRPr="005A75B9">
        <w:rPr>
          <w:sz w:val="22"/>
          <w:szCs w:val="22"/>
        </w:rPr>
        <w:t>Situk</w:t>
      </w:r>
      <w:proofErr w:type="spellEnd"/>
      <w:r w:rsidR="006E1BE7" w:rsidRPr="005A75B9">
        <w:rPr>
          <w:sz w:val="22"/>
          <w:szCs w:val="22"/>
        </w:rPr>
        <w:t xml:space="preserve"> River stock, like other Chinook salmon stocks in Alaska, has recently experienced a decline in productivity. Sport fishery regulations and harvests have been significantly restricted, with partial (above weir) or total closures since 2008. Terminal net fishery harvests for commercial and subsistence fisheries were also curtailed beginning in 2008, but retention of Chinook salmon incidentally harvested in net fisheries continued until 2011. </w:t>
      </w:r>
      <w:r w:rsidR="00172BDD" w:rsidRPr="005A75B9">
        <w:rPr>
          <w:sz w:val="22"/>
          <w:szCs w:val="22"/>
        </w:rPr>
        <w:t>S</w:t>
      </w:r>
      <w:r w:rsidR="006E1BE7" w:rsidRPr="005A75B9">
        <w:rPr>
          <w:sz w:val="22"/>
          <w:szCs w:val="22"/>
        </w:rPr>
        <w:t xml:space="preserve">ignificant management actions have been taken </w:t>
      </w:r>
      <w:r w:rsidR="00172BDD" w:rsidRPr="005A75B9">
        <w:rPr>
          <w:sz w:val="22"/>
          <w:szCs w:val="22"/>
        </w:rPr>
        <w:t xml:space="preserve">since 2011, </w:t>
      </w:r>
      <w:r w:rsidR="006E1BE7" w:rsidRPr="005A75B9">
        <w:rPr>
          <w:sz w:val="22"/>
          <w:szCs w:val="22"/>
        </w:rPr>
        <w:t>and all inlet net fisheries have been closed to the retention of Chinook salmon unless it was apparent the lower bound of the escapement goal would be met (Zeiser</w:t>
      </w:r>
      <w:r w:rsidR="00E364EE">
        <w:rPr>
          <w:sz w:val="22"/>
          <w:szCs w:val="22"/>
        </w:rPr>
        <w:t xml:space="preserve"> and Woods</w:t>
      </w:r>
      <w:r w:rsidR="006E1BE7" w:rsidRPr="005A75B9">
        <w:rPr>
          <w:sz w:val="22"/>
          <w:szCs w:val="22"/>
        </w:rPr>
        <w:t xml:space="preserve"> </w:t>
      </w:r>
      <w:r w:rsidR="0037790C" w:rsidRPr="005A75B9">
        <w:rPr>
          <w:sz w:val="22"/>
          <w:szCs w:val="22"/>
        </w:rPr>
        <w:t>201</w:t>
      </w:r>
      <w:r w:rsidR="0037790C">
        <w:rPr>
          <w:sz w:val="22"/>
          <w:szCs w:val="22"/>
        </w:rPr>
        <w:t>6</w:t>
      </w:r>
      <w:r w:rsidR="006E1BE7" w:rsidRPr="005A75B9">
        <w:rPr>
          <w:sz w:val="22"/>
          <w:szCs w:val="22"/>
        </w:rPr>
        <w:t xml:space="preserve">). Total annual terminal harvest rates for all gear groups combined averaged about 60% from 1990 to 2003; however, harvest rates have been substantially lower since 2004. </w:t>
      </w:r>
      <w:r w:rsidR="00F550FE">
        <w:rPr>
          <w:sz w:val="22"/>
          <w:szCs w:val="22"/>
        </w:rPr>
        <w:t xml:space="preserve">From </w:t>
      </w:r>
      <w:r w:rsidR="00774079">
        <w:rPr>
          <w:sz w:val="22"/>
          <w:szCs w:val="22"/>
        </w:rPr>
        <w:t>201</w:t>
      </w:r>
      <w:r w:rsidR="000B40E0">
        <w:rPr>
          <w:sz w:val="22"/>
          <w:szCs w:val="22"/>
        </w:rPr>
        <w:t>5</w:t>
      </w:r>
      <w:r w:rsidR="00774079">
        <w:rPr>
          <w:sz w:val="22"/>
          <w:szCs w:val="22"/>
        </w:rPr>
        <w:t xml:space="preserve"> to 2019</w:t>
      </w:r>
      <w:r w:rsidR="00112D9D">
        <w:rPr>
          <w:sz w:val="22"/>
          <w:szCs w:val="22"/>
        </w:rPr>
        <w:t>,</w:t>
      </w:r>
      <w:r w:rsidR="00FF601F">
        <w:rPr>
          <w:sz w:val="22"/>
          <w:szCs w:val="22"/>
        </w:rPr>
        <w:t xml:space="preserve"> e</w:t>
      </w:r>
      <w:r w:rsidR="006E1BE7" w:rsidRPr="005A75B9">
        <w:rPr>
          <w:sz w:val="22"/>
          <w:szCs w:val="22"/>
        </w:rPr>
        <w:t xml:space="preserve">scapements </w:t>
      </w:r>
      <w:r w:rsidR="00D52F99" w:rsidRPr="005A75B9">
        <w:rPr>
          <w:sz w:val="22"/>
          <w:szCs w:val="22"/>
        </w:rPr>
        <w:t xml:space="preserve">were </w:t>
      </w:r>
      <w:r w:rsidR="006E1BE7" w:rsidRPr="005A75B9">
        <w:rPr>
          <w:sz w:val="22"/>
          <w:szCs w:val="22"/>
        </w:rPr>
        <w:t>below the escapement goal range in 3 years (Appendix Figure A1</w:t>
      </w:r>
      <w:r w:rsidR="004635E3">
        <w:rPr>
          <w:sz w:val="22"/>
          <w:szCs w:val="22"/>
        </w:rPr>
        <w:t>1</w:t>
      </w:r>
      <w:r w:rsidR="006E1BE7" w:rsidRPr="005A75B9">
        <w:rPr>
          <w:sz w:val="22"/>
          <w:szCs w:val="22"/>
        </w:rPr>
        <w:t>)</w:t>
      </w:r>
      <w:r w:rsidR="00431B73">
        <w:rPr>
          <w:sz w:val="22"/>
          <w:szCs w:val="22"/>
        </w:rPr>
        <w:t xml:space="preserve">, and </w:t>
      </w:r>
      <w:r w:rsidR="00FF601F">
        <w:rPr>
          <w:sz w:val="22"/>
          <w:szCs w:val="22"/>
        </w:rPr>
        <w:t xml:space="preserve">harvest rates </w:t>
      </w:r>
      <w:r w:rsidR="00431B73">
        <w:rPr>
          <w:sz w:val="22"/>
          <w:szCs w:val="22"/>
        </w:rPr>
        <w:t xml:space="preserve">averaged </w:t>
      </w:r>
      <w:r w:rsidR="00291966">
        <w:rPr>
          <w:sz w:val="22"/>
          <w:szCs w:val="22"/>
        </w:rPr>
        <w:t>3</w:t>
      </w:r>
      <w:r w:rsidR="00FF601F">
        <w:rPr>
          <w:sz w:val="22"/>
          <w:szCs w:val="22"/>
        </w:rPr>
        <w:t>%</w:t>
      </w:r>
      <w:r w:rsidR="006E1BE7" w:rsidRPr="005A75B9">
        <w:rPr>
          <w:sz w:val="22"/>
          <w:szCs w:val="22"/>
        </w:rPr>
        <w:t>.</w:t>
      </w:r>
    </w:p>
    <w:p w14:paraId="55B56B46" w14:textId="77777777" w:rsidR="00196AE7" w:rsidRPr="005A75B9" w:rsidRDefault="00196AE7">
      <w:pPr>
        <w:rPr>
          <w:sz w:val="22"/>
          <w:szCs w:val="22"/>
        </w:rPr>
      </w:pPr>
    </w:p>
    <w:p w14:paraId="2BE1403C" w14:textId="3D33E05F" w:rsidR="00484569" w:rsidRPr="005A75B9" w:rsidRDefault="000160FB" w:rsidP="00484569">
      <w:pPr>
        <w:jc w:val="center"/>
        <w:rPr>
          <w:sz w:val="22"/>
          <w:szCs w:val="22"/>
        </w:rPr>
      </w:pPr>
      <w:r>
        <w:rPr>
          <w:noProof/>
          <w:sz w:val="22"/>
          <w:szCs w:val="22"/>
        </w:rPr>
        <w:drawing>
          <wp:inline distT="0" distB="0" distL="0" distR="0" wp14:anchorId="0F37EEE2" wp14:editId="733AD22E">
            <wp:extent cx="4306824" cy="3124602"/>
            <wp:effectExtent l="19050" t="19050" r="1778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6824" cy="3124602"/>
                    </a:xfrm>
                    <a:prstGeom prst="rect">
                      <a:avLst/>
                    </a:prstGeom>
                    <a:ln w="6350" cap="sq">
                      <a:solidFill>
                        <a:srgbClr val="000000"/>
                      </a:solidFill>
                      <a:prstDash val="solid"/>
                      <a:miter lim="800000"/>
                    </a:ln>
                    <a:effectLst/>
                  </pic:spPr>
                </pic:pic>
              </a:graphicData>
            </a:graphic>
          </wp:inline>
        </w:drawing>
      </w:r>
    </w:p>
    <w:p w14:paraId="7B6A1589" w14:textId="4EEC60E9" w:rsidR="00BA633F" w:rsidRPr="005A75B9" w:rsidRDefault="00550511" w:rsidP="00431B73">
      <w:pPr>
        <w:pStyle w:val="Caption"/>
        <w:rPr>
          <w:szCs w:val="22"/>
        </w:rPr>
      </w:pPr>
      <w:bookmarkStart w:id="247" w:name="_Toc395791290"/>
      <w:r w:rsidRPr="005A75B9">
        <w:t>Appendix Figure A</w:t>
      </w:r>
      <w:r w:rsidR="00BD469F" w:rsidRPr="005A75B9">
        <w:fldChar w:fldCharType="begin"/>
      </w:r>
      <w:r w:rsidRPr="005A75B9">
        <w:instrText xml:space="preserve"> SEQ Appendix_Figure_A \* ARABIC </w:instrText>
      </w:r>
      <w:r w:rsidR="00BD469F" w:rsidRPr="005A75B9">
        <w:fldChar w:fldCharType="separate"/>
      </w:r>
      <w:r w:rsidR="008D0E59">
        <w:rPr>
          <w:noProof/>
        </w:rPr>
        <w:t>11</w:t>
      </w:r>
      <w:r w:rsidR="00BD469F" w:rsidRPr="005A75B9">
        <w:fldChar w:fldCharType="end"/>
      </w:r>
      <w:r w:rsidR="00EE22E4" w:rsidRPr="005A75B9">
        <w:t>.–</w:t>
      </w:r>
      <w:proofErr w:type="spellStart"/>
      <w:r w:rsidR="00EE22E4" w:rsidRPr="005A75B9">
        <w:rPr>
          <w:szCs w:val="22"/>
        </w:rPr>
        <w:t>Situk</w:t>
      </w:r>
      <w:proofErr w:type="spellEnd"/>
      <w:r w:rsidR="00EE22E4" w:rsidRPr="005A75B9">
        <w:rPr>
          <w:szCs w:val="22"/>
        </w:rPr>
        <w:t xml:space="preserve"> River Chinook salmon escapements</w:t>
      </w:r>
      <w:r w:rsidR="00431B73">
        <w:rPr>
          <w:szCs w:val="22"/>
        </w:rPr>
        <w:t xml:space="preserve"> (weir counts)</w:t>
      </w:r>
      <w:r w:rsidR="00EE22E4" w:rsidRPr="005A75B9">
        <w:rPr>
          <w:szCs w:val="22"/>
        </w:rPr>
        <w:t>, 1976–</w:t>
      </w:r>
      <w:r w:rsidR="007774D5">
        <w:rPr>
          <w:szCs w:val="22"/>
        </w:rPr>
        <w:t>2019</w:t>
      </w:r>
      <w:r w:rsidR="00EE22E4" w:rsidRPr="005A75B9">
        <w:rPr>
          <w:szCs w:val="22"/>
        </w:rPr>
        <w:t>, and biological escapement goal range of 450–1,050 large spawners.</w:t>
      </w:r>
      <w:bookmarkEnd w:id="247"/>
      <w:r w:rsidR="00EE22E4" w:rsidRPr="005A75B9">
        <w:rPr>
          <w:szCs w:val="22"/>
        </w:rPr>
        <w:t xml:space="preserve"> </w:t>
      </w:r>
      <w:r w:rsidR="00EB63A9" w:rsidRPr="005A75B9">
        <w:rPr>
          <w:szCs w:val="22"/>
        </w:rPr>
        <w:br w:type="page"/>
      </w:r>
    </w:p>
    <w:p w14:paraId="2FC91D82" w14:textId="77777777" w:rsidR="00781A79" w:rsidRPr="005A75B9" w:rsidRDefault="00781A79" w:rsidP="00BA633F">
      <w:pPr>
        <w:rPr>
          <w:sz w:val="22"/>
          <w:szCs w:val="22"/>
        </w:rPr>
      </w:pPr>
    </w:p>
    <w:p w14:paraId="517DDE11" w14:textId="77777777" w:rsidR="00047ABE" w:rsidRPr="005A75B9" w:rsidRDefault="00047ABE" w:rsidP="00047ABE">
      <w:pPr>
        <w:pStyle w:val="Heading1"/>
        <w:spacing w:before="4000"/>
      </w:pPr>
      <w:bookmarkStart w:id="248" w:name="_Toc51147322"/>
      <w:r w:rsidRPr="005A75B9">
        <w:t>Appendix B.</w:t>
      </w:r>
      <w:r w:rsidRPr="005A75B9">
        <w:br/>
        <w:t>Sockeye Salmon</w:t>
      </w:r>
      <w:r w:rsidR="00BC5282" w:rsidRPr="005A75B9">
        <w:t xml:space="preserve"> Escapement Goal Performance</w:t>
      </w:r>
      <w:bookmarkEnd w:id="248"/>
    </w:p>
    <w:p w14:paraId="64BD03D9" w14:textId="77777777" w:rsidR="00047ABE" w:rsidRPr="005A75B9" w:rsidRDefault="00047ABE" w:rsidP="00047ABE">
      <w:pPr>
        <w:pStyle w:val="Caption"/>
        <w:sectPr w:rsidR="00047ABE" w:rsidRPr="005A75B9" w:rsidSect="00106844">
          <w:headerReference w:type="default" r:id="rId56"/>
          <w:footerReference w:type="default" r:id="rId57"/>
          <w:pgSz w:w="12240" w:h="15840" w:code="1"/>
          <w:pgMar w:top="1440" w:right="1440" w:bottom="1440" w:left="1440" w:header="720" w:footer="547" w:gutter="0"/>
          <w:cols w:space="432"/>
          <w:formProt w:val="0"/>
        </w:sectPr>
      </w:pPr>
    </w:p>
    <w:p w14:paraId="42497539" w14:textId="7083A98B" w:rsidR="00047ABE" w:rsidRPr="005A75B9" w:rsidRDefault="00047ABE" w:rsidP="00AF16C2">
      <w:pPr>
        <w:pStyle w:val="Caption"/>
        <w:pBdr>
          <w:bottom w:val="single" w:sz="4" w:space="1" w:color="auto"/>
        </w:pBdr>
      </w:pPr>
      <w:bookmarkStart w:id="249" w:name="_Toc395791312"/>
      <w:bookmarkStart w:id="250" w:name="_Toc51147355"/>
      <w:r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1</w:t>
      </w:r>
      <w:r w:rsidR="00BD469F" w:rsidRPr="005A75B9">
        <w:rPr>
          <w:noProof/>
        </w:rPr>
        <w:fldChar w:fldCharType="end"/>
      </w:r>
      <w:r w:rsidRPr="005A75B9">
        <w:t>.–</w:t>
      </w:r>
      <w:proofErr w:type="spellStart"/>
      <w:r w:rsidRPr="005A75B9">
        <w:t>Situk</w:t>
      </w:r>
      <w:proofErr w:type="spellEnd"/>
      <w:r w:rsidRPr="005A75B9">
        <w:t xml:space="preserve"> River sockeye salmon.</w:t>
      </w:r>
      <w:bookmarkEnd w:id="249"/>
      <w:bookmarkEnd w:id="250"/>
    </w:p>
    <w:p w14:paraId="5FC6EDF7" w14:textId="77777777" w:rsidR="004847F7" w:rsidRPr="004847F7" w:rsidRDefault="004847F7" w:rsidP="004847F7">
      <w:pPr>
        <w:rPr>
          <w:sz w:val="22"/>
          <w:szCs w:val="22"/>
        </w:rPr>
      </w:pPr>
      <w:r w:rsidRPr="004847F7">
        <w:rPr>
          <w:sz w:val="22"/>
          <w:szCs w:val="22"/>
        </w:rPr>
        <w:t xml:space="preserve">The </w:t>
      </w:r>
      <w:proofErr w:type="spellStart"/>
      <w:r w:rsidRPr="004847F7">
        <w:rPr>
          <w:sz w:val="22"/>
          <w:szCs w:val="22"/>
        </w:rPr>
        <w:t>Situk</w:t>
      </w:r>
      <w:proofErr w:type="spellEnd"/>
      <w:r w:rsidRPr="004847F7">
        <w:rPr>
          <w:sz w:val="22"/>
          <w:szCs w:val="22"/>
        </w:rPr>
        <w:t xml:space="preserve"> River is located on the Yakutat forelands, approximately 15 km southeast of Yakutat, Alaska. The river flows into the </w:t>
      </w:r>
      <w:proofErr w:type="spellStart"/>
      <w:r w:rsidRPr="004847F7">
        <w:rPr>
          <w:sz w:val="22"/>
          <w:szCs w:val="22"/>
        </w:rPr>
        <w:t>Situk-Ahrnklin</w:t>
      </w:r>
      <w:proofErr w:type="spellEnd"/>
      <w:r w:rsidRPr="004847F7">
        <w:rPr>
          <w:sz w:val="22"/>
          <w:szCs w:val="22"/>
        </w:rPr>
        <w:t xml:space="preserve"> Inlet, the site of the oldest and, historically, most productive set gillnet fishery in the Yakutat area (Woods and Zeiser 2010). Sockeye salmon escapements have been enumerated annually at an adult counting weir on the </w:t>
      </w:r>
      <w:proofErr w:type="spellStart"/>
      <w:r w:rsidRPr="004847F7">
        <w:rPr>
          <w:sz w:val="22"/>
          <w:szCs w:val="22"/>
        </w:rPr>
        <w:t>Situk</w:t>
      </w:r>
      <w:proofErr w:type="spellEnd"/>
      <w:r w:rsidRPr="004847F7">
        <w:rPr>
          <w:sz w:val="22"/>
          <w:szCs w:val="22"/>
        </w:rPr>
        <w:t xml:space="preserve"> River since 1976. </w:t>
      </w:r>
    </w:p>
    <w:p w14:paraId="2F0F7194" w14:textId="6DA3FE83" w:rsidR="00047ABE" w:rsidRDefault="004847F7" w:rsidP="004847F7">
      <w:pPr>
        <w:rPr>
          <w:sz w:val="22"/>
          <w:szCs w:val="22"/>
        </w:rPr>
      </w:pPr>
      <w:r w:rsidRPr="004847F7">
        <w:rPr>
          <w:b/>
          <w:bCs/>
          <w:sz w:val="22"/>
          <w:szCs w:val="22"/>
        </w:rPr>
        <w:t>Escapement Goals and Stock Status:</w:t>
      </w:r>
      <w:r w:rsidRPr="004847F7">
        <w:rPr>
          <w:sz w:val="22"/>
          <w:szCs w:val="22"/>
        </w:rPr>
        <w:t xml:space="preserve"> Prior to 1987, ADF&amp;G managed the </w:t>
      </w:r>
      <w:proofErr w:type="spellStart"/>
      <w:r w:rsidRPr="004847F7">
        <w:rPr>
          <w:sz w:val="22"/>
          <w:szCs w:val="22"/>
        </w:rPr>
        <w:t>Situk-Ahrnklin</w:t>
      </w:r>
      <w:proofErr w:type="spellEnd"/>
      <w:r w:rsidRPr="004847F7">
        <w:rPr>
          <w:sz w:val="22"/>
          <w:szCs w:val="22"/>
        </w:rPr>
        <w:t xml:space="preserve"> Inlet fisheries to achieve a </w:t>
      </w:r>
      <w:proofErr w:type="spellStart"/>
      <w:r w:rsidRPr="004847F7">
        <w:rPr>
          <w:sz w:val="22"/>
          <w:szCs w:val="22"/>
        </w:rPr>
        <w:t>Situk</w:t>
      </w:r>
      <w:proofErr w:type="spellEnd"/>
      <w:r w:rsidRPr="004847F7">
        <w:rPr>
          <w:sz w:val="22"/>
          <w:szCs w:val="22"/>
        </w:rPr>
        <w:t xml:space="preserve"> River escapement of 80,000–100,000 sockeye salmon. An escapement goal range of 40,000–55,000 sockeye salmon was established in 1987 based on preliminary stock-recruit analysis (McPherson et al. 1987). The escapement goal was revised in 1995 to a biological escapement goal range of 30,000–70,000 sockeye salmon based on a stock-recruit analysis by Clark et al. (1995a), and the goal remained unchanged following an updated analysis by Clark et al. (2002). From 2015 to 2019, escapements were below the escapement goal range in 1 of 5 years (Appendix Figure B1).</w:t>
      </w:r>
    </w:p>
    <w:p w14:paraId="7E8506BD" w14:textId="77777777" w:rsidR="00AC682D" w:rsidRDefault="00AC682D" w:rsidP="00047ABE">
      <w:pPr>
        <w:rPr>
          <w:sz w:val="22"/>
          <w:szCs w:val="22"/>
        </w:rPr>
      </w:pPr>
    </w:p>
    <w:p w14:paraId="506087E8" w14:textId="376E344E" w:rsidR="006666BF" w:rsidRPr="005A75B9" w:rsidRDefault="004847F7" w:rsidP="006666BF">
      <w:pPr>
        <w:jc w:val="center"/>
        <w:rPr>
          <w:sz w:val="22"/>
          <w:szCs w:val="22"/>
        </w:rPr>
      </w:pPr>
      <w:r w:rsidRPr="004C19D6">
        <w:rPr>
          <w:noProof/>
        </w:rPr>
        <w:drawing>
          <wp:inline distT="0" distB="0" distL="0" distR="0" wp14:anchorId="19D961F7" wp14:editId="438FFB1A">
            <wp:extent cx="4370832" cy="3163824"/>
            <wp:effectExtent l="19050" t="19050" r="1079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247DA4FD" w14:textId="6CE04957" w:rsidR="0013531D" w:rsidRPr="005A75B9" w:rsidRDefault="00550511" w:rsidP="004847F7">
      <w:pPr>
        <w:pStyle w:val="Caption"/>
      </w:pPr>
      <w:bookmarkStart w:id="251" w:name="_Toc395791313"/>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1</w:t>
      </w:r>
      <w:r w:rsidR="00BD469F" w:rsidRPr="005A75B9">
        <w:rPr>
          <w:noProof/>
        </w:rPr>
        <w:fldChar w:fldCharType="end"/>
      </w:r>
      <w:r w:rsidR="00761D2B" w:rsidRPr="005A75B9">
        <w:t>.–</w:t>
      </w:r>
      <w:proofErr w:type="spellStart"/>
      <w:r w:rsidR="00047ABE" w:rsidRPr="005A75B9">
        <w:t>Situk</w:t>
      </w:r>
      <w:proofErr w:type="spellEnd"/>
      <w:r w:rsidR="00047ABE" w:rsidRPr="005A75B9">
        <w:t xml:space="preserve"> River sockeye salmon escapement (weir counts)</w:t>
      </w:r>
      <w:r w:rsidR="004F596D" w:rsidRPr="005A75B9">
        <w:t>, 1976–</w:t>
      </w:r>
      <w:r w:rsidR="006666BF">
        <w:t>201</w:t>
      </w:r>
      <w:r w:rsidR="004847F7">
        <w:t>9</w:t>
      </w:r>
      <w:r w:rsidR="004F596D" w:rsidRPr="005A75B9">
        <w:t>,</w:t>
      </w:r>
      <w:r w:rsidR="00047ABE" w:rsidRPr="005A75B9">
        <w:t xml:space="preserve"> and</w:t>
      </w:r>
      <w:r w:rsidR="006C3E69" w:rsidRPr="005A75B9">
        <w:t xml:space="preserve"> </w:t>
      </w:r>
      <w:r w:rsidR="009D7771" w:rsidRPr="005A75B9">
        <w:t>biological escapement goal range of 30,000–70,000</w:t>
      </w:r>
      <w:r w:rsidR="004F596D" w:rsidRPr="005A75B9">
        <w:t xml:space="preserve"> fish</w:t>
      </w:r>
      <w:r w:rsidR="00047ABE" w:rsidRPr="005A75B9">
        <w:t>.</w:t>
      </w:r>
      <w:bookmarkEnd w:id="251"/>
    </w:p>
    <w:p w14:paraId="59ED680F" w14:textId="6A6192F9" w:rsidR="007043F0" w:rsidRPr="005A75B9" w:rsidRDefault="00B1658B" w:rsidP="00AF16C2">
      <w:pPr>
        <w:pStyle w:val="Caption"/>
        <w:pBdr>
          <w:bottom w:val="single" w:sz="4" w:space="1" w:color="auto"/>
        </w:pBdr>
      </w:pPr>
      <w:r w:rsidRPr="005A75B9">
        <w:br w:type="page"/>
      </w:r>
      <w:bookmarkStart w:id="252" w:name="_Toc395791316"/>
      <w:bookmarkStart w:id="253" w:name="_Toc51147356"/>
      <w:r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2</w:t>
      </w:r>
      <w:r w:rsidR="00BD469F" w:rsidRPr="005A75B9">
        <w:rPr>
          <w:noProof/>
        </w:rPr>
        <w:fldChar w:fldCharType="end"/>
      </w:r>
      <w:r w:rsidRPr="005A75B9">
        <w:t>.–</w:t>
      </w:r>
      <w:proofErr w:type="spellStart"/>
      <w:r w:rsidR="00FB7458" w:rsidRPr="005A75B9">
        <w:t>Klukshu</w:t>
      </w:r>
      <w:proofErr w:type="spellEnd"/>
      <w:r w:rsidR="00FB7458" w:rsidRPr="005A75B9">
        <w:t xml:space="preserve"> (</w:t>
      </w:r>
      <w:r w:rsidR="007043F0" w:rsidRPr="005A75B9">
        <w:t>Alsek</w:t>
      </w:r>
      <w:r w:rsidR="00FB7458" w:rsidRPr="005A75B9">
        <w:t>) River</w:t>
      </w:r>
      <w:r w:rsidR="007043F0" w:rsidRPr="005A75B9">
        <w:t xml:space="preserve"> sockeye salmon.</w:t>
      </w:r>
      <w:bookmarkEnd w:id="252"/>
      <w:bookmarkEnd w:id="253"/>
    </w:p>
    <w:p w14:paraId="43E27860" w14:textId="77777777" w:rsidR="004847F7" w:rsidRPr="004847F7" w:rsidRDefault="004847F7" w:rsidP="004847F7">
      <w:pPr>
        <w:rPr>
          <w:sz w:val="22"/>
          <w:szCs w:val="22"/>
        </w:rPr>
      </w:pPr>
      <w:r w:rsidRPr="004847F7">
        <w:rPr>
          <w:sz w:val="22"/>
          <w:szCs w:val="22"/>
        </w:rPr>
        <w:t xml:space="preserve">The Alsek River is a large transboundary river located on the mainland, approximately 80 km southeast of Yakutat, Alaska. Alsek River sockeye salmon are harvested primarily in U.S. commercial set gillnet fisheries in Dry Bay, at the mouth of the Alsek River, and in Canadian recreational and traditional aboriginal fisheries that take place primarily in the upper </w:t>
      </w:r>
      <w:proofErr w:type="spellStart"/>
      <w:r w:rsidRPr="004847F7">
        <w:rPr>
          <w:sz w:val="22"/>
          <w:szCs w:val="22"/>
        </w:rPr>
        <w:t>Tatshenshini</w:t>
      </w:r>
      <w:proofErr w:type="spellEnd"/>
      <w:r w:rsidRPr="004847F7">
        <w:rPr>
          <w:sz w:val="22"/>
          <w:szCs w:val="22"/>
        </w:rPr>
        <w:t xml:space="preserve"> drainage. Escapements to the </w:t>
      </w:r>
      <w:proofErr w:type="spellStart"/>
      <w:r w:rsidRPr="004847F7">
        <w:rPr>
          <w:sz w:val="22"/>
          <w:szCs w:val="22"/>
        </w:rPr>
        <w:t>Klukshu</w:t>
      </w:r>
      <w:proofErr w:type="spellEnd"/>
      <w:r w:rsidRPr="004847F7">
        <w:rPr>
          <w:sz w:val="22"/>
          <w:szCs w:val="22"/>
        </w:rPr>
        <w:t xml:space="preserve"> River, a major sockeye salmon-producing tributary, have been enumerated annually since 1976 at an adult counting weir just upstream of the confluence of the </w:t>
      </w:r>
      <w:proofErr w:type="spellStart"/>
      <w:r w:rsidRPr="004847F7">
        <w:rPr>
          <w:sz w:val="22"/>
          <w:szCs w:val="22"/>
        </w:rPr>
        <w:t>Klukshu</w:t>
      </w:r>
      <w:proofErr w:type="spellEnd"/>
      <w:r w:rsidRPr="004847F7">
        <w:rPr>
          <w:sz w:val="22"/>
          <w:szCs w:val="22"/>
        </w:rPr>
        <w:t xml:space="preserve"> and </w:t>
      </w:r>
      <w:proofErr w:type="spellStart"/>
      <w:r w:rsidRPr="004847F7">
        <w:rPr>
          <w:sz w:val="22"/>
          <w:szCs w:val="22"/>
        </w:rPr>
        <w:t>Tatshenshini</w:t>
      </w:r>
      <w:proofErr w:type="spellEnd"/>
      <w:r w:rsidRPr="004847F7">
        <w:rPr>
          <w:sz w:val="22"/>
          <w:szCs w:val="22"/>
        </w:rPr>
        <w:t xml:space="preserve"> rivers. The </w:t>
      </w:r>
      <w:proofErr w:type="spellStart"/>
      <w:r w:rsidRPr="004847F7">
        <w:rPr>
          <w:sz w:val="22"/>
          <w:szCs w:val="22"/>
        </w:rPr>
        <w:t>Klukshu</w:t>
      </w:r>
      <w:proofErr w:type="spellEnd"/>
      <w:r w:rsidRPr="004847F7">
        <w:rPr>
          <w:sz w:val="22"/>
          <w:szCs w:val="22"/>
        </w:rPr>
        <w:t xml:space="preserve"> weir is the principle tool for monitoring sockeye salmon stocks in the Alsek River (TTC 2014).</w:t>
      </w:r>
    </w:p>
    <w:p w14:paraId="26AF4319" w14:textId="6230E340" w:rsidR="007043F0" w:rsidRDefault="004847F7" w:rsidP="004847F7">
      <w:pPr>
        <w:rPr>
          <w:sz w:val="22"/>
          <w:szCs w:val="22"/>
        </w:rPr>
      </w:pPr>
      <w:r w:rsidRPr="004847F7">
        <w:rPr>
          <w:b/>
          <w:bCs/>
          <w:sz w:val="22"/>
          <w:szCs w:val="22"/>
        </w:rPr>
        <w:t>Escapement Goals and Stock Status</w:t>
      </w:r>
      <w:r w:rsidRPr="004847F7">
        <w:rPr>
          <w:sz w:val="22"/>
          <w:szCs w:val="22"/>
        </w:rPr>
        <w:t xml:space="preserve">: In 1984, the Transboundary Technical Committee of the Pacific Salmon Commission established an interim Alsek River drainage escapement goal range of 33,000–58,000 sockeye salmon, of which 12,000–35,000 were expected to enter the </w:t>
      </w:r>
      <w:proofErr w:type="spellStart"/>
      <w:r w:rsidRPr="004847F7">
        <w:rPr>
          <w:sz w:val="22"/>
          <w:szCs w:val="22"/>
        </w:rPr>
        <w:t>Klukshu</w:t>
      </w:r>
      <w:proofErr w:type="spellEnd"/>
      <w:r w:rsidRPr="004847F7">
        <w:rPr>
          <w:sz w:val="22"/>
          <w:szCs w:val="22"/>
        </w:rPr>
        <w:t xml:space="preserve"> River (TTC 1990). In 2000, a biological escapement goal of 7,500–15,000 sockeye salmon was established for the </w:t>
      </w:r>
      <w:proofErr w:type="spellStart"/>
      <w:r w:rsidRPr="004847F7">
        <w:rPr>
          <w:sz w:val="22"/>
          <w:szCs w:val="22"/>
        </w:rPr>
        <w:t>Klukshu</w:t>
      </w:r>
      <w:proofErr w:type="spellEnd"/>
      <w:r w:rsidRPr="004847F7">
        <w:rPr>
          <w:sz w:val="22"/>
          <w:szCs w:val="22"/>
        </w:rPr>
        <w:t xml:space="preserve"> River, based on a stock-recruit analysis (Clark and </w:t>
      </w:r>
      <w:proofErr w:type="spellStart"/>
      <w:r w:rsidRPr="004847F7">
        <w:rPr>
          <w:sz w:val="22"/>
          <w:szCs w:val="22"/>
        </w:rPr>
        <w:t>Etherton</w:t>
      </w:r>
      <w:proofErr w:type="spellEnd"/>
      <w:r w:rsidRPr="004847F7">
        <w:rPr>
          <w:sz w:val="22"/>
          <w:szCs w:val="22"/>
        </w:rPr>
        <w:t xml:space="preserve"> 2000). In 2013, the </w:t>
      </w:r>
      <w:proofErr w:type="spellStart"/>
      <w:r w:rsidRPr="004847F7">
        <w:rPr>
          <w:sz w:val="22"/>
          <w:szCs w:val="22"/>
        </w:rPr>
        <w:t>Klukshu</w:t>
      </w:r>
      <w:proofErr w:type="spellEnd"/>
      <w:r w:rsidRPr="004847F7">
        <w:rPr>
          <w:sz w:val="22"/>
          <w:szCs w:val="22"/>
        </w:rPr>
        <w:t xml:space="preserve"> River goal was revised to biological escapement goal range of 7,500–11,000 fish, and a drainagewide biological escapement goal range of 24,000–33,500 fish was established for the Alsek River, based on a run-reconstruction and stock-recruit analysis (Eggers and Bernard 2011; TTC 2014). In 2018, however, the department recommended eliminating the Alsek River sockeye salmon goal (Heinl et al. 2017) due to lack of timely escapement information with which to measure performance and based on management considerations, which continue to be focused on meeting the escapement goal for the </w:t>
      </w:r>
      <w:proofErr w:type="spellStart"/>
      <w:r w:rsidRPr="004847F7">
        <w:rPr>
          <w:sz w:val="22"/>
          <w:szCs w:val="22"/>
        </w:rPr>
        <w:t>Klukshu</w:t>
      </w:r>
      <w:proofErr w:type="spellEnd"/>
      <w:r w:rsidRPr="004847F7">
        <w:rPr>
          <w:sz w:val="22"/>
          <w:szCs w:val="22"/>
        </w:rPr>
        <w:t xml:space="preserve"> River (TTC 2019). From 2015 to 2019, </w:t>
      </w:r>
      <w:proofErr w:type="spellStart"/>
      <w:r w:rsidRPr="004847F7">
        <w:rPr>
          <w:sz w:val="22"/>
          <w:szCs w:val="22"/>
        </w:rPr>
        <w:t>Klukshu</w:t>
      </w:r>
      <w:proofErr w:type="spellEnd"/>
      <w:r w:rsidRPr="004847F7">
        <w:rPr>
          <w:sz w:val="22"/>
          <w:szCs w:val="22"/>
        </w:rPr>
        <w:t xml:space="preserve"> River spawning escapements were below the escapement goal range in 3 of 5 years (Appendix Figure B2).</w:t>
      </w:r>
    </w:p>
    <w:p w14:paraId="2CADEDE6" w14:textId="77777777" w:rsidR="00AC682D" w:rsidRPr="005A75B9" w:rsidRDefault="00AC682D" w:rsidP="007043F0">
      <w:pPr>
        <w:rPr>
          <w:sz w:val="22"/>
          <w:szCs w:val="22"/>
        </w:rPr>
      </w:pPr>
    </w:p>
    <w:p w14:paraId="278C65E6" w14:textId="0C391C16" w:rsidR="00B1658B" w:rsidRPr="005A75B9" w:rsidRDefault="004847F7" w:rsidP="00D15C40">
      <w:pPr>
        <w:jc w:val="center"/>
      </w:pPr>
      <w:r w:rsidRPr="004C19D6">
        <w:rPr>
          <w:noProof/>
        </w:rPr>
        <w:drawing>
          <wp:inline distT="0" distB="0" distL="0" distR="0" wp14:anchorId="05F72481" wp14:editId="7540184A">
            <wp:extent cx="4370832" cy="3163824"/>
            <wp:effectExtent l="19050" t="19050" r="1079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502DFE1F" w14:textId="532B426B" w:rsidR="007043F0" w:rsidRPr="005A75B9" w:rsidRDefault="006703A2" w:rsidP="006703A2">
      <w:pPr>
        <w:pStyle w:val="Caption"/>
      </w:pPr>
      <w:bookmarkStart w:id="254" w:name="_Toc395791317"/>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2</w:t>
      </w:r>
      <w:r w:rsidR="00BD469F" w:rsidRPr="005A75B9">
        <w:rPr>
          <w:noProof/>
        </w:rPr>
        <w:fldChar w:fldCharType="end"/>
      </w:r>
      <w:r w:rsidR="00761D2B" w:rsidRPr="005A75B9">
        <w:t>.–</w:t>
      </w:r>
      <w:proofErr w:type="spellStart"/>
      <w:r w:rsidR="007043F0" w:rsidRPr="005A75B9">
        <w:t>Klukshu</w:t>
      </w:r>
      <w:proofErr w:type="spellEnd"/>
      <w:r w:rsidR="007043F0" w:rsidRPr="005A75B9">
        <w:t xml:space="preserve"> River sockeye salmon escapement (weir counts adjusted for upstream removals)</w:t>
      </w:r>
      <w:r w:rsidR="00B1658B" w:rsidRPr="005A75B9">
        <w:t>, 1976–</w:t>
      </w:r>
      <w:r w:rsidR="001139F3">
        <w:t>201</w:t>
      </w:r>
      <w:r w:rsidR="004847F7">
        <w:t>9</w:t>
      </w:r>
      <w:r w:rsidR="00B1658B" w:rsidRPr="005A75B9">
        <w:t xml:space="preserve">, </w:t>
      </w:r>
      <w:r w:rsidR="007043F0" w:rsidRPr="005A75B9">
        <w:t xml:space="preserve">and </w:t>
      </w:r>
      <w:r w:rsidR="00B1658B" w:rsidRPr="005A75B9">
        <w:t xml:space="preserve">biological </w:t>
      </w:r>
      <w:r w:rsidR="007043F0" w:rsidRPr="005A75B9">
        <w:t>escapement goal</w:t>
      </w:r>
      <w:r w:rsidR="00B1658B" w:rsidRPr="005A75B9">
        <w:t xml:space="preserve"> </w:t>
      </w:r>
      <w:r w:rsidR="00627D1A" w:rsidRPr="005A75B9">
        <w:t xml:space="preserve">range </w:t>
      </w:r>
      <w:r w:rsidR="00B1658B" w:rsidRPr="005A75B9">
        <w:t>of 7,500–11,000 spawners</w:t>
      </w:r>
      <w:r w:rsidR="007043F0" w:rsidRPr="005A75B9">
        <w:t>.</w:t>
      </w:r>
      <w:bookmarkEnd w:id="254"/>
    </w:p>
    <w:p w14:paraId="0F7AD5BD" w14:textId="00DA95DE" w:rsidR="007043F0" w:rsidRPr="005A75B9" w:rsidRDefault="00D15C40" w:rsidP="00AF16C2">
      <w:pPr>
        <w:pStyle w:val="Caption"/>
        <w:pBdr>
          <w:bottom w:val="single" w:sz="4" w:space="1" w:color="auto"/>
        </w:pBdr>
      </w:pPr>
      <w:r w:rsidRPr="005A75B9">
        <w:br w:type="page"/>
      </w:r>
      <w:bookmarkStart w:id="255" w:name="_Toc395791318"/>
      <w:bookmarkStart w:id="256" w:name="_Toc51147357"/>
      <w:r w:rsidR="007043F0" w:rsidRPr="0015773D">
        <w:lastRenderedPageBreak/>
        <w:t>Appendix B</w:t>
      </w:r>
      <w:r w:rsidR="00BD469F" w:rsidRPr="0015773D">
        <w:fldChar w:fldCharType="begin"/>
      </w:r>
      <w:r w:rsidR="006D5F73" w:rsidRPr="0015773D">
        <w:instrText xml:space="preserve"> SEQ Appendix_B \* ARABIC </w:instrText>
      </w:r>
      <w:r w:rsidR="00BD469F" w:rsidRPr="0015773D">
        <w:rPr>
          <w:noProof/>
        </w:rPr>
        <w:fldChar w:fldCharType="separate"/>
      </w:r>
      <w:r w:rsidR="008D0E59">
        <w:rPr>
          <w:noProof/>
        </w:rPr>
        <w:t>3</w:t>
      </w:r>
      <w:r w:rsidR="00BD469F" w:rsidRPr="0015773D">
        <w:rPr>
          <w:noProof/>
        </w:rPr>
        <w:fldChar w:fldCharType="end"/>
      </w:r>
      <w:r w:rsidR="007043F0" w:rsidRPr="0015773D">
        <w:t>.–East Alsek River sockeye salmon.</w:t>
      </w:r>
      <w:bookmarkEnd w:id="255"/>
      <w:bookmarkEnd w:id="256"/>
    </w:p>
    <w:p w14:paraId="2BEDF5EF" w14:textId="77777777" w:rsidR="004847F7" w:rsidRPr="004847F7" w:rsidRDefault="004847F7" w:rsidP="004847F7">
      <w:pPr>
        <w:rPr>
          <w:sz w:val="22"/>
          <w:szCs w:val="22"/>
        </w:rPr>
      </w:pPr>
      <w:r w:rsidRPr="004847F7">
        <w:rPr>
          <w:sz w:val="22"/>
          <w:szCs w:val="22"/>
        </w:rPr>
        <w:t xml:space="preserve">The East Alsek River is located on the Alsek River flood plain approximately 90 km southeast of Yakutat, Alaska. The East Alsek River was historically a distributary channel of the Alsek River but is now fed solely by groundwater and has no direct connection to the Alsek River (Smith et al. 2006). The adjacent </w:t>
      </w:r>
      <w:proofErr w:type="spellStart"/>
      <w:r w:rsidRPr="004847F7">
        <w:rPr>
          <w:sz w:val="22"/>
          <w:szCs w:val="22"/>
        </w:rPr>
        <w:t>Doame</w:t>
      </w:r>
      <w:proofErr w:type="spellEnd"/>
      <w:r w:rsidRPr="004847F7">
        <w:rPr>
          <w:sz w:val="22"/>
          <w:szCs w:val="22"/>
        </w:rPr>
        <w:t xml:space="preserve"> River is a clear water system with two lakes, located just east of the East Alsek River. The </w:t>
      </w:r>
      <w:proofErr w:type="spellStart"/>
      <w:r w:rsidRPr="004847F7">
        <w:rPr>
          <w:sz w:val="22"/>
          <w:szCs w:val="22"/>
        </w:rPr>
        <w:t>Doame</w:t>
      </w:r>
      <w:proofErr w:type="spellEnd"/>
      <w:r w:rsidRPr="004847F7">
        <w:rPr>
          <w:sz w:val="22"/>
          <w:szCs w:val="22"/>
        </w:rPr>
        <w:t xml:space="preserve"> once entered the Gulf of Alaska directly, but a 1966 earthquake caused the river to flow west and empty into the East Alsek River (Clark et al. 2003). Sockeye salmon are harvested in the District 182-20 commercial set gillnet fishery in the East Alsek River lagoon below the confluence of the two rivers. Sockeye salmon escapements have been assessed through aerial surveys since the early 1970s.</w:t>
      </w:r>
    </w:p>
    <w:p w14:paraId="162AF233" w14:textId="2D9D0E50" w:rsidR="007043F0" w:rsidRDefault="004847F7" w:rsidP="004847F7">
      <w:pPr>
        <w:rPr>
          <w:sz w:val="22"/>
          <w:szCs w:val="22"/>
        </w:rPr>
      </w:pPr>
      <w:r w:rsidRPr="004847F7">
        <w:rPr>
          <w:b/>
          <w:bCs/>
          <w:sz w:val="22"/>
          <w:szCs w:val="22"/>
        </w:rPr>
        <w:t>Escapement Goals and Stock Status:</w:t>
      </w:r>
      <w:r w:rsidRPr="004847F7">
        <w:rPr>
          <w:sz w:val="22"/>
          <w:szCs w:val="22"/>
        </w:rPr>
        <w:t xml:space="preserve"> The East Alsek River run has undergone dramatic response to environmental changes over the past century due to rapid post-glacial uplift of the Alsek River flood plain: colonization of the river by sockeye salmon in the early 1900s, population explosion in the 1970s–1980s, and population decline due to deteriorating spawning habitat in the 1990s, which was thought to be the result of increased sedimentation and growth of aquatic vegetation (Smith et al. 2006; Faber 2008). In 1995, ADF&amp;G established a biological escapement goal range of 26,000–57,000 sockeye salmon counted on peak aerial surveys in the East Alsek-</w:t>
      </w:r>
      <w:proofErr w:type="spellStart"/>
      <w:r w:rsidRPr="004847F7">
        <w:rPr>
          <w:sz w:val="22"/>
          <w:szCs w:val="22"/>
        </w:rPr>
        <w:t>Doame</w:t>
      </w:r>
      <w:proofErr w:type="spellEnd"/>
      <w:r w:rsidRPr="004847F7">
        <w:rPr>
          <w:sz w:val="22"/>
          <w:szCs w:val="22"/>
        </w:rPr>
        <w:t xml:space="preserve"> rivers combined, based on a stock-recruit analysis (Clark et al. 1995b). From 1999 to 2002, escapements dropped below the escapement goal range and the commercial fishery was closed. In 2003, the escapement goal was revised downward to a biological escapement goal range of 13,000–26,000 sockeye salmon (Clark et al. 2003). In 2018, the escapement goal was revised to a sustainable escapement goal range of 9,000–24,000 fish counted on a peak survey in the East Alsek River (not including </w:t>
      </w:r>
      <w:proofErr w:type="spellStart"/>
      <w:r w:rsidRPr="004847F7">
        <w:rPr>
          <w:sz w:val="22"/>
          <w:szCs w:val="22"/>
        </w:rPr>
        <w:t>Doame</w:t>
      </w:r>
      <w:proofErr w:type="spellEnd"/>
      <w:r w:rsidRPr="004847F7">
        <w:rPr>
          <w:sz w:val="22"/>
          <w:szCs w:val="22"/>
        </w:rPr>
        <w:t xml:space="preserve"> River counts), based on the 5</w:t>
      </w:r>
      <w:r w:rsidRPr="007352F0">
        <w:rPr>
          <w:sz w:val="22"/>
          <w:szCs w:val="22"/>
        </w:rPr>
        <w:t>th</w:t>
      </w:r>
      <w:r w:rsidR="007352F0">
        <w:rPr>
          <w:sz w:val="22"/>
          <w:szCs w:val="22"/>
        </w:rPr>
        <w:t xml:space="preserve"> and </w:t>
      </w:r>
      <w:r w:rsidRPr="004847F7">
        <w:rPr>
          <w:sz w:val="22"/>
          <w:szCs w:val="22"/>
        </w:rPr>
        <w:t xml:space="preserve">65th percentiles of 1999–2016 survey counts, the period that best encompassed years of decreased production in the East Alsek River (Heinl et al. 2017). </w:t>
      </w:r>
      <w:proofErr w:type="spellStart"/>
      <w:r w:rsidRPr="004847F7">
        <w:rPr>
          <w:sz w:val="22"/>
          <w:szCs w:val="22"/>
        </w:rPr>
        <w:t>Doame</w:t>
      </w:r>
      <w:proofErr w:type="spellEnd"/>
      <w:r w:rsidRPr="004847F7">
        <w:rPr>
          <w:sz w:val="22"/>
          <w:szCs w:val="22"/>
        </w:rPr>
        <w:t xml:space="preserve"> River counts were removed from the analysis, because that run is thought to be substantially smaller and earlier in run timing than the East Alsek River run (Clark et al. 2003), and because management decisions in the fishery are based on abundance in the East Alsek River. From 2015 to 2019, peak survey counts were within or above the escapement goal range in each year (Appendix Figure B3).</w:t>
      </w:r>
    </w:p>
    <w:p w14:paraId="558E33CD" w14:textId="1B4E9562" w:rsidR="00BC0BAA" w:rsidRDefault="004847F7" w:rsidP="00E477DE">
      <w:pPr>
        <w:jc w:val="center"/>
      </w:pPr>
      <w:r w:rsidRPr="004C19D6">
        <w:rPr>
          <w:noProof/>
        </w:rPr>
        <w:drawing>
          <wp:inline distT="0" distB="0" distL="0" distR="0" wp14:anchorId="30C583A1" wp14:editId="245785B7">
            <wp:extent cx="4370832" cy="3163824"/>
            <wp:effectExtent l="19050" t="19050" r="1079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4B661411" w14:textId="25398A2C" w:rsidR="00BC0BAA" w:rsidRDefault="00E477DE" w:rsidP="00584E64">
      <w:pPr>
        <w:pStyle w:val="Caption"/>
      </w:pPr>
      <w:r w:rsidRPr="005A75B9">
        <w:t>Appendix Figure B</w:t>
      </w:r>
      <w:r w:rsidR="00C0127A">
        <w:rPr>
          <w:noProof/>
        </w:rPr>
        <w:fldChar w:fldCharType="begin"/>
      </w:r>
      <w:r w:rsidR="00C0127A">
        <w:rPr>
          <w:noProof/>
        </w:rPr>
        <w:instrText xml:space="preserve"> SEQ Appendix_Figure_B \* ARABIC </w:instrText>
      </w:r>
      <w:r w:rsidR="00C0127A">
        <w:rPr>
          <w:noProof/>
        </w:rPr>
        <w:fldChar w:fldCharType="separate"/>
      </w:r>
      <w:r w:rsidR="008D0E59">
        <w:rPr>
          <w:noProof/>
        </w:rPr>
        <w:t>3</w:t>
      </w:r>
      <w:r w:rsidR="00C0127A">
        <w:rPr>
          <w:noProof/>
        </w:rPr>
        <w:fldChar w:fldCharType="end"/>
      </w:r>
      <w:r w:rsidRPr="005A75B9">
        <w:t>.–</w:t>
      </w:r>
      <w:r w:rsidRPr="00E477DE">
        <w:t>East Alsek River sockeye salmon escapement index (peak aerial survey counts), 1972–201</w:t>
      </w:r>
      <w:r w:rsidR="004847F7">
        <w:t>9</w:t>
      </w:r>
      <w:r w:rsidRPr="00E477DE">
        <w:t xml:space="preserve">, and recommended sustainable escapement goal </w:t>
      </w:r>
      <w:r w:rsidR="00584E64">
        <w:t xml:space="preserve">range </w:t>
      </w:r>
      <w:r w:rsidRPr="00E477DE">
        <w:t>of 9,000–24,000 fish</w:t>
      </w:r>
      <w:r w:rsidRPr="005A75B9">
        <w:t>.</w:t>
      </w:r>
      <w:r w:rsidR="00584E64">
        <w:t xml:space="preserve"> </w:t>
      </w:r>
    </w:p>
    <w:p w14:paraId="02522331" w14:textId="2098A0DD" w:rsidR="007043F0" w:rsidRPr="005A75B9" w:rsidRDefault="007043F0" w:rsidP="00AF16C2">
      <w:pPr>
        <w:pStyle w:val="Caption"/>
        <w:pBdr>
          <w:bottom w:val="single" w:sz="4" w:space="1" w:color="auto"/>
        </w:pBdr>
      </w:pPr>
      <w:bookmarkStart w:id="257" w:name="_Toc395791320"/>
      <w:bookmarkStart w:id="258" w:name="_Toc51147358"/>
      <w:r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4</w:t>
      </w:r>
      <w:r w:rsidR="00BD469F" w:rsidRPr="005A75B9">
        <w:rPr>
          <w:noProof/>
        </w:rPr>
        <w:fldChar w:fldCharType="end"/>
      </w:r>
      <w:r w:rsidRPr="005A75B9">
        <w:t>.–Chilkoot Lake sockeye salmon.</w:t>
      </w:r>
      <w:bookmarkEnd w:id="257"/>
      <w:bookmarkEnd w:id="258"/>
    </w:p>
    <w:p w14:paraId="63928B31" w14:textId="77777777" w:rsidR="00326F6E" w:rsidRPr="00326F6E" w:rsidRDefault="00326F6E" w:rsidP="00326F6E">
      <w:pPr>
        <w:rPr>
          <w:sz w:val="22"/>
          <w:szCs w:val="22"/>
        </w:rPr>
      </w:pPr>
      <w:r w:rsidRPr="00326F6E">
        <w:rPr>
          <w:sz w:val="22"/>
          <w:szCs w:val="22"/>
        </w:rPr>
        <w:t xml:space="preserve">Chilkoot Lake is a glacial system located on the mainland, approximately 13 km northwest of Haines, Alaska. The Chilkoot drainage supports one of the larger runs of sockeye salmon in the region, which is harvested primarily in the District 15 Lynn Canal commercial drift gillnet fishery and in a subsistence fishery in </w:t>
      </w:r>
      <w:proofErr w:type="spellStart"/>
      <w:r w:rsidRPr="00326F6E">
        <w:rPr>
          <w:sz w:val="22"/>
          <w:szCs w:val="22"/>
        </w:rPr>
        <w:t>Lutak</w:t>
      </w:r>
      <w:proofErr w:type="spellEnd"/>
      <w:r w:rsidRPr="00326F6E">
        <w:rPr>
          <w:sz w:val="22"/>
          <w:szCs w:val="22"/>
        </w:rPr>
        <w:t xml:space="preserve"> Inlet. Escapements have been enumerated annually at an adult counting weir in the Chilkoot River, below the outlet of the lake, since 1976. </w:t>
      </w:r>
    </w:p>
    <w:p w14:paraId="7EF1287B" w14:textId="0EDCA303" w:rsidR="007043F0" w:rsidRDefault="00326F6E" w:rsidP="00326F6E">
      <w:pPr>
        <w:rPr>
          <w:sz w:val="22"/>
          <w:szCs w:val="22"/>
        </w:rPr>
      </w:pPr>
      <w:r w:rsidRPr="00326F6E">
        <w:rPr>
          <w:b/>
          <w:bCs/>
          <w:sz w:val="22"/>
          <w:szCs w:val="22"/>
        </w:rPr>
        <w:t>Escapement Goals and Stock Status:</w:t>
      </w:r>
      <w:r w:rsidRPr="00326F6E">
        <w:rPr>
          <w:sz w:val="22"/>
          <w:szCs w:val="22"/>
        </w:rPr>
        <w:t xml:space="preserve"> This stock was managed for informal escapement goals of 80,000–100,000 sockeye salmon starting in 1976, and 60,000–80,000 sockeye salmon starting in 1981 (McPherson 1990). In 1990, ADF&amp;G established a biological escapement goal range of 50,500–91,500 sockeye salmon divided into separate goals for early- and late-runs, based on a stock-recruit analysis (McPherson 1990). The run underwent an extended downturn in production in the 1990s related to changes in the lake rearing environment, which is glacially turbid; very warm summers increased the silt load in the lake, which greatly reduced zooplankton abundance (Eggers et al. 2009b). An extremely low weir count in 1995 prompted ADF&amp;G to verify weir counts with mark–recapture studies, which were conducted in 12 years between 1996 and 2011 (Bachman et al. 2014). Mark–recapture estimates were greater than weir counts, consistent with the idea that weir counts likely under-represented total escapement, but differences between the two estimates were not consistent enough to calibrate weir counts. Geiger et al. (2005) recommended maintaining essentially the same escapement goal range, 50,000–90,000 sockeye salmon, but reclassified the goal as a sustainable escapement goal. In 2009, the escapement goal was changed to a sustainable escapement goal range of 38,000–86,000 sockeye salmon based on an updated stock-recruit analysis (Eggers et al. 2008, 2009b). The goal was considered a sustainable goal, rather than a biological goal, due to uncertainty in weir counts. Recent reviews (Brenner et al. 2018; and in this report) suggest</w:t>
      </w:r>
      <w:r w:rsidR="007352F0">
        <w:rPr>
          <w:sz w:val="22"/>
          <w:szCs w:val="22"/>
        </w:rPr>
        <w:t>ed</w:t>
      </w:r>
      <w:r w:rsidRPr="00326F6E">
        <w:rPr>
          <w:sz w:val="22"/>
          <w:szCs w:val="22"/>
        </w:rPr>
        <w:t xml:space="preserve"> the escapement goal should remain unchanged until returns from the very large brood year 2019 escapement can be incorporated into the analysis. From 2015 to 2019, escapements were within or above the escapement goal range in each year (Appendix Figure B4).</w:t>
      </w:r>
      <w:r w:rsidR="007043F0" w:rsidRPr="005A75B9">
        <w:rPr>
          <w:sz w:val="22"/>
          <w:szCs w:val="22"/>
        </w:rPr>
        <w:t xml:space="preserve"> </w:t>
      </w:r>
    </w:p>
    <w:p w14:paraId="04AAEEB9" w14:textId="77777777" w:rsidR="007011E3" w:rsidRPr="005A75B9" w:rsidRDefault="007011E3" w:rsidP="007043F0">
      <w:pPr>
        <w:rPr>
          <w:sz w:val="22"/>
          <w:szCs w:val="22"/>
        </w:rPr>
      </w:pPr>
    </w:p>
    <w:p w14:paraId="2C94E262" w14:textId="306F347C" w:rsidR="00A2662E" w:rsidRPr="005A75B9" w:rsidRDefault="00326F6E" w:rsidP="00A2662E">
      <w:pPr>
        <w:jc w:val="center"/>
        <w:rPr>
          <w:sz w:val="22"/>
          <w:szCs w:val="22"/>
        </w:rPr>
      </w:pPr>
      <w:r w:rsidRPr="00CB6FD8">
        <w:rPr>
          <w:noProof/>
        </w:rPr>
        <w:drawing>
          <wp:inline distT="0" distB="0" distL="0" distR="0" wp14:anchorId="353D544F" wp14:editId="0CD83DAF">
            <wp:extent cx="4370832" cy="3163824"/>
            <wp:effectExtent l="19050" t="19050" r="1079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66BDA5C3" w14:textId="7B2B1C68" w:rsidR="007011E3" w:rsidRDefault="006703A2" w:rsidP="007011E3">
      <w:pPr>
        <w:pStyle w:val="Caption"/>
      </w:pPr>
      <w:bookmarkStart w:id="259" w:name="_Toc395791321"/>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4</w:t>
      </w:r>
      <w:r w:rsidR="00BD469F" w:rsidRPr="005A75B9">
        <w:rPr>
          <w:noProof/>
        </w:rPr>
        <w:fldChar w:fldCharType="end"/>
      </w:r>
      <w:r w:rsidR="00761D2B" w:rsidRPr="005A75B9">
        <w:t>.–</w:t>
      </w:r>
      <w:r w:rsidR="007043F0" w:rsidRPr="005A75B9">
        <w:t>Chilkoot Lake sockeye salmon escapement (weir counts), 1976–</w:t>
      </w:r>
      <w:r w:rsidR="003C3111">
        <w:t>201</w:t>
      </w:r>
      <w:r w:rsidR="00326F6E">
        <w:t>9</w:t>
      </w:r>
      <w:r w:rsidR="00A2662E" w:rsidRPr="005A75B9">
        <w:t>, and sustainable escapement goal range of 38,000–86,000 fish</w:t>
      </w:r>
      <w:r w:rsidR="007043F0" w:rsidRPr="005A75B9">
        <w:t>.</w:t>
      </w:r>
      <w:bookmarkEnd w:id="259"/>
      <w:r w:rsidR="007011E3">
        <w:br w:type="page"/>
      </w:r>
    </w:p>
    <w:p w14:paraId="73C561B9" w14:textId="48D63684" w:rsidR="007043F0" w:rsidRPr="005A75B9" w:rsidRDefault="007043F0" w:rsidP="00AF16C2">
      <w:pPr>
        <w:pStyle w:val="Caption"/>
        <w:pBdr>
          <w:bottom w:val="single" w:sz="4" w:space="1" w:color="auto"/>
        </w:pBdr>
      </w:pPr>
      <w:bookmarkStart w:id="260" w:name="_Toc395791322"/>
      <w:bookmarkStart w:id="261" w:name="_Toc51147359"/>
      <w:r w:rsidRPr="00B342ED">
        <w:lastRenderedPageBreak/>
        <w:t>Appendix B</w:t>
      </w:r>
      <w:r w:rsidR="00BD469F" w:rsidRPr="00B342ED">
        <w:fldChar w:fldCharType="begin"/>
      </w:r>
      <w:r w:rsidR="006D5F73" w:rsidRPr="00B342ED">
        <w:instrText xml:space="preserve"> SEQ Appendix_B \* ARABIC </w:instrText>
      </w:r>
      <w:r w:rsidR="00BD469F" w:rsidRPr="00B342ED">
        <w:rPr>
          <w:noProof/>
        </w:rPr>
        <w:fldChar w:fldCharType="separate"/>
      </w:r>
      <w:r w:rsidR="008D0E59">
        <w:rPr>
          <w:noProof/>
        </w:rPr>
        <w:t>5</w:t>
      </w:r>
      <w:r w:rsidR="00BD469F" w:rsidRPr="00B342ED">
        <w:rPr>
          <w:noProof/>
        </w:rPr>
        <w:fldChar w:fldCharType="end"/>
      </w:r>
      <w:r w:rsidRPr="00B342ED">
        <w:t>.–</w:t>
      </w:r>
      <w:proofErr w:type="spellStart"/>
      <w:r w:rsidRPr="00B342ED">
        <w:t>Chilkat</w:t>
      </w:r>
      <w:proofErr w:type="spellEnd"/>
      <w:r w:rsidRPr="00B342ED">
        <w:t xml:space="preserve"> Lake sockeye salmon.</w:t>
      </w:r>
      <w:bookmarkEnd w:id="260"/>
      <w:bookmarkEnd w:id="261"/>
    </w:p>
    <w:p w14:paraId="3F31CDE0" w14:textId="77777777" w:rsidR="00326F6E" w:rsidRPr="00326F6E" w:rsidRDefault="00326F6E" w:rsidP="00326F6E">
      <w:pPr>
        <w:rPr>
          <w:sz w:val="22"/>
          <w:szCs w:val="22"/>
        </w:rPr>
      </w:pPr>
      <w:proofErr w:type="spellStart"/>
      <w:r w:rsidRPr="00326F6E">
        <w:rPr>
          <w:sz w:val="22"/>
          <w:szCs w:val="22"/>
        </w:rPr>
        <w:t>Chilkat</w:t>
      </w:r>
      <w:proofErr w:type="spellEnd"/>
      <w:r w:rsidRPr="00326F6E">
        <w:rPr>
          <w:sz w:val="22"/>
          <w:szCs w:val="22"/>
        </w:rPr>
        <w:t xml:space="preserve"> Lake is located in the </w:t>
      </w:r>
      <w:proofErr w:type="spellStart"/>
      <w:r w:rsidRPr="00326F6E">
        <w:rPr>
          <w:sz w:val="22"/>
          <w:szCs w:val="22"/>
        </w:rPr>
        <w:t>Chilkat</w:t>
      </w:r>
      <w:proofErr w:type="spellEnd"/>
      <w:r w:rsidRPr="00326F6E">
        <w:rPr>
          <w:sz w:val="22"/>
          <w:szCs w:val="22"/>
        </w:rPr>
        <w:t xml:space="preserve"> River drainage, approximately 43 river km upstream from the city of Haines, Alaska. The lake supports one of the region’s larger sockeye salmon runs, which is harvested primarily in the District 15 Lynn Canal commercial drift gillnet fishery. Escapements have been variously estimated through weir counts (1967–1995, 1999–2007), mark–recapture estimates (1994–2016), and dual-frequency identification sonar (DIDSON), which has been used as the primary assessment method since 2008 (Eggers et al. 2010; Bednarski et al. 2017).</w:t>
      </w:r>
    </w:p>
    <w:p w14:paraId="74B3E902" w14:textId="77777777" w:rsidR="00326F6E" w:rsidRPr="00326F6E" w:rsidRDefault="00326F6E" w:rsidP="00326F6E">
      <w:pPr>
        <w:rPr>
          <w:sz w:val="22"/>
          <w:szCs w:val="22"/>
        </w:rPr>
      </w:pPr>
      <w:r w:rsidRPr="00326F6E">
        <w:rPr>
          <w:b/>
          <w:bCs/>
          <w:sz w:val="22"/>
          <w:szCs w:val="22"/>
        </w:rPr>
        <w:t>Escapement Goals and Stock Status:</w:t>
      </w:r>
      <w:r w:rsidRPr="00326F6E">
        <w:rPr>
          <w:sz w:val="22"/>
          <w:szCs w:val="22"/>
        </w:rPr>
        <w:t xml:space="preserve"> Prior to 1990, the </w:t>
      </w:r>
      <w:proofErr w:type="spellStart"/>
      <w:r w:rsidRPr="00326F6E">
        <w:rPr>
          <w:sz w:val="22"/>
          <w:szCs w:val="22"/>
        </w:rPr>
        <w:t>Chilkat</w:t>
      </w:r>
      <w:proofErr w:type="spellEnd"/>
      <w:r w:rsidRPr="00326F6E">
        <w:rPr>
          <w:sz w:val="22"/>
          <w:szCs w:val="22"/>
        </w:rPr>
        <w:t xml:space="preserve"> Lake sockeye salmon run was managed for informal escapement goals of 60,000–70,000 fish (1976–1980) and 70,000–90,000 fish (1981–1989) (</w:t>
      </w:r>
      <w:proofErr w:type="spellStart"/>
      <w:r w:rsidRPr="00326F6E">
        <w:rPr>
          <w:sz w:val="22"/>
          <w:szCs w:val="22"/>
        </w:rPr>
        <w:t>Bergander</w:t>
      </w:r>
      <w:proofErr w:type="spellEnd"/>
      <w:r w:rsidRPr="00326F6E">
        <w:rPr>
          <w:sz w:val="22"/>
          <w:szCs w:val="22"/>
        </w:rPr>
        <w:t xml:space="preserve"> et al. 1988). In 1990, ADF&amp;G established a biological escapement goal range of 52,000–106,000 sockeye salmon (with separate goals for early and late runs), based on a stock-recruit analysis (McPherson 1990). Later efforts to update the escapement goal were hindered by concerns regarding accuracy of weir counts and lake stocking of sockeye salmon fry in the 1990s, which at the time caused severe declines in zooplankton populations (Geiger et al. 2005). In 2006, the existing goal was converted into mark–recapture units and revised to a sustainable escapement goal range of 80,000–200,000 sockeye salmon (Geiger et al. 2005). In 2009, the goal was revised to the current biological escapement goal range of 70,000–150,000 sockeye salmon, based on an auto-regressive stock-recruit model with weir counts scaled to mark–recapture estimates and a fry plant term to account for bias due to added production from fry stocking (Eggers et al. 2008, 2010). </w:t>
      </w:r>
    </w:p>
    <w:p w14:paraId="7FDD43F1" w14:textId="34FEDB60" w:rsidR="00D177E9" w:rsidRDefault="00326F6E" w:rsidP="00326F6E">
      <w:pPr>
        <w:rPr>
          <w:sz w:val="22"/>
          <w:szCs w:val="22"/>
        </w:rPr>
      </w:pPr>
      <w:r w:rsidRPr="00326F6E">
        <w:rPr>
          <w:sz w:val="22"/>
          <w:szCs w:val="22"/>
        </w:rPr>
        <w:t xml:space="preserve">Following comprehensive review of historical stock assessment data (Bednarski et al. 2017), the escapement goal analysis was updated using age-structured state-space stock-recruit models to better account for multiple overlapping methods of escapement enumeration and missing data (Miller and Heinl 2018). DIDSON escapement counts were treated as the ‘true’ counts and weir counts and mark–recapture estimates of escapement were treated as indices of escapement in the state-space models. Resulting parameter estimates from this analysis were very similar to those estimated by Eggers et al. (2010). The probability of achieving 90% of maximum sustained yield (MSY) over the entire current escapement goal range was estimated to average 65% and was maximized (near 84% probability) at the spawning escapement estimated to provide MSY (98,000 fish). These probabilities improved to 82% and 94%, respectively, with respect to achieving 80% of MSY (Miller and Heinl 2018). As a result, the escapement goal review committee recommended maintaining the current biological escapement goal of 70,000–150,000 sockeye salmon counted with the DIDSON system at the </w:t>
      </w:r>
      <w:proofErr w:type="spellStart"/>
      <w:r w:rsidRPr="00326F6E">
        <w:rPr>
          <w:sz w:val="22"/>
          <w:szCs w:val="22"/>
        </w:rPr>
        <w:t>Chilkat</w:t>
      </w:r>
      <w:proofErr w:type="spellEnd"/>
      <w:r w:rsidRPr="00326F6E">
        <w:rPr>
          <w:sz w:val="22"/>
          <w:szCs w:val="22"/>
        </w:rPr>
        <w:t xml:space="preserve"> Lake weir site (Heinl et al. 2017). From 2015 to 2019, escapements were within or above the escapement goal range in each year (Appendix Figure B5).</w:t>
      </w:r>
    </w:p>
    <w:p w14:paraId="66847A98" w14:textId="77777777" w:rsidR="00D177E9" w:rsidRDefault="00D177E9">
      <w:pPr>
        <w:spacing w:after="0"/>
        <w:jc w:val="left"/>
        <w:rPr>
          <w:sz w:val="22"/>
          <w:szCs w:val="22"/>
        </w:rPr>
      </w:pPr>
      <w:r>
        <w:rPr>
          <w:sz w:val="22"/>
          <w:szCs w:val="22"/>
        </w:rPr>
        <w:br w:type="page"/>
      </w:r>
    </w:p>
    <w:p w14:paraId="036017C7" w14:textId="2F569FCF" w:rsidR="004434DC" w:rsidRPr="005A75B9" w:rsidRDefault="00326F6E" w:rsidP="00A2662E">
      <w:pPr>
        <w:jc w:val="center"/>
      </w:pPr>
      <w:r w:rsidRPr="00F506A4">
        <w:rPr>
          <w:noProof/>
        </w:rPr>
        <w:lastRenderedPageBreak/>
        <w:drawing>
          <wp:inline distT="0" distB="0" distL="0" distR="0" wp14:anchorId="293DA689" wp14:editId="3D2AA38C">
            <wp:extent cx="4370832" cy="3163824"/>
            <wp:effectExtent l="19050" t="19050" r="1079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187CD8C1" w14:textId="0E053DA5" w:rsidR="004434DC" w:rsidRPr="00855C96" w:rsidRDefault="00BC3B9A" w:rsidP="00855C96">
      <w:pPr>
        <w:pStyle w:val="Caption"/>
      </w:pPr>
      <w:bookmarkStart w:id="262" w:name="_Toc395791323"/>
      <w:r w:rsidRPr="005A75B9">
        <w:t>Appendix Figure B</w:t>
      </w:r>
      <w:r w:rsidR="00C0127A">
        <w:rPr>
          <w:noProof/>
        </w:rPr>
        <w:fldChar w:fldCharType="begin"/>
      </w:r>
      <w:r w:rsidR="00C0127A">
        <w:rPr>
          <w:noProof/>
        </w:rPr>
        <w:instrText xml:space="preserve"> SEQ Appendix_Figure_B \* ARABIC </w:instrText>
      </w:r>
      <w:r w:rsidR="00C0127A">
        <w:rPr>
          <w:noProof/>
        </w:rPr>
        <w:fldChar w:fldCharType="separate"/>
      </w:r>
      <w:r w:rsidR="008D0E59">
        <w:rPr>
          <w:noProof/>
        </w:rPr>
        <w:t>5</w:t>
      </w:r>
      <w:r w:rsidR="00C0127A">
        <w:rPr>
          <w:noProof/>
        </w:rPr>
        <w:fldChar w:fldCharType="end"/>
      </w:r>
      <w:r w:rsidR="0013531D" w:rsidRPr="000D0807">
        <w:t>.–</w:t>
      </w:r>
      <w:bookmarkEnd w:id="262"/>
      <w:r w:rsidR="00326F6E" w:rsidRPr="00326F6E">
        <w:t xml:space="preserve">Estimated </w:t>
      </w:r>
      <w:proofErr w:type="spellStart"/>
      <w:r w:rsidR="00326F6E" w:rsidRPr="00326F6E">
        <w:t>Chilkat</w:t>
      </w:r>
      <w:proofErr w:type="spellEnd"/>
      <w:r w:rsidR="00326F6E" w:rsidRPr="00326F6E">
        <w:t xml:space="preserve"> Lake sockeye salmon escapements, 1976–2019, and biological escapement goal range of 70,000–150,000 fish. </w:t>
      </w:r>
      <w:r w:rsidR="00326F6E" w:rsidRPr="00855C96">
        <w:t>Expanded DIDSON counts are shown as columns, 2008–2019; escapements estimated from model outputs (posterior medians and 95% credibility intervals) are shown as data points, 1976–2016.</w:t>
      </w:r>
    </w:p>
    <w:p w14:paraId="7DB101C0" w14:textId="54E8A1BA" w:rsidR="007043F0" w:rsidRPr="005A75B9" w:rsidRDefault="00A2662E" w:rsidP="00AF16C2">
      <w:pPr>
        <w:pStyle w:val="Caption"/>
        <w:pBdr>
          <w:bottom w:val="single" w:sz="4" w:space="1" w:color="auto"/>
        </w:pBdr>
      </w:pPr>
      <w:r w:rsidRPr="005A75B9">
        <w:br w:type="page"/>
      </w:r>
      <w:bookmarkStart w:id="263" w:name="_Toc395791324"/>
      <w:bookmarkStart w:id="264" w:name="_Toc51147360"/>
      <w:r w:rsidR="007043F0"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6</w:t>
      </w:r>
      <w:r w:rsidR="00BD469F" w:rsidRPr="005A75B9">
        <w:rPr>
          <w:noProof/>
        </w:rPr>
        <w:fldChar w:fldCharType="end"/>
      </w:r>
      <w:r w:rsidR="007043F0" w:rsidRPr="005A75B9">
        <w:t>.–Redoubt Lake sockeye salmon.</w:t>
      </w:r>
      <w:bookmarkEnd w:id="263"/>
      <w:bookmarkEnd w:id="264"/>
    </w:p>
    <w:p w14:paraId="1F0DB207" w14:textId="77777777" w:rsidR="00326F6E" w:rsidRPr="00326F6E" w:rsidRDefault="00326F6E" w:rsidP="00326F6E">
      <w:pPr>
        <w:rPr>
          <w:sz w:val="22"/>
          <w:szCs w:val="22"/>
        </w:rPr>
      </w:pPr>
      <w:r w:rsidRPr="00326F6E">
        <w:rPr>
          <w:sz w:val="22"/>
          <w:szCs w:val="22"/>
        </w:rPr>
        <w:t>Redoubt Lake is located on Baranof Island, approximately 19 km south of Sitka, Alaska. Redoubt Lake sockeye salmon are harvested primarily in terminal subsistence and sport fisheries and, to a lesser extent, mixed stock commercial fisheries in Sitka Sound. Sockeye salmon escapements have been enumerated annually at an adult counting weir at the outlet of the lake in all but one year since 1982 (the USDA Forest Service has operated the weir since the mid-1990s).</w:t>
      </w:r>
    </w:p>
    <w:p w14:paraId="4630C065" w14:textId="6B736A3E" w:rsidR="007043F0" w:rsidRPr="005A75B9" w:rsidRDefault="00326F6E" w:rsidP="00326F6E">
      <w:pPr>
        <w:rPr>
          <w:sz w:val="22"/>
          <w:szCs w:val="22"/>
        </w:rPr>
      </w:pPr>
      <w:r w:rsidRPr="00326F6E">
        <w:rPr>
          <w:b/>
          <w:bCs/>
          <w:sz w:val="22"/>
          <w:szCs w:val="22"/>
        </w:rPr>
        <w:t>Escapement Goals and Stock Status:</w:t>
      </w:r>
      <w:r w:rsidRPr="00326F6E">
        <w:rPr>
          <w:sz w:val="22"/>
          <w:szCs w:val="22"/>
        </w:rPr>
        <w:t xml:space="preserve"> In 2003, ADF&amp;G recommended a biological escapement goal range of 10,000–25,000 sockeye salmon based on a stock-recruit analysis (Geiger 2003). In 2003, the Board of Fisheries adopted a management plan for Redoubt Lake and set an optimal escapement goal range of 7,000–25,000 sockeye salmon (5 AAC 01.760 </w:t>
      </w:r>
      <w:r w:rsidRPr="00326F6E">
        <w:rPr>
          <w:i/>
          <w:iCs/>
          <w:sz w:val="22"/>
          <w:szCs w:val="22"/>
        </w:rPr>
        <w:t>Redoubt Bay and Lake Sockeye Salmon Fisheries Management Plan</w:t>
      </w:r>
      <w:r w:rsidRPr="00326F6E">
        <w:rPr>
          <w:sz w:val="22"/>
          <w:szCs w:val="22"/>
        </w:rPr>
        <w:t>). The management plan provides guidelines for allocation of Redoubt Lake sockeye salmon between subsistence, sport, and commercial fisheries based on projected inseason run strength. Redoubt Lake was intensively fertilized during most years when stock-recruit observations were made (1984–1987 and 1990–1995). Lake fertilization was discontinued from 1996 to 1998, but a less intensive fertilization program has been conducted annually by the USDA Forest Service since 1999. An attempt to assess the effect of the lake fertilization project on freshwater production and adult recruitment of sockeye salmon was limited by lack of data from non-fertilized years (Beauchamp and Overman 2004). All but three brood years since 1982 (1987, 1995, 1996) experienced some level of lake fertilization. The Southeast Alaska escapement goal review committee recommended no changes to the current biological escapement goal following an updated escapement goal analysis (in this report). From 2015 to 2019, escapements were within or above the escapement goal range in each year (Appendix Figure B6).</w:t>
      </w:r>
    </w:p>
    <w:p w14:paraId="5751BAF5" w14:textId="77777777" w:rsidR="00CE7344" w:rsidRPr="005A75B9" w:rsidRDefault="00CE7344" w:rsidP="007043F0">
      <w:pPr>
        <w:rPr>
          <w:sz w:val="22"/>
          <w:szCs w:val="22"/>
        </w:rPr>
      </w:pPr>
    </w:p>
    <w:p w14:paraId="757E21CA" w14:textId="6020CEBB" w:rsidR="004434DC" w:rsidRPr="005A75B9" w:rsidRDefault="00326F6E" w:rsidP="008564B5">
      <w:pPr>
        <w:jc w:val="center"/>
        <w:rPr>
          <w:sz w:val="22"/>
          <w:szCs w:val="22"/>
        </w:rPr>
      </w:pPr>
      <w:r w:rsidRPr="003B742A">
        <w:rPr>
          <w:noProof/>
        </w:rPr>
        <w:drawing>
          <wp:inline distT="0" distB="0" distL="0" distR="0" wp14:anchorId="65A7D6F7" wp14:editId="72EEA54F">
            <wp:extent cx="4370832" cy="3163824"/>
            <wp:effectExtent l="19050" t="19050" r="1079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02E34BF5" w14:textId="31184A04" w:rsidR="007043F0" w:rsidRPr="005A75B9" w:rsidRDefault="006703A2" w:rsidP="006703A2">
      <w:pPr>
        <w:pStyle w:val="Caption"/>
      </w:pPr>
      <w:bookmarkStart w:id="265" w:name="_Toc395791325"/>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6</w:t>
      </w:r>
      <w:r w:rsidR="00BD469F" w:rsidRPr="005A75B9">
        <w:rPr>
          <w:noProof/>
        </w:rPr>
        <w:fldChar w:fldCharType="end"/>
      </w:r>
      <w:r w:rsidR="0013531D" w:rsidRPr="005A75B9">
        <w:t>.–</w:t>
      </w:r>
      <w:r w:rsidR="007043F0" w:rsidRPr="005A75B9">
        <w:t>Redoubt Lake sockeye salmon escapement (weir counts), 1982–</w:t>
      </w:r>
      <w:r w:rsidR="0070566A">
        <w:t>201</w:t>
      </w:r>
      <w:r w:rsidR="00326F6E">
        <w:t>9</w:t>
      </w:r>
      <w:r w:rsidR="008564B5" w:rsidRPr="005A75B9">
        <w:t xml:space="preserve">, and optimal escapement goal range of </w:t>
      </w:r>
      <w:r w:rsidR="00A2662E" w:rsidRPr="005A75B9">
        <w:t>7,000–25,000 fish</w:t>
      </w:r>
      <w:r w:rsidR="007043F0" w:rsidRPr="005A75B9">
        <w:t xml:space="preserve">. </w:t>
      </w:r>
      <w:r w:rsidR="00A2662E" w:rsidRPr="005A75B9">
        <w:t>(</w:t>
      </w:r>
      <w:r w:rsidR="007043F0" w:rsidRPr="005A75B9">
        <w:t>The weir was not operated in 1998.</w:t>
      </w:r>
      <w:r w:rsidR="00A2662E" w:rsidRPr="005A75B9">
        <w:t>)</w:t>
      </w:r>
      <w:bookmarkEnd w:id="265"/>
    </w:p>
    <w:p w14:paraId="64E595FF" w14:textId="77777777" w:rsidR="004434DC" w:rsidRPr="005A75B9" w:rsidRDefault="004434DC" w:rsidP="004434DC"/>
    <w:p w14:paraId="56B846FB" w14:textId="55AA7BB3" w:rsidR="007043F0" w:rsidRPr="005A75B9" w:rsidRDefault="008564B5" w:rsidP="00AF16C2">
      <w:pPr>
        <w:pStyle w:val="Caption"/>
        <w:pBdr>
          <w:bottom w:val="single" w:sz="4" w:space="1" w:color="auto"/>
        </w:pBdr>
      </w:pPr>
      <w:r w:rsidRPr="005A75B9">
        <w:br w:type="page"/>
      </w:r>
      <w:bookmarkStart w:id="266" w:name="_Toc395791326"/>
      <w:bookmarkStart w:id="267" w:name="_Toc51147361"/>
      <w:r w:rsidR="007043F0"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7</w:t>
      </w:r>
      <w:r w:rsidR="00BD469F" w:rsidRPr="005A75B9">
        <w:rPr>
          <w:noProof/>
        </w:rPr>
        <w:fldChar w:fldCharType="end"/>
      </w:r>
      <w:r w:rsidR="007043F0" w:rsidRPr="005A75B9">
        <w:t>.–</w:t>
      </w:r>
      <w:proofErr w:type="spellStart"/>
      <w:r w:rsidR="007043F0" w:rsidRPr="005A75B9">
        <w:t>Taku</w:t>
      </w:r>
      <w:proofErr w:type="spellEnd"/>
      <w:r w:rsidR="007043F0" w:rsidRPr="005A75B9">
        <w:t xml:space="preserve"> River sockeye salmon.</w:t>
      </w:r>
      <w:bookmarkEnd w:id="266"/>
      <w:bookmarkEnd w:id="267"/>
    </w:p>
    <w:p w14:paraId="7A1D7CAA" w14:textId="7899FC2B" w:rsidR="00326F6E" w:rsidRPr="00326F6E" w:rsidRDefault="00326F6E" w:rsidP="00326F6E">
      <w:pPr>
        <w:rPr>
          <w:sz w:val="22"/>
          <w:szCs w:val="22"/>
        </w:rPr>
      </w:pPr>
      <w:r w:rsidRPr="00326F6E">
        <w:rPr>
          <w:sz w:val="22"/>
          <w:szCs w:val="22"/>
        </w:rPr>
        <w:t xml:space="preserve">The </w:t>
      </w:r>
      <w:proofErr w:type="spellStart"/>
      <w:r w:rsidRPr="00326F6E">
        <w:rPr>
          <w:sz w:val="22"/>
          <w:szCs w:val="22"/>
        </w:rPr>
        <w:t>Taku</w:t>
      </w:r>
      <w:proofErr w:type="spellEnd"/>
      <w:r w:rsidRPr="00326F6E">
        <w:rPr>
          <w:sz w:val="22"/>
          <w:szCs w:val="22"/>
        </w:rPr>
        <w:t xml:space="preserve"> River is a large transboundary river located on the mainland, approximately 30 km northeast of Juneau, Alaska. </w:t>
      </w:r>
      <w:proofErr w:type="spellStart"/>
      <w:r w:rsidRPr="00326F6E">
        <w:rPr>
          <w:sz w:val="22"/>
          <w:szCs w:val="22"/>
        </w:rPr>
        <w:t>Taku</w:t>
      </w:r>
      <w:proofErr w:type="spellEnd"/>
      <w:r w:rsidRPr="00326F6E">
        <w:rPr>
          <w:sz w:val="22"/>
          <w:szCs w:val="22"/>
        </w:rPr>
        <w:t xml:space="preserve"> River sockeye salmon are harvested primarily in Alaska commercial drift gillnet fisheries in District 11 and Canadian inriver fisheries. Harvests have been estimated through postseason run-reconstruction analysis by the Transboundary Technical Committee of the Pacific Salmon Commission</w:t>
      </w:r>
      <w:ins w:id="268" w:author="Heinl, Steve (DFG) [2]" w:date="2020-09-14T11:30:00Z">
        <w:r w:rsidR="00E8392C">
          <w:rPr>
            <w:sz w:val="22"/>
            <w:szCs w:val="22"/>
          </w:rPr>
          <w:t xml:space="preserve"> </w:t>
        </w:r>
      </w:ins>
      <w:r w:rsidR="00E8392C">
        <w:rPr>
          <w:sz w:val="22"/>
          <w:szCs w:val="22"/>
        </w:rPr>
        <w:t>(PSC)</w:t>
      </w:r>
      <w:r w:rsidRPr="00326F6E">
        <w:rPr>
          <w:sz w:val="22"/>
          <w:szCs w:val="22"/>
        </w:rPr>
        <w:t xml:space="preserve">. Sockeye salmon escapements have been estimated through joint U.S./Canada mark–recapture studies conducted </w:t>
      </w:r>
      <w:r w:rsidR="001E471C">
        <w:rPr>
          <w:sz w:val="22"/>
          <w:szCs w:val="22"/>
        </w:rPr>
        <w:t xml:space="preserve">annually </w:t>
      </w:r>
      <w:r w:rsidRPr="00326F6E">
        <w:rPr>
          <w:sz w:val="22"/>
          <w:szCs w:val="22"/>
        </w:rPr>
        <w:t xml:space="preserve">since 1984. </w:t>
      </w:r>
    </w:p>
    <w:p w14:paraId="5963A694" w14:textId="58448BE1" w:rsidR="007043F0" w:rsidRDefault="00326F6E" w:rsidP="00326F6E">
      <w:pPr>
        <w:rPr>
          <w:sz w:val="22"/>
          <w:szCs w:val="22"/>
        </w:rPr>
      </w:pPr>
      <w:r w:rsidRPr="00326F6E">
        <w:rPr>
          <w:b/>
          <w:bCs/>
          <w:sz w:val="22"/>
          <w:szCs w:val="22"/>
        </w:rPr>
        <w:t>Escapement Goals and Stock Status:</w:t>
      </w:r>
      <w:r w:rsidRPr="00326F6E">
        <w:rPr>
          <w:sz w:val="22"/>
          <w:szCs w:val="22"/>
        </w:rPr>
        <w:t xml:space="preserve"> In 1985, the Transboundary Technical Committee established an escapement goal range of 71,000–80,000 sockeye salmon in Canadian spawning areas of the </w:t>
      </w:r>
      <w:proofErr w:type="spellStart"/>
      <w:r w:rsidRPr="00326F6E">
        <w:rPr>
          <w:sz w:val="22"/>
          <w:szCs w:val="22"/>
        </w:rPr>
        <w:t>Taku</w:t>
      </w:r>
      <w:proofErr w:type="spellEnd"/>
      <w:r w:rsidRPr="00326F6E">
        <w:rPr>
          <w:sz w:val="22"/>
          <w:szCs w:val="22"/>
        </w:rPr>
        <w:t xml:space="preserve"> River drainage. The goal was based on professional judgment and was long considered an “interim” goal (TTC 2014). In 2003, the department classified the goal as a sustainable escapement goal (Geiger et al. 2004). 04). Provisions of the 2019 Pacific Salmon Treaty called for development of a bilaterally approved maximum sustainable yield escapement goal to be established prior to the 2020 fishing season. A </w:t>
      </w:r>
      <w:proofErr w:type="spellStart"/>
      <w:r w:rsidRPr="00326F6E">
        <w:rPr>
          <w:sz w:val="22"/>
          <w:szCs w:val="22"/>
        </w:rPr>
        <w:t>Taku</w:t>
      </w:r>
      <w:proofErr w:type="spellEnd"/>
      <w:r w:rsidRPr="00326F6E">
        <w:rPr>
          <w:sz w:val="22"/>
          <w:szCs w:val="22"/>
        </w:rPr>
        <w:t xml:space="preserve"> River Sockeye Working Group was created to review the stock assessment program, update historical data, and conduct stock-recruit analysis of revised estimates of abundance (</w:t>
      </w:r>
      <w:proofErr w:type="spellStart"/>
      <w:r w:rsidRPr="00326F6E">
        <w:rPr>
          <w:sz w:val="22"/>
          <w:szCs w:val="22"/>
        </w:rPr>
        <w:t>Pestal</w:t>
      </w:r>
      <w:proofErr w:type="spellEnd"/>
      <w:r w:rsidRPr="00326F6E">
        <w:rPr>
          <w:sz w:val="22"/>
          <w:szCs w:val="22"/>
        </w:rPr>
        <w:t xml:space="preserve"> et al. 2020; Miller and </w:t>
      </w:r>
      <w:proofErr w:type="spellStart"/>
      <w:r w:rsidRPr="00326F6E">
        <w:rPr>
          <w:sz w:val="22"/>
          <w:szCs w:val="22"/>
        </w:rPr>
        <w:t>Pestal</w:t>
      </w:r>
      <w:proofErr w:type="spellEnd"/>
      <w:r w:rsidRPr="00326F6E">
        <w:rPr>
          <w:sz w:val="22"/>
          <w:szCs w:val="22"/>
        </w:rPr>
        <w:t xml:space="preserve"> 2020; also reviewed in this report). A biological escapement goal range of 40,000 to 75,000 wild sockeye salmon and a management objective of 58,000 fish (representing the midpoint of the escapement goal range) was adopted by the PSC Transboundary River Panel prior to the start of the 2020 fishing season (TTC 2020). From 2015 to 2019, estimated escapements were within or above the new biological escapement goal range each year (Appendix Figure B7).</w:t>
      </w:r>
    </w:p>
    <w:p w14:paraId="5EFA69AF" w14:textId="77777777" w:rsidR="002C6A8F" w:rsidRPr="005A75B9" w:rsidRDefault="002C6A8F" w:rsidP="007043F0">
      <w:pPr>
        <w:rPr>
          <w:sz w:val="22"/>
          <w:szCs w:val="22"/>
        </w:rPr>
      </w:pPr>
    </w:p>
    <w:p w14:paraId="0BD90AE6" w14:textId="1C6D5A82" w:rsidR="00AE47EB" w:rsidRDefault="00AE47EB" w:rsidP="00AE47EB">
      <w:pPr>
        <w:jc w:val="center"/>
      </w:pPr>
      <w:bookmarkStart w:id="269" w:name="_Toc395791327"/>
      <w:r w:rsidRPr="00EA5F85">
        <w:rPr>
          <w:noProof/>
        </w:rPr>
        <w:drawing>
          <wp:inline distT="0" distB="0" distL="0" distR="0" wp14:anchorId="2A35E01B" wp14:editId="6FE32C18">
            <wp:extent cx="4379976" cy="3172968"/>
            <wp:effectExtent l="19050" t="19050" r="2095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6B77BB72" w14:textId="037756C9" w:rsidR="000B31EA" w:rsidRPr="00855C96" w:rsidRDefault="006703A2" w:rsidP="00855C96">
      <w:pPr>
        <w:pStyle w:val="Caption"/>
      </w:pPr>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7</w:t>
      </w:r>
      <w:r w:rsidR="00BD469F" w:rsidRPr="005A75B9">
        <w:rPr>
          <w:noProof/>
        </w:rPr>
        <w:fldChar w:fldCharType="end"/>
      </w:r>
      <w:r w:rsidR="0013531D" w:rsidRPr="005A75B9">
        <w:t>.–</w:t>
      </w:r>
      <w:bookmarkEnd w:id="269"/>
      <w:r w:rsidR="00326F6E" w:rsidRPr="00326F6E">
        <w:t xml:space="preserve">Estimated </w:t>
      </w:r>
      <w:proofErr w:type="spellStart"/>
      <w:r w:rsidR="00326F6E" w:rsidRPr="00326F6E">
        <w:t>Taku</w:t>
      </w:r>
      <w:proofErr w:type="spellEnd"/>
      <w:r w:rsidR="00326F6E" w:rsidRPr="00326F6E">
        <w:t xml:space="preserve"> River sockeye salmon escapements, 1984–2019, and </w:t>
      </w:r>
      <w:r w:rsidR="00AE47EB">
        <w:t>biological</w:t>
      </w:r>
      <w:r w:rsidR="00AE47EB" w:rsidRPr="00326F6E">
        <w:t xml:space="preserve"> </w:t>
      </w:r>
      <w:r w:rsidR="00326F6E" w:rsidRPr="00326F6E">
        <w:t xml:space="preserve">escapement goal range of 40,000–75,000 fish. </w:t>
      </w:r>
      <w:r w:rsidR="00AE47EB">
        <w:t>(A mark–recapture study was not conducted in 1986</w:t>
      </w:r>
      <w:r w:rsidR="00855C96">
        <w:t>.</w:t>
      </w:r>
      <w:r w:rsidR="00AE47EB">
        <w:t>)</w:t>
      </w:r>
    </w:p>
    <w:p w14:paraId="0A96F5F9" w14:textId="77777777" w:rsidR="004434DC" w:rsidRPr="005A75B9" w:rsidRDefault="004434DC" w:rsidP="004434DC"/>
    <w:p w14:paraId="5C670621" w14:textId="3291E102" w:rsidR="007043F0" w:rsidRPr="005A75B9" w:rsidRDefault="008564B5" w:rsidP="00AF16C2">
      <w:pPr>
        <w:pStyle w:val="Caption"/>
        <w:pBdr>
          <w:bottom w:val="single" w:sz="4" w:space="1" w:color="auto"/>
        </w:pBdr>
      </w:pPr>
      <w:r w:rsidRPr="005A75B9">
        <w:br w:type="page"/>
      </w:r>
      <w:bookmarkStart w:id="270" w:name="_Toc395791328"/>
      <w:bookmarkStart w:id="271" w:name="_Toc51147362"/>
      <w:r w:rsidR="007043F0"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8</w:t>
      </w:r>
      <w:r w:rsidR="00BD469F" w:rsidRPr="005A75B9">
        <w:rPr>
          <w:noProof/>
        </w:rPr>
        <w:fldChar w:fldCharType="end"/>
      </w:r>
      <w:r w:rsidR="007043F0" w:rsidRPr="005A75B9">
        <w:t>.–</w:t>
      </w:r>
      <w:proofErr w:type="spellStart"/>
      <w:r w:rsidR="007043F0" w:rsidRPr="005A75B9">
        <w:t>Speel</w:t>
      </w:r>
      <w:proofErr w:type="spellEnd"/>
      <w:r w:rsidR="007043F0" w:rsidRPr="005A75B9">
        <w:t xml:space="preserve"> Lake sockeye salmon.</w:t>
      </w:r>
      <w:bookmarkEnd w:id="270"/>
      <w:bookmarkEnd w:id="271"/>
    </w:p>
    <w:p w14:paraId="1DBF6BF7" w14:textId="77777777" w:rsidR="00341B14" w:rsidRPr="00341B14" w:rsidRDefault="00341B14" w:rsidP="00341B14">
      <w:pPr>
        <w:rPr>
          <w:sz w:val="22"/>
          <w:szCs w:val="22"/>
        </w:rPr>
      </w:pPr>
      <w:proofErr w:type="spellStart"/>
      <w:r w:rsidRPr="00341B14">
        <w:rPr>
          <w:sz w:val="22"/>
          <w:szCs w:val="22"/>
        </w:rPr>
        <w:t>Speel</w:t>
      </w:r>
      <w:proofErr w:type="spellEnd"/>
      <w:r w:rsidRPr="00341B14">
        <w:rPr>
          <w:sz w:val="22"/>
          <w:szCs w:val="22"/>
        </w:rPr>
        <w:t xml:space="preserve"> Lake is located on mainland Alaska, in the </w:t>
      </w:r>
      <w:proofErr w:type="spellStart"/>
      <w:r w:rsidRPr="00341B14">
        <w:rPr>
          <w:sz w:val="22"/>
          <w:szCs w:val="22"/>
        </w:rPr>
        <w:t>Speel</w:t>
      </w:r>
      <w:proofErr w:type="spellEnd"/>
      <w:r w:rsidRPr="00341B14">
        <w:rPr>
          <w:sz w:val="22"/>
          <w:szCs w:val="22"/>
        </w:rPr>
        <w:t xml:space="preserve"> Arm of Port Snettisham, approximately 50 km southeast of Juneau, Alaska. </w:t>
      </w:r>
      <w:proofErr w:type="spellStart"/>
      <w:r w:rsidRPr="00341B14">
        <w:rPr>
          <w:sz w:val="22"/>
          <w:szCs w:val="22"/>
        </w:rPr>
        <w:t>Speel</w:t>
      </w:r>
      <w:proofErr w:type="spellEnd"/>
      <w:r w:rsidRPr="00341B14">
        <w:rPr>
          <w:sz w:val="22"/>
          <w:szCs w:val="22"/>
        </w:rPr>
        <w:t xml:space="preserve"> Lake sockeye salmon are harvested in traditional mixed stock commercial drift gillnet fisheries in District 11 and in terminal hatchery fisheries in </w:t>
      </w:r>
      <w:proofErr w:type="spellStart"/>
      <w:r w:rsidRPr="00341B14">
        <w:rPr>
          <w:sz w:val="22"/>
          <w:szCs w:val="22"/>
        </w:rPr>
        <w:t>Speel</w:t>
      </w:r>
      <w:proofErr w:type="spellEnd"/>
      <w:r w:rsidRPr="00341B14">
        <w:rPr>
          <w:sz w:val="22"/>
          <w:szCs w:val="22"/>
        </w:rPr>
        <w:t xml:space="preserve"> Arm. Escapements have been enumerated annually at an adult counting weir at the outlet of the lake in all but two years since 1983 (the weir has been operated by Douglas Island Pink and Chum, Inc. since 1996). Weir counts during most of the 1980s and 1990s underestimated the escapement, however, due to early removal of the weir. </w:t>
      </w:r>
      <w:proofErr w:type="spellStart"/>
      <w:r w:rsidRPr="00341B14">
        <w:rPr>
          <w:sz w:val="22"/>
          <w:szCs w:val="22"/>
        </w:rPr>
        <w:t>Speel</w:t>
      </w:r>
      <w:proofErr w:type="spellEnd"/>
      <w:r w:rsidRPr="00341B14">
        <w:rPr>
          <w:sz w:val="22"/>
          <w:szCs w:val="22"/>
        </w:rPr>
        <w:t xml:space="preserve"> Lake harvests have been estimated annually in conjunction with U.S./Canada stock identification programs to allocate harvests in the District 11 drift gillnet fisheries. </w:t>
      </w:r>
    </w:p>
    <w:p w14:paraId="2F137DC7" w14:textId="539D9DB3" w:rsidR="007043F0" w:rsidRPr="005A75B9" w:rsidRDefault="00341B14" w:rsidP="00341B14">
      <w:pPr>
        <w:rPr>
          <w:sz w:val="22"/>
          <w:szCs w:val="22"/>
        </w:rPr>
      </w:pPr>
      <w:r w:rsidRPr="00341B14">
        <w:rPr>
          <w:b/>
          <w:bCs/>
          <w:sz w:val="22"/>
          <w:szCs w:val="22"/>
        </w:rPr>
        <w:t>Escapement Goals and Stock Status:</w:t>
      </w:r>
      <w:r w:rsidRPr="00341B14">
        <w:rPr>
          <w:sz w:val="22"/>
          <w:szCs w:val="22"/>
        </w:rPr>
        <w:t xml:space="preserve"> The </w:t>
      </w:r>
      <w:proofErr w:type="spellStart"/>
      <w:r w:rsidRPr="00341B14">
        <w:rPr>
          <w:sz w:val="22"/>
          <w:szCs w:val="22"/>
        </w:rPr>
        <w:t>Speel</w:t>
      </w:r>
      <w:proofErr w:type="spellEnd"/>
      <w:r w:rsidRPr="00341B14">
        <w:rPr>
          <w:sz w:val="22"/>
          <w:szCs w:val="22"/>
        </w:rPr>
        <w:t xml:space="preserve"> Lake sockeye salmon run was managed for informal escapement goals of 10,000 fish in the 1980s, then 5,000 fish starting in 1992. In 2003, ADF&amp;G established a biological escapement goal range of 4,000–13,000 sockeye salmon, the range of escapements estimated to provide for greater than 80% of maximum sustained yield (</w:t>
      </w:r>
      <w:proofErr w:type="spellStart"/>
      <w:r w:rsidRPr="00341B14">
        <w:rPr>
          <w:sz w:val="22"/>
          <w:szCs w:val="22"/>
        </w:rPr>
        <w:t>Riffe</w:t>
      </w:r>
      <w:proofErr w:type="spellEnd"/>
      <w:r w:rsidRPr="00341B14">
        <w:rPr>
          <w:sz w:val="22"/>
          <w:szCs w:val="22"/>
        </w:rPr>
        <w:t xml:space="preserve"> and Clark 2003). </w:t>
      </w:r>
      <w:proofErr w:type="spellStart"/>
      <w:r w:rsidRPr="00341B14">
        <w:rPr>
          <w:sz w:val="22"/>
          <w:szCs w:val="22"/>
        </w:rPr>
        <w:t>Riffe</w:t>
      </w:r>
      <w:proofErr w:type="spellEnd"/>
      <w:r w:rsidRPr="00341B14">
        <w:rPr>
          <w:sz w:val="22"/>
          <w:szCs w:val="22"/>
        </w:rPr>
        <w:t xml:space="preserve"> and Clark (2003) recommended the </w:t>
      </w:r>
      <w:proofErr w:type="spellStart"/>
      <w:r w:rsidRPr="00341B14">
        <w:rPr>
          <w:sz w:val="22"/>
          <w:szCs w:val="22"/>
        </w:rPr>
        <w:t>Speel</w:t>
      </w:r>
      <w:proofErr w:type="spellEnd"/>
      <w:r w:rsidRPr="00341B14">
        <w:rPr>
          <w:sz w:val="22"/>
          <w:szCs w:val="22"/>
        </w:rPr>
        <w:t xml:space="preserve"> Lake weir continue to be operated through late September to ensure complete enumeration of the escapement and recommended the escapement goal be reviewed once sufficient new information had been collected. Heinl et al. (2014b) reviewed and updated </w:t>
      </w:r>
      <w:proofErr w:type="spellStart"/>
      <w:r w:rsidRPr="00341B14">
        <w:rPr>
          <w:sz w:val="22"/>
          <w:szCs w:val="22"/>
        </w:rPr>
        <w:t>Speel</w:t>
      </w:r>
      <w:proofErr w:type="spellEnd"/>
      <w:r w:rsidRPr="00341B14">
        <w:rPr>
          <w:sz w:val="22"/>
          <w:szCs w:val="22"/>
        </w:rPr>
        <w:t xml:space="preserve"> Lake sockeye salmon stock assessment information and updated the stock-recruit analysis. As a result, the goal was changed to a sustainable escapement goal range of 4,000–9,000 fish, based on the range of escapements estimated to provide for 70–80% of maximum sustained yield. A recent review (in this report) suggests the escapement goal should remain unchanged. From 2015 to 2019, escapements were below the escapement goal range in 1 of 5 years (Appendix Figure B8).</w:t>
      </w:r>
      <w:r w:rsidR="007043F0" w:rsidRPr="005A75B9">
        <w:rPr>
          <w:sz w:val="22"/>
          <w:szCs w:val="22"/>
        </w:rPr>
        <w:t xml:space="preserve"> </w:t>
      </w:r>
    </w:p>
    <w:p w14:paraId="19CD0F97" w14:textId="77777777" w:rsidR="00837225" w:rsidRPr="005A75B9" w:rsidRDefault="00837225" w:rsidP="007043F0">
      <w:pPr>
        <w:rPr>
          <w:sz w:val="22"/>
          <w:szCs w:val="22"/>
        </w:rPr>
      </w:pPr>
    </w:p>
    <w:p w14:paraId="6ADBD497" w14:textId="5C72432F" w:rsidR="007043F0" w:rsidRPr="005A75B9" w:rsidRDefault="00341B14" w:rsidP="00E04563">
      <w:pPr>
        <w:jc w:val="center"/>
        <w:rPr>
          <w:sz w:val="22"/>
          <w:szCs w:val="22"/>
        </w:rPr>
      </w:pPr>
      <w:r w:rsidRPr="00C0494B">
        <w:rPr>
          <w:noProof/>
        </w:rPr>
        <w:drawing>
          <wp:inline distT="0" distB="0" distL="0" distR="0" wp14:anchorId="26883805" wp14:editId="52D9D867">
            <wp:extent cx="4370832" cy="3163824"/>
            <wp:effectExtent l="19050" t="19050" r="1079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387C4D8C" w14:textId="087B565E" w:rsidR="00A518B0" w:rsidRPr="00855C96" w:rsidRDefault="006703A2" w:rsidP="00855C96">
      <w:pPr>
        <w:pStyle w:val="Caption"/>
      </w:pPr>
      <w:bookmarkStart w:id="272" w:name="_Toc395791329"/>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8</w:t>
      </w:r>
      <w:r w:rsidR="00BD469F" w:rsidRPr="005A75B9">
        <w:rPr>
          <w:noProof/>
        </w:rPr>
        <w:fldChar w:fldCharType="end"/>
      </w:r>
      <w:r w:rsidR="0013531D" w:rsidRPr="005A75B9">
        <w:t>.–</w:t>
      </w:r>
      <w:bookmarkEnd w:id="272"/>
      <w:r w:rsidR="00341B14" w:rsidRPr="00341B14">
        <w:t xml:space="preserve">Estimated </w:t>
      </w:r>
      <w:proofErr w:type="spellStart"/>
      <w:r w:rsidR="00341B14" w:rsidRPr="00341B14">
        <w:t>Speel</w:t>
      </w:r>
      <w:proofErr w:type="spellEnd"/>
      <w:r w:rsidR="00341B14" w:rsidRPr="00341B14">
        <w:t xml:space="preserve"> Lake sockeye salmon escapements (expanded weir counts 1984–2001 and weir counts 1983, 2002–2019), 1983–2019, and sustainable escapement goal range of 4,000–9,000 fish. (The weir was not operated in 1993 or 1994.)</w:t>
      </w:r>
    </w:p>
    <w:p w14:paraId="1EA80656" w14:textId="77777777" w:rsidR="004434DC" w:rsidRPr="005A75B9" w:rsidRDefault="004434DC" w:rsidP="004434DC"/>
    <w:p w14:paraId="2F07DC06" w14:textId="7C76E938" w:rsidR="007043F0" w:rsidRPr="005A75B9" w:rsidRDefault="008564B5" w:rsidP="00AF16C2">
      <w:pPr>
        <w:pStyle w:val="Caption"/>
        <w:pBdr>
          <w:bottom w:val="single" w:sz="4" w:space="1" w:color="auto"/>
        </w:pBdr>
      </w:pPr>
      <w:r w:rsidRPr="005A75B9">
        <w:br w:type="page"/>
      </w:r>
      <w:bookmarkStart w:id="273" w:name="_Toc395791330"/>
      <w:bookmarkStart w:id="274" w:name="_Toc51147363"/>
      <w:r w:rsidR="007043F0"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9</w:t>
      </w:r>
      <w:r w:rsidR="00BD469F" w:rsidRPr="005A75B9">
        <w:rPr>
          <w:noProof/>
        </w:rPr>
        <w:fldChar w:fldCharType="end"/>
      </w:r>
      <w:r w:rsidR="007043F0" w:rsidRPr="005A75B9">
        <w:t>.–Mainstem Stikine River sockeye salmon.</w:t>
      </w:r>
      <w:bookmarkEnd w:id="273"/>
      <w:bookmarkEnd w:id="274"/>
    </w:p>
    <w:p w14:paraId="7057C52F" w14:textId="77777777" w:rsidR="00B81BA2" w:rsidRPr="00B81BA2" w:rsidRDefault="00B81BA2" w:rsidP="00B81BA2">
      <w:pPr>
        <w:rPr>
          <w:sz w:val="22"/>
          <w:szCs w:val="22"/>
        </w:rPr>
      </w:pPr>
      <w:r w:rsidRPr="00B81BA2">
        <w:rPr>
          <w:sz w:val="22"/>
          <w:szCs w:val="22"/>
        </w:rPr>
        <w:t xml:space="preserve">The Stikine River is a large transboundary river located on the mainland, approximately 15 km north of Wrangell, Alaska. The mainstem Stikine stock includes all Stikine River sockeye salmon populations aside from wild and hatchery runs at Tahltan and </w:t>
      </w:r>
      <w:proofErr w:type="spellStart"/>
      <w:r w:rsidRPr="00B81BA2">
        <w:rPr>
          <w:sz w:val="22"/>
          <w:szCs w:val="22"/>
        </w:rPr>
        <w:t>Tuya</w:t>
      </w:r>
      <w:proofErr w:type="spellEnd"/>
      <w:r w:rsidRPr="00B81BA2">
        <w:rPr>
          <w:sz w:val="22"/>
          <w:szCs w:val="22"/>
        </w:rPr>
        <w:t xml:space="preserve"> lakes (TTC 2014). Mainstem Stikine sockeye salmon are harvested primarily in Alaska commercial drift gillnet fisheries in districts 6 and 8 and in Canadian inriver fisheries. Harvests and escapements have been estimated through postseason run-reconstruction analysis of fishery data by the Transboundary Technical Committee of the Pacific Salmon Commission. </w:t>
      </w:r>
    </w:p>
    <w:p w14:paraId="53FC7D57" w14:textId="05F0C23C" w:rsidR="007043F0" w:rsidRPr="005A75B9" w:rsidRDefault="00B81BA2" w:rsidP="00B81BA2">
      <w:pPr>
        <w:rPr>
          <w:sz w:val="22"/>
          <w:szCs w:val="22"/>
        </w:rPr>
      </w:pPr>
      <w:r w:rsidRPr="00B81BA2">
        <w:rPr>
          <w:b/>
          <w:bCs/>
          <w:sz w:val="22"/>
          <w:szCs w:val="22"/>
        </w:rPr>
        <w:t>Escapement Goals and Stock Status:</w:t>
      </w:r>
      <w:r w:rsidRPr="00B81BA2">
        <w:rPr>
          <w:sz w:val="22"/>
          <w:szCs w:val="22"/>
        </w:rPr>
        <w:t xml:space="preserve"> In 1987, the Transboundary Technical Committee established an interim escapement goal range of 20,000–40,000 sockeye salmon for mainstem Stikine stocks</w:t>
      </w:r>
      <w:r w:rsidR="001E471C">
        <w:rPr>
          <w:sz w:val="22"/>
          <w:szCs w:val="22"/>
        </w:rPr>
        <w:t>,</w:t>
      </w:r>
      <w:r w:rsidRPr="00B81BA2">
        <w:rPr>
          <w:sz w:val="22"/>
          <w:szCs w:val="22"/>
        </w:rPr>
        <w:t xml:space="preserve"> based on professional judgment (TTC 1990, 1993). This goal has not been updated and ADF&amp;G considered the goal to be a sustainable escapement goal in 2003 (Geiger et al. 2004). From 2015 to 2019, estimated escapements were below the escapement goal range in 2 of 5 years (Appendix Figure B9).</w:t>
      </w:r>
    </w:p>
    <w:p w14:paraId="18614242" w14:textId="77777777" w:rsidR="009D71DB" w:rsidRPr="005A75B9" w:rsidRDefault="009D71DB" w:rsidP="007043F0">
      <w:pPr>
        <w:rPr>
          <w:sz w:val="22"/>
          <w:szCs w:val="22"/>
        </w:rPr>
      </w:pPr>
    </w:p>
    <w:p w14:paraId="663794AC" w14:textId="2580EAA6" w:rsidR="0040427F" w:rsidRPr="005A75B9" w:rsidRDefault="00B81BA2" w:rsidP="0040427F">
      <w:pPr>
        <w:jc w:val="center"/>
        <w:rPr>
          <w:sz w:val="22"/>
          <w:szCs w:val="22"/>
        </w:rPr>
      </w:pPr>
      <w:r w:rsidRPr="00B64C10">
        <w:rPr>
          <w:noProof/>
        </w:rPr>
        <w:drawing>
          <wp:inline distT="0" distB="0" distL="0" distR="0" wp14:anchorId="5DB6964E" wp14:editId="40B10A6C">
            <wp:extent cx="4370832" cy="3163824"/>
            <wp:effectExtent l="19050" t="19050" r="1079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7D4F7B3F" w14:textId="0BD3EFE3" w:rsidR="007043F0" w:rsidRPr="005A75B9" w:rsidRDefault="006703A2" w:rsidP="006703A2">
      <w:pPr>
        <w:pStyle w:val="Caption"/>
      </w:pPr>
      <w:bookmarkStart w:id="275" w:name="_Toc395791331"/>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9</w:t>
      </w:r>
      <w:r w:rsidR="00BD469F" w:rsidRPr="005A75B9">
        <w:rPr>
          <w:noProof/>
        </w:rPr>
        <w:fldChar w:fldCharType="end"/>
      </w:r>
      <w:r w:rsidR="0013531D" w:rsidRPr="005A75B9">
        <w:t>.–</w:t>
      </w:r>
      <w:r w:rsidR="007043F0" w:rsidRPr="005A75B9">
        <w:t>Mainstem Stikine River sockeye salmon escapement (</w:t>
      </w:r>
      <w:r w:rsidR="001E4428" w:rsidRPr="005A75B9">
        <w:t>run-reconstruction estimates</w:t>
      </w:r>
      <w:r w:rsidR="007043F0" w:rsidRPr="005A75B9">
        <w:t>),</w:t>
      </w:r>
      <w:r w:rsidR="008564B5" w:rsidRPr="005A75B9">
        <w:t xml:space="preserve"> </w:t>
      </w:r>
      <w:r w:rsidR="007043F0" w:rsidRPr="005A75B9">
        <w:t>1979–</w:t>
      </w:r>
      <w:r w:rsidR="00010DBE">
        <w:t>201</w:t>
      </w:r>
      <w:r w:rsidR="00B81BA2">
        <w:t>9</w:t>
      </w:r>
      <w:r w:rsidR="008564B5" w:rsidRPr="005A75B9">
        <w:t>, and sustainable escapement goal range of 20,000–40,000 fish</w:t>
      </w:r>
      <w:r w:rsidR="007043F0" w:rsidRPr="005A75B9">
        <w:t>.</w:t>
      </w:r>
      <w:bookmarkEnd w:id="275"/>
    </w:p>
    <w:p w14:paraId="6D382E3F" w14:textId="77777777" w:rsidR="004434DC" w:rsidRPr="005A75B9" w:rsidRDefault="004434DC" w:rsidP="004434DC"/>
    <w:p w14:paraId="5B90E946" w14:textId="1DAE7434" w:rsidR="00B81BA2" w:rsidRPr="005A75B9" w:rsidRDefault="008564B5" w:rsidP="00B81BA2">
      <w:pPr>
        <w:pStyle w:val="Caption"/>
        <w:pBdr>
          <w:bottom w:val="single" w:sz="4" w:space="1" w:color="auto"/>
        </w:pBdr>
      </w:pPr>
      <w:r w:rsidRPr="00FA04A1">
        <w:br w:type="page"/>
      </w:r>
      <w:bookmarkStart w:id="276" w:name="_Toc51147364"/>
      <w:r w:rsidR="00B81BA2" w:rsidRPr="005A75B9">
        <w:lastRenderedPageBreak/>
        <w:t>Appendix B</w:t>
      </w:r>
      <w:r w:rsidR="00C0127A">
        <w:rPr>
          <w:noProof/>
        </w:rPr>
        <w:fldChar w:fldCharType="begin"/>
      </w:r>
      <w:r w:rsidR="00C0127A">
        <w:rPr>
          <w:noProof/>
        </w:rPr>
        <w:instrText xml:space="preserve"> SEQ Appendix_B \* ARABIC </w:instrText>
      </w:r>
      <w:r w:rsidR="00C0127A">
        <w:rPr>
          <w:noProof/>
        </w:rPr>
        <w:fldChar w:fldCharType="separate"/>
      </w:r>
      <w:r w:rsidR="008D0E59">
        <w:rPr>
          <w:noProof/>
        </w:rPr>
        <w:t>10</w:t>
      </w:r>
      <w:r w:rsidR="00C0127A">
        <w:rPr>
          <w:noProof/>
        </w:rPr>
        <w:fldChar w:fldCharType="end"/>
      </w:r>
      <w:r w:rsidR="00B81BA2" w:rsidRPr="005A75B9">
        <w:t>.–</w:t>
      </w:r>
      <w:r w:rsidR="00B81BA2" w:rsidRPr="00B81BA2">
        <w:t>Tahltan Lake</w:t>
      </w:r>
      <w:r w:rsidR="00B81BA2" w:rsidRPr="005A75B9">
        <w:t xml:space="preserve"> sockeye salmon.</w:t>
      </w:r>
      <w:bookmarkEnd w:id="276"/>
    </w:p>
    <w:p w14:paraId="5321F21E" w14:textId="77777777" w:rsidR="00B81BA2" w:rsidRPr="00B81BA2" w:rsidRDefault="00B81BA2" w:rsidP="00B81BA2">
      <w:pPr>
        <w:rPr>
          <w:sz w:val="22"/>
          <w:szCs w:val="22"/>
        </w:rPr>
      </w:pPr>
      <w:r w:rsidRPr="00B81BA2">
        <w:rPr>
          <w:sz w:val="22"/>
          <w:szCs w:val="22"/>
        </w:rPr>
        <w:t>Tahltan Lake is the largest producer of sockeye salmon in the transboundary Stikine River drainage. The lake is located in Canada, approximately 170 km north of Wrangell, Alaska. Tahltan sockeye salmon are harvested primarily in Alaska commercial drift gillnet fisheries in Districts 6 and 8 and in Canadian inriver fisheries. Sockeye salmon escapements have been enumerated annually at an adult counting weir at the outlet of the lake since 1959.</w:t>
      </w:r>
    </w:p>
    <w:p w14:paraId="47A6EA3E" w14:textId="7CC4673F" w:rsidR="007043F0" w:rsidRDefault="00B81BA2" w:rsidP="00B81BA2">
      <w:pPr>
        <w:rPr>
          <w:sz w:val="22"/>
          <w:szCs w:val="22"/>
        </w:rPr>
      </w:pPr>
      <w:r w:rsidRPr="00B81BA2">
        <w:rPr>
          <w:b/>
          <w:bCs/>
          <w:sz w:val="22"/>
          <w:szCs w:val="22"/>
        </w:rPr>
        <w:t>Escapement Goals and Stock Status:</w:t>
      </w:r>
      <w:r w:rsidRPr="00B81BA2">
        <w:rPr>
          <w:sz w:val="22"/>
          <w:szCs w:val="22"/>
        </w:rPr>
        <w:t xml:space="preserve"> In 1987, the Transboundary Technical Committee of the Pacific Salmon Commission established an interim Tahltan Lake escapement goal of 30,000 sockeye salmon (TTC 1990). In 1993, the committee revised the escapement goal to a range of 18,000–30,000 sockeye salmon (TTC 1993; Humphreys et al. 1994). ADF&amp;G considered the goal to be a biological escapement goal in 2003 (Geiger et al. 2004). The escapement goal represents a mix of naturally spawning fish and a maximum of approximately 4,000 fish used for hatchery </w:t>
      </w:r>
      <w:proofErr w:type="spellStart"/>
      <w:r w:rsidRPr="00B81BA2">
        <w:rPr>
          <w:sz w:val="22"/>
          <w:szCs w:val="22"/>
        </w:rPr>
        <w:t>broodstock</w:t>
      </w:r>
      <w:proofErr w:type="spellEnd"/>
      <w:r w:rsidRPr="00B81BA2">
        <w:rPr>
          <w:sz w:val="22"/>
          <w:szCs w:val="22"/>
        </w:rPr>
        <w:t xml:space="preserve"> for stocking into Tahltan and </w:t>
      </w:r>
      <w:proofErr w:type="spellStart"/>
      <w:r w:rsidRPr="00B81BA2">
        <w:rPr>
          <w:sz w:val="22"/>
          <w:szCs w:val="22"/>
        </w:rPr>
        <w:t>Tuya</w:t>
      </w:r>
      <w:proofErr w:type="spellEnd"/>
      <w:r w:rsidRPr="00B81BA2">
        <w:rPr>
          <w:sz w:val="22"/>
          <w:szCs w:val="22"/>
        </w:rPr>
        <w:t xml:space="preserve"> lakes under the bilateral enhancement program specified in the Pacific Salmon Treaty. Sockeye salmon production has fluctuated dramatically over time. From 2015 to 2019, escapements were within or above the escapement goal range in each year (Appendix Figure B10).</w:t>
      </w:r>
    </w:p>
    <w:p w14:paraId="69752D1B" w14:textId="77777777" w:rsidR="002C6A8F" w:rsidRPr="005A75B9" w:rsidRDefault="002C6A8F" w:rsidP="007043F0">
      <w:pPr>
        <w:rPr>
          <w:sz w:val="22"/>
          <w:szCs w:val="22"/>
        </w:rPr>
      </w:pPr>
    </w:p>
    <w:p w14:paraId="4F5043D1" w14:textId="28A8DB43" w:rsidR="007043F0" w:rsidRPr="005A75B9" w:rsidRDefault="00B81BA2" w:rsidP="008564B5">
      <w:pPr>
        <w:jc w:val="center"/>
        <w:rPr>
          <w:sz w:val="22"/>
          <w:szCs w:val="22"/>
        </w:rPr>
      </w:pPr>
      <w:r w:rsidRPr="00EB7613">
        <w:rPr>
          <w:noProof/>
        </w:rPr>
        <w:drawing>
          <wp:inline distT="0" distB="0" distL="0" distR="0" wp14:anchorId="70F0720D" wp14:editId="53545F52">
            <wp:extent cx="4370832" cy="3163824"/>
            <wp:effectExtent l="19050" t="19050" r="1079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55468F0D" w14:textId="0F469ACB" w:rsidR="007043F0" w:rsidRPr="005A75B9" w:rsidRDefault="006703A2" w:rsidP="006703A2">
      <w:pPr>
        <w:pStyle w:val="Caption"/>
      </w:pPr>
      <w:bookmarkStart w:id="277" w:name="_Toc395791333"/>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10</w:t>
      </w:r>
      <w:r w:rsidR="00BD469F" w:rsidRPr="005A75B9">
        <w:rPr>
          <w:noProof/>
        </w:rPr>
        <w:fldChar w:fldCharType="end"/>
      </w:r>
      <w:r w:rsidR="0013531D" w:rsidRPr="005A75B9">
        <w:t>.–</w:t>
      </w:r>
      <w:r w:rsidR="007043F0" w:rsidRPr="005A75B9">
        <w:t>Tahltan Lake sockeye salmon escapement (weir counts), 1979–</w:t>
      </w:r>
      <w:r w:rsidR="00010DBE">
        <w:t>201</w:t>
      </w:r>
      <w:r w:rsidR="00B81BA2">
        <w:t>9</w:t>
      </w:r>
      <w:r w:rsidR="008564B5" w:rsidRPr="005A75B9">
        <w:t>, and biological escapement goal range of 18,000–30,000 fish</w:t>
      </w:r>
      <w:r w:rsidR="007043F0" w:rsidRPr="005A75B9">
        <w:t>.</w:t>
      </w:r>
      <w:bookmarkEnd w:id="277"/>
    </w:p>
    <w:p w14:paraId="0EEAD5AB" w14:textId="77777777" w:rsidR="004434DC" w:rsidRPr="005A75B9" w:rsidRDefault="004434DC" w:rsidP="004434DC"/>
    <w:p w14:paraId="6213C2D5" w14:textId="24D10947" w:rsidR="007043F0" w:rsidRPr="005A75B9" w:rsidRDefault="008564B5" w:rsidP="00AF16C2">
      <w:pPr>
        <w:pStyle w:val="Caption"/>
        <w:pBdr>
          <w:bottom w:val="single" w:sz="4" w:space="1" w:color="auto"/>
        </w:pBdr>
      </w:pPr>
      <w:r w:rsidRPr="005A75B9">
        <w:br w:type="page"/>
      </w:r>
      <w:bookmarkStart w:id="278" w:name="_Toc395791334"/>
      <w:bookmarkStart w:id="279" w:name="_Toc51147365"/>
      <w:r w:rsidR="007043F0" w:rsidRPr="005A75B9">
        <w:lastRenderedPageBreak/>
        <w:t>Appendix B</w:t>
      </w:r>
      <w:r w:rsidR="00BD469F" w:rsidRPr="005A75B9">
        <w:fldChar w:fldCharType="begin"/>
      </w:r>
      <w:r w:rsidR="006D5F73" w:rsidRPr="005A75B9">
        <w:instrText xml:space="preserve"> SEQ Appendix_B \* ARABIC </w:instrText>
      </w:r>
      <w:r w:rsidR="00BD469F" w:rsidRPr="005A75B9">
        <w:fldChar w:fldCharType="separate"/>
      </w:r>
      <w:r w:rsidR="008D0E59">
        <w:rPr>
          <w:noProof/>
        </w:rPr>
        <w:t>11</w:t>
      </w:r>
      <w:r w:rsidR="00BD469F" w:rsidRPr="005A75B9">
        <w:rPr>
          <w:noProof/>
        </w:rPr>
        <w:fldChar w:fldCharType="end"/>
      </w:r>
      <w:r w:rsidR="007043F0" w:rsidRPr="005A75B9">
        <w:t>.–Hugh Smith Lake sockeye salmon.</w:t>
      </w:r>
      <w:bookmarkEnd w:id="278"/>
      <w:bookmarkEnd w:id="279"/>
    </w:p>
    <w:p w14:paraId="2BABBB7F" w14:textId="77777777" w:rsidR="00B81BA2" w:rsidRPr="00B81BA2" w:rsidRDefault="00B81BA2" w:rsidP="00B81BA2">
      <w:pPr>
        <w:rPr>
          <w:sz w:val="22"/>
          <w:szCs w:val="22"/>
        </w:rPr>
      </w:pPr>
      <w:r w:rsidRPr="00B81BA2">
        <w:rPr>
          <w:sz w:val="22"/>
          <w:szCs w:val="22"/>
        </w:rPr>
        <w:t xml:space="preserve">Hugh Smith Lake is located on the mainland, approximately 65 km southeast of Ketchikan, Alaska. Hugh Smith sockeye salmon are harvested in mixed stock commercial net fisheries throughout the Northern Boundary area of Alaska and Canada. Sockeye salmon escapements have been enumerated annually at an adult counting weir at the outlet of the lake since 1980. </w:t>
      </w:r>
    </w:p>
    <w:p w14:paraId="770BE53A" w14:textId="7644BCBE" w:rsidR="007043F0" w:rsidRDefault="00B81BA2" w:rsidP="00B81BA2">
      <w:pPr>
        <w:rPr>
          <w:sz w:val="22"/>
          <w:szCs w:val="22"/>
        </w:rPr>
      </w:pPr>
      <w:r w:rsidRPr="00B81BA2">
        <w:rPr>
          <w:b/>
          <w:bCs/>
          <w:sz w:val="22"/>
          <w:szCs w:val="22"/>
        </w:rPr>
        <w:t>Escapement Goals and Stock Status:</w:t>
      </w:r>
      <w:r w:rsidRPr="00B81BA2">
        <w:rPr>
          <w:sz w:val="22"/>
          <w:szCs w:val="22"/>
        </w:rPr>
        <w:t xml:space="preserve"> An escapement goal range of 15,000–35,000 sockeye salmon was established for Hugh Smith Lake in the early 1990s, based on professional judgment. The current optimal escapement goal range of 8,000–18,000 fish was established by the Board of Fisheries in 2003, based on escapement goal analyses outlined in Geiger et al. (2003); the goal includes spawning salmon of both wild and hatchery origin (5 AAC 33.390). Escapements were below goal for 5 consecutive years 1998–2002 (Appendix Figure B16), and the stock was formally designated as a stock of management concern by the Board of Fisheries in 2003 (Geiger et al. 2005). The board adopted an action plan that included fishery restrictions to reduce harvests in nearby District 1 commercial drift gillnet and purse seine fisheries. Various stocking projects were conducted at the lake in most years 1986–2003, most of which were thought to be unsuccessful (Geiger et al. 2003); however, large numbers of adults from the last pre-smolt stocking project returned from 2003 to 2007, and escapements exceeded the upper bound of the escapement goal range in each of those years. As a result of improved escapements, the Hugh Smith Lake sockeye salmon run was removed from stock of concern status in 2006 (Geiger et al. 2005). Escapements have generally improved from low levels observed in the 1990s. From 2015 to 2019, escapements were below the escapement goal range in 2 of 5 years (Appendix Figure B11).</w:t>
      </w:r>
    </w:p>
    <w:p w14:paraId="1E65D11E" w14:textId="77777777" w:rsidR="003B72FD" w:rsidRPr="005A75B9" w:rsidRDefault="003B72FD" w:rsidP="007043F0">
      <w:pPr>
        <w:rPr>
          <w:sz w:val="22"/>
          <w:szCs w:val="22"/>
        </w:rPr>
      </w:pPr>
    </w:p>
    <w:p w14:paraId="431426DE" w14:textId="046346E9" w:rsidR="007043F0" w:rsidRPr="005A75B9" w:rsidRDefault="00B81BA2" w:rsidP="008F2E1D">
      <w:pPr>
        <w:jc w:val="center"/>
        <w:rPr>
          <w:sz w:val="22"/>
          <w:szCs w:val="22"/>
        </w:rPr>
      </w:pPr>
      <w:r w:rsidRPr="00790FFF">
        <w:rPr>
          <w:noProof/>
        </w:rPr>
        <w:drawing>
          <wp:inline distT="0" distB="0" distL="0" distR="0" wp14:anchorId="6FA40C58" wp14:editId="037A728D">
            <wp:extent cx="4370832" cy="3163824"/>
            <wp:effectExtent l="19050" t="19050" r="1079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20BFC777" w14:textId="797D7C6A" w:rsidR="00A518B0" w:rsidRPr="00855C96" w:rsidRDefault="006703A2" w:rsidP="00855C96">
      <w:pPr>
        <w:pStyle w:val="Caption"/>
      </w:pPr>
      <w:bookmarkStart w:id="280" w:name="_Toc395791335"/>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11</w:t>
      </w:r>
      <w:r w:rsidR="00BD469F" w:rsidRPr="005A75B9">
        <w:rPr>
          <w:noProof/>
        </w:rPr>
        <w:fldChar w:fldCharType="end"/>
      </w:r>
      <w:r w:rsidR="0013531D" w:rsidRPr="005A75B9">
        <w:t>.–</w:t>
      </w:r>
      <w:r w:rsidR="007043F0" w:rsidRPr="005A75B9">
        <w:t>Hugh Smith Lake sockeye salmon escapements (weir counts)</w:t>
      </w:r>
      <w:r w:rsidR="008F2E1D" w:rsidRPr="005A75B9">
        <w:t>, 1980–</w:t>
      </w:r>
      <w:r w:rsidR="00CC7947">
        <w:t>201</w:t>
      </w:r>
      <w:r w:rsidR="00B81BA2">
        <w:t>9</w:t>
      </w:r>
      <w:r w:rsidR="008F2E1D" w:rsidRPr="005A75B9">
        <w:t>, and optimal escapement goal range of 8,000–18,000 fish</w:t>
      </w:r>
      <w:r w:rsidR="007043F0" w:rsidRPr="005A75B9">
        <w:t xml:space="preserve">. </w:t>
      </w:r>
      <w:r w:rsidR="007043F0" w:rsidRPr="005A75B9" w:rsidDel="00A518B0">
        <w:t xml:space="preserve">The optimal escapement goal includes both wild and hatchery-stocked fish. </w:t>
      </w:r>
      <w:r w:rsidR="008F2E1D" w:rsidRPr="005A75B9" w:rsidDel="00A518B0">
        <w:t>Escapements from 2003 to 2007 are divided to show estimated wild and hatchery-stocked (white columns) fish.</w:t>
      </w:r>
      <w:r w:rsidR="007043F0" w:rsidRPr="005A75B9" w:rsidDel="00A518B0">
        <w:t xml:space="preserve"> Estimates of the contributions of wild and hatchery-stocked fish are</w:t>
      </w:r>
      <w:r w:rsidR="008F2E1D" w:rsidRPr="005A75B9" w:rsidDel="00A518B0">
        <w:t xml:space="preserve"> not</w:t>
      </w:r>
      <w:r w:rsidR="007043F0" w:rsidRPr="005A75B9" w:rsidDel="00A518B0">
        <w:t xml:space="preserve"> available for </w:t>
      </w:r>
      <w:r w:rsidR="008F2E1D" w:rsidRPr="005A75B9" w:rsidDel="00A518B0">
        <w:t xml:space="preserve">years prior to </w:t>
      </w:r>
      <w:r w:rsidR="007043F0" w:rsidRPr="005A75B9" w:rsidDel="00A518B0">
        <w:t>2003.</w:t>
      </w:r>
      <w:bookmarkEnd w:id="280"/>
    </w:p>
    <w:p w14:paraId="37EC6C51" w14:textId="64E88A99" w:rsidR="007043F0" w:rsidRPr="005A75B9" w:rsidRDefault="008564B5" w:rsidP="00AF16C2">
      <w:pPr>
        <w:pStyle w:val="Caption"/>
        <w:pBdr>
          <w:bottom w:val="single" w:sz="4" w:space="1" w:color="auto"/>
        </w:pBdr>
      </w:pPr>
      <w:r w:rsidRPr="005A75B9">
        <w:br w:type="page"/>
      </w:r>
      <w:bookmarkStart w:id="281" w:name="_Toc395791336"/>
      <w:bookmarkStart w:id="282" w:name="_Toc51147366"/>
      <w:r w:rsidR="007043F0" w:rsidRPr="00B342ED">
        <w:lastRenderedPageBreak/>
        <w:t>Appendix B</w:t>
      </w:r>
      <w:r w:rsidR="00BD469F" w:rsidRPr="00B342ED">
        <w:fldChar w:fldCharType="begin"/>
      </w:r>
      <w:r w:rsidR="006D5F73" w:rsidRPr="00B342ED">
        <w:instrText xml:space="preserve"> SEQ Appendix_B \* ARABIC </w:instrText>
      </w:r>
      <w:r w:rsidR="00BD469F" w:rsidRPr="00B342ED">
        <w:rPr>
          <w:noProof/>
        </w:rPr>
        <w:fldChar w:fldCharType="separate"/>
      </w:r>
      <w:r w:rsidR="008D0E59">
        <w:rPr>
          <w:noProof/>
        </w:rPr>
        <w:t>12</w:t>
      </w:r>
      <w:r w:rsidR="00BD469F" w:rsidRPr="00B342ED">
        <w:rPr>
          <w:noProof/>
        </w:rPr>
        <w:fldChar w:fldCharType="end"/>
      </w:r>
      <w:r w:rsidR="007043F0" w:rsidRPr="00B342ED">
        <w:t>.–McDonald Lake sockeye salmon.</w:t>
      </w:r>
      <w:bookmarkEnd w:id="281"/>
      <w:bookmarkEnd w:id="282"/>
    </w:p>
    <w:p w14:paraId="182D7EC0" w14:textId="77777777" w:rsidR="00B81BA2" w:rsidRPr="00B81BA2" w:rsidRDefault="00B81BA2" w:rsidP="00B81BA2">
      <w:pPr>
        <w:rPr>
          <w:sz w:val="22"/>
          <w:szCs w:val="22"/>
        </w:rPr>
      </w:pPr>
      <w:r w:rsidRPr="00B81BA2">
        <w:rPr>
          <w:sz w:val="22"/>
          <w:szCs w:val="22"/>
        </w:rPr>
        <w:t xml:space="preserve">McDonald Lake, located on the mainland, approximately 65 km north of Ketchikan, Alaska, supports one of the largest runs of sockeye salmon in southern Southeast Alaska. McDonald Lake sockeye salmon are harvested in mixed stock commercial net fisheries throughout the Northern Boundary area of Alaska and Canada. McDonald Lake was the target of a lake fertilization enhancement project conducted from 1982 to 2004 (Johnson et al. 2005). Escapements have been estimated from calibrated foot survey counts conducted annually since 1980. </w:t>
      </w:r>
    </w:p>
    <w:p w14:paraId="2F388CD8" w14:textId="24643D6E" w:rsidR="007043F0" w:rsidRDefault="00B81BA2" w:rsidP="00B81BA2">
      <w:pPr>
        <w:rPr>
          <w:sz w:val="22"/>
          <w:szCs w:val="22"/>
        </w:rPr>
      </w:pPr>
      <w:r w:rsidRPr="00B81BA2">
        <w:rPr>
          <w:b/>
          <w:bCs/>
          <w:sz w:val="22"/>
          <w:szCs w:val="22"/>
        </w:rPr>
        <w:t>Escapement Goals and Stock Status:</w:t>
      </w:r>
      <w:r w:rsidRPr="00B81BA2">
        <w:rPr>
          <w:sz w:val="22"/>
          <w:szCs w:val="22"/>
        </w:rPr>
        <w:t xml:space="preserve"> In 1989, ADF&amp;G established an informal McDonald Lake escapement goal of 85,000 sockeye salmon based on a euphotic volume habitat model (Burkett et al. 1989). In 1993, the goal was revised to a range of 65,000–85,000 sockeye salmon based on an undocumented stock-recruit analysis; the goal was considered a biological escapement goal in 2003 (Geiger et al. 2004). In 2006, the escapement goal was changed to a sustainable escapement goal range of 70,000–100,000 sockeye salmon based on a simple yield analysis (Johnson et al. 2005). The goal was revised again to the current sustainable escapement goal range of 55,000–120,000 fish in 2009, based on a stock-recruit analysis of recalibrated escapement estimates and assumed average commercial harvest rate of 41% (Eggers et al. 2009a). The goal was considered a sustainable escapement goal due to limited information on harvest rates and uncertainty regarding the effects of lake fertilization on stock productivity. Poor recruitment starting in the late 1990s resulted in a downward trend in escapements, which fell below the escapement goal range in 5 of 7 years 2002–2008 (Appendix Figure B14). The stock was formally designated as a stock of management concern by the Board of Fisheries in 2009 (Bergmann et al. 2009). Escapements were within the escapement goal range for three consecutive years, 2010–2012, and the stock of concern designation was removed in 2012; however, escapements again fell below the escapement goal range in 4 of 5 years 2013–2017, and the stock was designated as a stock of management concern by the Board of Fisheries in 2018 (Walker et al. 2018). From 2015 to 2019, estimated escapements were below the escapement goal range in 4 of 5 years (Appendix Figure B12).</w:t>
      </w:r>
    </w:p>
    <w:p w14:paraId="27800D6B" w14:textId="77777777" w:rsidR="003B72FD" w:rsidRPr="005A75B9" w:rsidRDefault="003B72FD" w:rsidP="007043F0">
      <w:pPr>
        <w:rPr>
          <w:sz w:val="22"/>
          <w:szCs w:val="22"/>
        </w:rPr>
      </w:pPr>
    </w:p>
    <w:p w14:paraId="768F7844" w14:textId="51D7CA3E" w:rsidR="007043F0" w:rsidRPr="005A75B9" w:rsidRDefault="00B81BA2" w:rsidP="00783350">
      <w:pPr>
        <w:jc w:val="center"/>
      </w:pPr>
      <w:r w:rsidRPr="005F3BDE">
        <w:rPr>
          <w:noProof/>
        </w:rPr>
        <w:drawing>
          <wp:inline distT="0" distB="0" distL="0" distR="0" wp14:anchorId="5E76962C" wp14:editId="066BF42C">
            <wp:extent cx="4370832" cy="3163824"/>
            <wp:effectExtent l="19050" t="19050" r="1079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70832" cy="3163824"/>
                    </a:xfrm>
                    <a:prstGeom prst="rect">
                      <a:avLst/>
                    </a:prstGeom>
                    <a:noFill/>
                    <a:ln w="6350">
                      <a:solidFill>
                        <a:sysClr val="windowText" lastClr="000000"/>
                      </a:solidFill>
                    </a:ln>
                  </pic:spPr>
                </pic:pic>
              </a:graphicData>
            </a:graphic>
          </wp:inline>
        </w:drawing>
      </w:r>
    </w:p>
    <w:p w14:paraId="6D3B8690" w14:textId="73CED71E" w:rsidR="005C3FF9" w:rsidRPr="005A75B9" w:rsidRDefault="006703A2" w:rsidP="00EF26FC">
      <w:pPr>
        <w:pStyle w:val="Caption"/>
      </w:pPr>
      <w:bookmarkStart w:id="283" w:name="_Toc395791337"/>
      <w:r w:rsidRPr="005A75B9">
        <w:t>Appendix Figure B</w:t>
      </w:r>
      <w:r w:rsidR="00BD469F" w:rsidRPr="005A75B9">
        <w:fldChar w:fldCharType="begin"/>
      </w:r>
      <w:r w:rsidR="006D5F73" w:rsidRPr="005A75B9">
        <w:instrText xml:space="preserve"> SEQ Appendix_Figure_B \* ARABIC </w:instrText>
      </w:r>
      <w:r w:rsidR="00BD469F" w:rsidRPr="005A75B9">
        <w:fldChar w:fldCharType="separate"/>
      </w:r>
      <w:r w:rsidR="008D0E59">
        <w:rPr>
          <w:noProof/>
        </w:rPr>
        <w:t>12</w:t>
      </w:r>
      <w:r w:rsidR="00BD469F" w:rsidRPr="005A75B9">
        <w:rPr>
          <w:noProof/>
        </w:rPr>
        <w:fldChar w:fldCharType="end"/>
      </w:r>
      <w:r w:rsidR="0013531D" w:rsidRPr="005A75B9">
        <w:t>.–</w:t>
      </w:r>
      <w:r w:rsidR="007043F0" w:rsidRPr="005A75B9">
        <w:t>McDonald Lake sockeye salmon escapements (expanded foot surveys)</w:t>
      </w:r>
      <w:r w:rsidR="00783350" w:rsidRPr="005A75B9">
        <w:t>, 1980–</w:t>
      </w:r>
      <w:r w:rsidR="008A5E52">
        <w:t>201</w:t>
      </w:r>
      <w:r w:rsidR="00B81BA2">
        <w:t>9</w:t>
      </w:r>
      <w:r w:rsidR="00783350" w:rsidRPr="005A75B9">
        <w:t>,</w:t>
      </w:r>
      <w:r w:rsidR="007043F0" w:rsidRPr="005A75B9">
        <w:t xml:space="preserve"> and </w:t>
      </w:r>
      <w:r w:rsidR="00783350" w:rsidRPr="005A75B9">
        <w:t xml:space="preserve">sustainable </w:t>
      </w:r>
      <w:r w:rsidR="007043F0" w:rsidRPr="005A75B9">
        <w:t>escapement goal range</w:t>
      </w:r>
      <w:r w:rsidR="00783350" w:rsidRPr="005A75B9">
        <w:t xml:space="preserve"> of 55,000–120,000 fish</w:t>
      </w:r>
      <w:r w:rsidR="007043F0" w:rsidRPr="005A75B9">
        <w:t>.</w:t>
      </w:r>
      <w:bookmarkEnd w:id="283"/>
    </w:p>
    <w:p w14:paraId="1FA62632" w14:textId="77777777" w:rsidR="002F4677" w:rsidRPr="005A75B9" w:rsidRDefault="002F4677" w:rsidP="002F4677">
      <w:pPr>
        <w:pStyle w:val="Heading1"/>
        <w:spacing w:before="4000"/>
      </w:pPr>
      <w:r w:rsidRPr="005A75B9">
        <w:br w:type="page"/>
      </w:r>
      <w:bookmarkStart w:id="284" w:name="_Toc51147323"/>
      <w:r w:rsidRPr="005A75B9">
        <w:lastRenderedPageBreak/>
        <w:t>Appendix C.</w:t>
      </w:r>
      <w:r w:rsidRPr="005A75B9">
        <w:br/>
      </w:r>
      <w:r w:rsidR="001C376E" w:rsidRPr="005A75B9">
        <w:t>Coho</w:t>
      </w:r>
      <w:r w:rsidRPr="005A75B9">
        <w:t xml:space="preserve"> Salmon</w:t>
      </w:r>
      <w:r w:rsidR="00BC5282" w:rsidRPr="005A75B9">
        <w:t xml:space="preserve"> Escapement Goal Performance</w:t>
      </w:r>
      <w:bookmarkEnd w:id="284"/>
    </w:p>
    <w:p w14:paraId="44140496" w14:textId="77777777" w:rsidR="002F4677" w:rsidRPr="005A75B9" w:rsidRDefault="002F4677" w:rsidP="002F4677">
      <w:pPr>
        <w:pStyle w:val="Caption"/>
        <w:sectPr w:rsidR="002F4677" w:rsidRPr="005A75B9" w:rsidSect="00106844">
          <w:pgSz w:w="12240" w:h="15840" w:code="1"/>
          <w:pgMar w:top="1440" w:right="1440" w:bottom="1440" w:left="1440" w:header="720" w:footer="547" w:gutter="0"/>
          <w:cols w:space="432"/>
          <w:formProt w:val="0"/>
        </w:sectPr>
      </w:pPr>
    </w:p>
    <w:p w14:paraId="4F00BFB7" w14:textId="589C1B99" w:rsidR="001C376E" w:rsidRPr="005A75B9" w:rsidRDefault="001C376E" w:rsidP="00AF16C2">
      <w:pPr>
        <w:pStyle w:val="Caption"/>
        <w:pBdr>
          <w:bottom w:val="single" w:sz="4" w:space="1" w:color="auto"/>
        </w:pBdr>
      </w:pPr>
      <w:bookmarkStart w:id="285" w:name="_Toc395791363"/>
      <w:bookmarkStart w:id="286" w:name="_Toc51147367"/>
      <w:bookmarkStart w:id="287" w:name="_Toc395791338"/>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1</w:t>
      </w:r>
      <w:r w:rsidR="00BD469F" w:rsidRPr="005A75B9">
        <w:rPr>
          <w:noProof/>
        </w:rPr>
        <w:fldChar w:fldCharType="end"/>
      </w:r>
      <w:r w:rsidRPr="005A75B9">
        <w:t>.–</w:t>
      </w:r>
      <w:proofErr w:type="spellStart"/>
      <w:r w:rsidRPr="005A75B9">
        <w:t>Chilkat</w:t>
      </w:r>
      <w:proofErr w:type="spellEnd"/>
      <w:r w:rsidRPr="005A75B9">
        <w:t xml:space="preserve"> </w:t>
      </w:r>
      <w:r w:rsidR="001E471C">
        <w:t>R</w:t>
      </w:r>
      <w:r w:rsidRPr="005A75B9">
        <w:t xml:space="preserve">iver </w:t>
      </w:r>
      <w:proofErr w:type="spellStart"/>
      <w:r w:rsidRPr="005A75B9">
        <w:t>coho</w:t>
      </w:r>
      <w:proofErr w:type="spellEnd"/>
      <w:r w:rsidRPr="005A75B9">
        <w:t xml:space="preserve"> salmon.</w:t>
      </w:r>
      <w:bookmarkEnd w:id="285"/>
      <w:bookmarkEnd w:id="286"/>
    </w:p>
    <w:p w14:paraId="643B9ACD" w14:textId="4D68AFE7" w:rsidR="001E471C" w:rsidRPr="001E471C" w:rsidRDefault="001E471C" w:rsidP="001C376E">
      <w:pPr>
        <w:rPr>
          <w:bCs/>
          <w:sz w:val="22"/>
          <w:szCs w:val="22"/>
        </w:rPr>
      </w:pPr>
      <w:r w:rsidRPr="001E471C">
        <w:rPr>
          <w:bCs/>
          <w:sz w:val="22"/>
          <w:szCs w:val="22"/>
        </w:rPr>
        <w:t xml:space="preserve">The </w:t>
      </w:r>
      <w:proofErr w:type="spellStart"/>
      <w:r w:rsidRPr="001E471C">
        <w:rPr>
          <w:bCs/>
          <w:sz w:val="22"/>
          <w:szCs w:val="22"/>
        </w:rPr>
        <w:t>Chilkat</w:t>
      </w:r>
      <w:proofErr w:type="spellEnd"/>
      <w:r w:rsidRPr="001E471C">
        <w:rPr>
          <w:bCs/>
          <w:sz w:val="22"/>
          <w:szCs w:val="22"/>
        </w:rPr>
        <w:t xml:space="preserve"> River, a large glacial system located near Haines, Alaska, supports one of the largest coho salmon runs in Southeast Alaska. The </w:t>
      </w:r>
      <w:proofErr w:type="spellStart"/>
      <w:r w:rsidRPr="001E471C">
        <w:rPr>
          <w:bCs/>
          <w:sz w:val="22"/>
          <w:szCs w:val="22"/>
        </w:rPr>
        <w:t>Chilkat</w:t>
      </w:r>
      <w:proofErr w:type="spellEnd"/>
      <w:r w:rsidRPr="001E471C">
        <w:rPr>
          <w:bCs/>
          <w:sz w:val="22"/>
          <w:szCs w:val="22"/>
        </w:rPr>
        <w:t xml:space="preserve"> River </w:t>
      </w:r>
      <w:proofErr w:type="spellStart"/>
      <w:r w:rsidRPr="001E471C">
        <w:rPr>
          <w:bCs/>
          <w:sz w:val="22"/>
          <w:szCs w:val="22"/>
        </w:rPr>
        <w:t>coho</w:t>
      </w:r>
      <w:proofErr w:type="spellEnd"/>
      <w:r w:rsidRPr="001E471C">
        <w:rPr>
          <w:bCs/>
          <w:sz w:val="22"/>
          <w:szCs w:val="22"/>
        </w:rPr>
        <w:t xml:space="preserve"> salmon run exhibits typical late migratory timing; however, the run also includes earlier segments that enter the river beginning in late August and early September and spawn primarily during October. </w:t>
      </w:r>
      <w:proofErr w:type="spellStart"/>
      <w:r w:rsidRPr="001E471C">
        <w:rPr>
          <w:bCs/>
          <w:sz w:val="22"/>
          <w:szCs w:val="22"/>
        </w:rPr>
        <w:t>Chilkat</w:t>
      </w:r>
      <w:proofErr w:type="spellEnd"/>
      <w:r w:rsidRPr="001E471C">
        <w:rPr>
          <w:bCs/>
          <w:sz w:val="22"/>
          <w:szCs w:val="22"/>
        </w:rPr>
        <w:t xml:space="preserve"> River </w:t>
      </w:r>
      <w:proofErr w:type="spellStart"/>
      <w:r w:rsidRPr="001E471C">
        <w:rPr>
          <w:bCs/>
          <w:sz w:val="22"/>
          <w:szCs w:val="22"/>
        </w:rPr>
        <w:t>coho</w:t>
      </w:r>
      <w:proofErr w:type="spellEnd"/>
      <w:r w:rsidRPr="001E471C">
        <w:rPr>
          <w:bCs/>
          <w:sz w:val="22"/>
          <w:szCs w:val="22"/>
        </w:rPr>
        <w:t xml:space="preserve"> salmon are harvested primarily in the northern Southeast Alaska troll fishery and the Lynn Canal drift gillnet fishery, with lesser exploitation rates by purse seine fisheries and marine sport fisheries. The </w:t>
      </w:r>
      <w:proofErr w:type="spellStart"/>
      <w:r w:rsidRPr="001E471C">
        <w:rPr>
          <w:bCs/>
          <w:sz w:val="22"/>
          <w:szCs w:val="22"/>
        </w:rPr>
        <w:t>Chilkat</w:t>
      </w:r>
      <w:proofErr w:type="spellEnd"/>
      <w:r w:rsidRPr="001E471C">
        <w:rPr>
          <w:bCs/>
          <w:sz w:val="22"/>
          <w:szCs w:val="22"/>
        </w:rPr>
        <w:t xml:space="preserve"> River sport fishery is one of the largest in Southeast Alaska and</w:t>
      </w:r>
      <w:r w:rsidR="006F7612">
        <w:rPr>
          <w:bCs/>
          <w:sz w:val="22"/>
          <w:szCs w:val="22"/>
        </w:rPr>
        <w:t>,</w:t>
      </w:r>
      <w:r w:rsidRPr="001E471C">
        <w:rPr>
          <w:bCs/>
          <w:sz w:val="22"/>
          <w:szCs w:val="22"/>
        </w:rPr>
        <w:t xml:space="preserve"> along with freshwater subsistence harvest, also contributes towards fishing mortality (Elliott 2013). Coded wire tagging studies, conducted annually since 1999, have provided estimates of harvest, smolt production, and marine survival. Standardized foot survey index counts at four </w:t>
      </w:r>
      <w:proofErr w:type="spellStart"/>
      <w:r w:rsidRPr="001E471C">
        <w:rPr>
          <w:bCs/>
          <w:sz w:val="22"/>
          <w:szCs w:val="22"/>
        </w:rPr>
        <w:t>Chilkat</w:t>
      </w:r>
      <w:proofErr w:type="spellEnd"/>
      <w:r w:rsidRPr="001E471C">
        <w:rPr>
          <w:bCs/>
          <w:sz w:val="22"/>
          <w:szCs w:val="22"/>
        </w:rPr>
        <w:t xml:space="preserve"> River tributaries have been performed annually since 1987; total </w:t>
      </w:r>
      <w:proofErr w:type="spellStart"/>
      <w:r w:rsidRPr="001E471C">
        <w:rPr>
          <w:bCs/>
          <w:sz w:val="22"/>
          <w:szCs w:val="22"/>
        </w:rPr>
        <w:t>Chilkat</w:t>
      </w:r>
      <w:proofErr w:type="spellEnd"/>
      <w:r w:rsidRPr="001E471C">
        <w:rPr>
          <w:bCs/>
          <w:sz w:val="22"/>
          <w:szCs w:val="22"/>
        </w:rPr>
        <w:t xml:space="preserve"> River </w:t>
      </w:r>
      <w:proofErr w:type="spellStart"/>
      <w:r w:rsidRPr="001E471C">
        <w:rPr>
          <w:bCs/>
          <w:sz w:val="22"/>
          <w:szCs w:val="22"/>
        </w:rPr>
        <w:t>coho</w:t>
      </w:r>
      <w:proofErr w:type="spellEnd"/>
      <w:r w:rsidRPr="001E471C">
        <w:rPr>
          <w:bCs/>
          <w:sz w:val="22"/>
          <w:szCs w:val="22"/>
        </w:rPr>
        <w:t xml:space="preserve"> salmon escapement was also concurrently estimated from mark–recapture studies conducted in 1990, 1998, 2002, 2003, and 2005 (Elliott 2009, 2013). </w:t>
      </w:r>
      <w:r>
        <w:rPr>
          <w:bCs/>
          <w:sz w:val="22"/>
          <w:szCs w:val="22"/>
        </w:rPr>
        <w:t>Comparison of</w:t>
      </w:r>
      <w:r w:rsidRPr="001E471C">
        <w:rPr>
          <w:bCs/>
          <w:sz w:val="22"/>
          <w:szCs w:val="22"/>
        </w:rPr>
        <w:t xml:space="preserve"> index counts with the five mark-recapture estimates yielded </w:t>
      </w:r>
      <w:r>
        <w:rPr>
          <w:bCs/>
          <w:sz w:val="22"/>
          <w:szCs w:val="22"/>
        </w:rPr>
        <w:t>a peak</w:t>
      </w:r>
      <w:r w:rsidRPr="001E471C">
        <w:rPr>
          <w:bCs/>
          <w:sz w:val="22"/>
          <w:szCs w:val="22"/>
        </w:rPr>
        <w:t xml:space="preserve"> index count expansion factor of 33.6 (SE=6.5</w:t>
      </w:r>
      <w:r w:rsidR="000C0CA6">
        <w:rPr>
          <w:bCs/>
          <w:sz w:val="22"/>
          <w:szCs w:val="22"/>
        </w:rPr>
        <w:t>;</w:t>
      </w:r>
      <w:r w:rsidRPr="001E471C">
        <w:rPr>
          <w:bCs/>
          <w:sz w:val="22"/>
          <w:szCs w:val="22"/>
        </w:rPr>
        <w:t xml:space="preserve"> Elliott 2009).</w:t>
      </w:r>
    </w:p>
    <w:p w14:paraId="6BAB1A08" w14:textId="0C1DB8FE" w:rsidR="001E471C" w:rsidRDefault="001C376E" w:rsidP="001E471C">
      <w:pPr>
        <w:rPr>
          <w:sz w:val="22"/>
          <w:szCs w:val="22"/>
        </w:rPr>
      </w:pPr>
      <w:r w:rsidRPr="005A75B9">
        <w:rPr>
          <w:b/>
          <w:sz w:val="22"/>
          <w:szCs w:val="22"/>
        </w:rPr>
        <w:t>Escapement Goals and Stock Status:</w:t>
      </w:r>
      <w:r w:rsidRPr="005A75B9">
        <w:rPr>
          <w:sz w:val="22"/>
          <w:szCs w:val="22"/>
        </w:rPr>
        <w:t xml:space="preserve"> </w:t>
      </w:r>
      <w:r w:rsidR="001E471C" w:rsidRPr="001E471C">
        <w:rPr>
          <w:sz w:val="22"/>
          <w:szCs w:val="22"/>
        </w:rPr>
        <w:t xml:space="preserve">In 2006, a biological escapement goal range of 30,000–70,000 coho salmon was established for the </w:t>
      </w:r>
      <w:proofErr w:type="spellStart"/>
      <w:r w:rsidR="001E471C" w:rsidRPr="001E471C">
        <w:rPr>
          <w:sz w:val="22"/>
          <w:szCs w:val="22"/>
        </w:rPr>
        <w:t>Chilkat</w:t>
      </w:r>
      <w:proofErr w:type="spellEnd"/>
      <w:r w:rsidR="001E471C" w:rsidRPr="001E471C">
        <w:rPr>
          <w:sz w:val="22"/>
          <w:szCs w:val="22"/>
        </w:rPr>
        <w:t xml:space="preserve"> River, based on a stock-recruit analysis (Ericksen and Fleischman 2006). From 2015 to 2019, escapements were below the escapement goal range in 1 of 5 years (Appendix Figure C1). Total adult returns to the Berners and </w:t>
      </w:r>
      <w:proofErr w:type="spellStart"/>
      <w:r w:rsidR="001E471C" w:rsidRPr="001E471C">
        <w:rPr>
          <w:sz w:val="22"/>
          <w:szCs w:val="22"/>
        </w:rPr>
        <w:t>Chilkat</w:t>
      </w:r>
      <w:proofErr w:type="spellEnd"/>
      <w:r w:rsidR="001E471C" w:rsidRPr="001E471C">
        <w:rPr>
          <w:sz w:val="22"/>
          <w:szCs w:val="22"/>
        </w:rPr>
        <w:t xml:space="preserve"> rivers have been closely correlated (R</w:t>
      </w:r>
      <w:r w:rsidR="001E471C" w:rsidRPr="00CA2B8B">
        <w:rPr>
          <w:sz w:val="22"/>
          <w:szCs w:val="22"/>
          <w:vertAlign w:val="superscript"/>
        </w:rPr>
        <w:t>2</w:t>
      </w:r>
      <w:r w:rsidR="001E471C" w:rsidRPr="001E471C">
        <w:rPr>
          <w:sz w:val="22"/>
          <w:szCs w:val="22"/>
        </w:rPr>
        <w:t xml:space="preserve"> = 0.86) over the 20-year period since full assessment of the </w:t>
      </w:r>
      <w:proofErr w:type="spellStart"/>
      <w:r w:rsidR="001E471C" w:rsidRPr="001E471C">
        <w:rPr>
          <w:sz w:val="22"/>
          <w:szCs w:val="22"/>
        </w:rPr>
        <w:t>Chilkat</w:t>
      </w:r>
      <w:proofErr w:type="spellEnd"/>
      <w:r w:rsidR="001E471C" w:rsidRPr="001E471C">
        <w:rPr>
          <w:sz w:val="22"/>
          <w:szCs w:val="22"/>
        </w:rPr>
        <w:t xml:space="preserve"> River stock was initiated. Both runs exhibited a marked decline beginning in 2005, and over the most recent five years the total </w:t>
      </w:r>
      <w:proofErr w:type="spellStart"/>
      <w:r w:rsidR="001E471C" w:rsidRPr="001E471C">
        <w:rPr>
          <w:sz w:val="22"/>
          <w:szCs w:val="22"/>
        </w:rPr>
        <w:t>Chilkat</w:t>
      </w:r>
      <w:proofErr w:type="spellEnd"/>
      <w:r w:rsidR="001E471C" w:rsidRPr="001E471C">
        <w:rPr>
          <w:sz w:val="22"/>
          <w:szCs w:val="22"/>
        </w:rPr>
        <w:t xml:space="preserve"> River </w:t>
      </w:r>
      <w:proofErr w:type="spellStart"/>
      <w:r w:rsidR="001E471C" w:rsidRPr="001E471C">
        <w:rPr>
          <w:sz w:val="22"/>
          <w:szCs w:val="22"/>
        </w:rPr>
        <w:t>coho</w:t>
      </w:r>
      <w:proofErr w:type="spellEnd"/>
      <w:r w:rsidR="001E471C" w:rsidRPr="001E471C">
        <w:rPr>
          <w:sz w:val="22"/>
          <w:szCs w:val="22"/>
        </w:rPr>
        <w:t xml:space="preserve"> salmon run has averaged about 45% lower than the long-term average. A major contributor towards recent below-average total runs is below-average smolt estimates leaving the </w:t>
      </w:r>
      <w:proofErr w:type="spellStart"/>
      <w:r w:rsidR="001E471C" w:rsidRPr="001E471C">
        <w:rPr>
          <w:sz w:val="22"/>
          <w:szCs w:val="22"/>
        </w:rPr>
        <w:t>Chilkat</w:t>
      </w:r>
      <w:proofErr w:type="spellEnd"/>
      <w:r w:rsidR="001E471C" w:rsidRPr="001E471C">
        <w:rPr>
          <w:sz w:val="22"/>
          <w:szCs w:val="22"/>
        </w:rPr>
        <w:t xml:space="preserve"> River drainage. Estimated smolt populations during outmigration years 2012–2018 averaged 786,000 compared to the 1999–2011 average of 1,325,000 </w:t>
      </w:r>
      <w:proofErr w:type="spellStart"/>
      <w:r w:rsidR="001E471C" w:rsidRPr="001E471C">
        <w:rPr>
          <w:sz w:val="22"/>
          <w:szCs w:val="22"/>
        </w:rPr>
        <w:t>Chilkat</w:t>
      </w:r>
      <w:proofErr w:type="spellEnd"/>
      <w:r w:rsidR="001E471C" w:rsidRPr="001E471C">
        <w:rPr>
          <w:sz w:val="22"/>
          <w:szCs w:val="22"/>
        </w:rPr>
        <w:t xml:space="preserve"> </w:t>
      </w:r>
      <w:proofErr w:type="spellStart"/>
      <w:r w:rsidR="001E471C" w:rsidRPr="001E471C">
        <w:rPr>
          <w:sz w:val="22"/>
          <w:szCs w:val="22"/>
        </w:rPr>
        <w:t>coho</w:t>
      </w:r>
      <w:proofErr w:type="spellEnd"/>
      <w:r w:rsidR="001E471C" w:rsidRPr="001E471C">
        <w:rPr>
          <w:sz w:val="22"/>
          <w:szCs w:val="22"/>
        </w:rPr>
        <w:t xml:space="preserve"> salmon smolt. Marine survival estimates for the smolt populations leaving the </w:t>
      </w:r>
      <w:proofErr w:type="spellStart"/>
      <w:r w:rsidR="001E471C" w:rsidRPr="001E471C">
        <w:rPr>
          <w:sz w:val="22"/>
          <w:szCs w:val="22"/>
        </w:rPr>
        <w:t>Chilkat</w:t>
      </w:r>
      <w:proofErr w:type="spellEnd"/>
      <w:r w:rsidR="001E471C" w:rsidRPr="001E471C">
        <w:rPr>
          <w:sz w:val="22"/>
          <w:szCs w:val="22"/>
        </w:rPr>
        <w:t xml:space="preserve"> River during the 2012–2018 time period have been average and highly variable, ranging from 4.3% (SE=1.4%) in return year 2016 to 18.1% (SE=3.7%) in return year 2014.</w:t>
      </w:r>
    </w:p>
    <w:p w14:paraId="29969D3D" w14:textId="7D0C9070" w:rsidR="00D61F53" w:rsidRPr="005A75B9" w:rsidRDefault="00744CFA" w:rsidP="001C376E">
      <w:pPr>
        <w:jc w:val="center"/>
      </w:pPr>
      <w:r w:rsidRPr="00F47455">
        <w:rPr>
          <w:noProof/>
        </w:rPr>
        <w:drawing>
          <wp:inline distT="0" distB="0" distL="0" distR="0" wp14:anchorId="660E2327" wp14:editId="476782C8">
            <wp:extent cx="4370832" cy="3172968"/>
            <wp:effectExtent l="19050" t="19050" r="1079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7D8C76FE" w14:textId="0210F6C3" w:rsidR="00CA2B8B" w:rsidRPr="00855C96" w:rsidRDefault="002842C9" w:rsidP="005B585B">
      <w:pPr>
        <w:pStyle w:val="Caption"/>
      </w:pPr>
      <w:bookmarkStart w:id="288" w:name="_Toc395791364"/>
      <w:r w:rsidRPr="005A75B9">
        <w:t>Appendix Figure C</w:t>
      </w:r>
      <w:r w:rsidR="00C0127A">
        <w:rPr>
          <w:noProof/>
        </w:rPr>
        <w:fldChar w:fldCharType="begin"/>
      </w:r>
      <w:r w:rsidR="00C0127A">
        <w:rPr>
          <w:noProof/>
        </w:rPr>
        <w:instrText xml:space="preserve"> SEQ Appendix_Figure_C \* ARABIC </w:instrText>
      </w:r>
      <w:r w:rsidR="00C0127A">
        <w:rPr>
          <w:noProof/>
        </w:rPr>
        <w:fldChar w:fldCharType="separate"/>
      </w:r>
      <w:r w:rsidR="008D0E59">
        <w:rPr>
          <w:noProof/>
        </w:rPr>
        <w:t>1</w:t>
      </w:r>
      <w:r w:rsidR="00C0127A">
        <w:rPr>
          <w:noProof/>
        </w:rPr>
        <w:fldChar w:fldCharType="end"/>
      </w:r>
      <w:r w:rsidRPr="005A75B9">
        <w:t>.–</w:t>
      </w:r>
      <w:r w:rsidR="00744CFA" w:rsidRPr="00744CFA">
        <w:t xml:space="preserve">Total estimated run size, harvest, and escapement of </w:t>
      </w:r>
      <w:proofErr w:type="spellStart"/>
      <w:r w:rsidR="00744CFA" w:rsidRPr="00744CFA">
        <w:t>Chilkat</w:t>
      </w:r>
      <w:proofErr w:type="spellEnd"/>
      <w:r w:rsidR="00744CFA" w:rsidRPr="00744CFA">
        <w:t xml:space="preserve"> River </w:t>
      </w:r>
      <w:proofErr w:type="spellStart"/>
      <w:r w:rsidR="00744CFA" w:rsidRPr="00744CFA">
        <w:t>coho</w:t>
      </w:r>
      <w:proofErr w:type="spellEnd"/>
      <w:r w:rsidR="00744CFA" w:rsidRPr="00744CFA">
        <w:t xml:space="preserve"> salmon, 1982–2019, and biological escapement goal range of 30,000–70,000 spawners. </w:t>
      </w:r>
      <w:r w:rsidR="00744CFA" w:rsidRPr="00855C96">
        <w:t>(Harvest estimates are not available for 1987–1999.)</w:t>
      </w:r>
      <w:r w:rsidR="005B585B" w:rsidRPr="00855C96">
        <w:t xml:space="preserve"> </w:t>
      </w:r>
      <w:r w:rsidR="00CA2B8B" w:rsidRPr="00855C96">
        <w:br w:type="page"/>
      </w:r>
    </w:p>
    <w:p w14:paraId="3BF34724" w14:textId="0318AD06" w:rsidR="00CA2B8B" w:rsidRPr="005A75B9" w:rsidRDefault="00CA2B8B" w:rsidP="00CA2B8B">
      <w:pPr>
        <w:pStyle w:val="Caption"/>
        <w:pBdr>
          <w:bottom w:val="single" w:sz="4" w:space="1" w:color="auto"/>
        </w:pBdr>
      </w:pPr>
      <w:bookmarkStart w:id="289" w:name="_Toc49757175"/>
      <w:bookmarkStart w:id="290" w:name="_Toc51147368"/>
      <w:r w:rsidRPr="005A75B9">
        <w:lastRenderedPageBreak/>
        <w:t>Appendix C</w:t>
      </w:r>
      <w:r w:rsidR="00C0127A">
        <w:rPr>
          <w:noProof/>
        </w:rPr>
        <w:fldChar w:fldCharType="begin"/>
      </w:r>
      <w:r w:rsidR="00C0127A">
        <w:rPr>
          <w:noProof/>
        </w:rPr>
        <w:instrText xml:space="preserve"> SEQ Appendix_C \* ARABIC </w:instrText>
      </w:r>
      <w:r w:rsidR="00C0127A">
        <w:rPr>
          <w:noProof/>
        </w:rPr>
        <w:fldChar w:fldCharType="separate"/>
      </w:r>
      <w:r w:rsidR="008D0E59">
        <w:rPr>
          <w:noProof/>
        </w:rPr>
        <w:t>2</w:t>
      </w:r>
      <w:r w:rsidR="00C0127A">
        <w:rPr>
          <w:noProof/>
        </w:rPr>
        <w:fldChar w:fldCharType="end"/>
      </w:r>
      <w:r w:rsidRPr="005A75B9">
        <w:t xml:space="preserve">.–Berners </w:t>
      </w:r>
      <w:r>
        <w:t>R</w:t>
      </w:r>
      <w:r w:rsidRPr="005A75B9">
        <w:t>iver coho salmon.</w:t>
      </w:r>
      <w:bookmarkEnd w:id="289"/>
      <w:bookmarkEnd w:id="290"/>
    </w:p>
    <w:p w14:paraId="7EFCFA41" w14:textId="77777777" w:rsidR="00CA2B8B" w:rsidRDefault="00CA2B8B" w:rsidP="00CA2B8B">
      <w:pPr>
        <w:rPr>
          <w:sz w:val="22"/>
          <w:szCs w:val="22"/>
        </w:rPr>
      </w:pPr>
      <w:r>
        <w:rPr>
          <w:sz w:val="22"/>
          <w:szCs w:val="22"/>
        </w:rPr>
        <w:t xml:space="preserve">The Berners River is located in Berners Bay, Lynn Canal, approximately 65 km northwest of Juneau, Alaska. </w:t>
      </w:r>
      <w:r w:rsidRPr="008F7B49">
        <w:rPr>
          <w:sz w:val="22"/>
          <w:szCs w:val="22"/>
        </w:rPr>
        <w:t xml:space="preserve">The Berners River is a compact system with concentrated, high-quality coho spawning and rearing habitat. </w:t>
      </w:r>
      <w:r w:rsidRPr="009828A6">
        <w:rPr>
          <w:sz w:val="22"/>
          <w:szCs w:val="22"/>
        </w:rPr>
        <w:t xml:space="preserve">Coded wire tagging </w:t>
      </w:r>
      <w:r>
        <w:rPr>
          <w:sz w:val="22"/>
          <w:szCs w:val="22"/>
        </w:rPr>
        <w:t xml:space="preserve">studies of the Berners River coho salmon run </w:t>
      </w:r>
      <w:r w:rsidRPr="009828A6">
        <w:rPr>
          <w:sz w:val="22"/>
          <w:szCs w:val="22"/>
        </w:rPr>
        <w:t>have provided annual estimates of harvest, escapement, smolt production, marine survival, and age composition since 1982 (Shaul et al. 20</w:t>
      </w:r>
      <w:r>
        <w:rPr>
          <w:sz w:val="22"/>
          <w:szCs w:val="22"/>
        </w:rPr>
        <w:t>17</w:t>
      </w:r>
      <w:r w:rsidRPr="009828A6">
        <w:rPr>
          <w:sz w:val="22"/>
          <w:szCs w:val="22"/>
        </w:rPr>
        <w:t xml:space="preserve">, 2019). As a result, the </w:t>
      </w:r>
      <w:r>
        <w:rPr>
          <w:sz w:val="22"/>
          <w:szCs w:val="22"/>
        </w:rPr>
        <w:t>Berners River</w:t>
      </w:r>
      <w:r w:rsidRPr="009828A6">
        <w:rPr>
          <w:sz w:val="22"/>
          <w:szCs w:val="22"/>
        </w:rPr>
        <w:t xml:space="preserve"> coho salmon run is an important indicator of the commercial troll exploitation rate on </w:t>
      </w:r>
      <w:r>
        <w:rPr>
          <w:sz w:val="22"/>
          <w:szCs w:val="22"/>
        </w:rPr>
        <w:t>northern</w:t>
      </w:r>
      <w:r w:rsidRPr="009828A6">
        <w:rPr>
          <w:sz w:val="22"/>
          <w:szCs w:val="22"/>
        </w:rPr>
        <w:t xml:space="preserve"> inside stocks and is used in inseason estimation of regional wild coho salmon abundance.</w:t>
      </w:r>
      <w:r>
        <w:rPr>
          <w:sz w:val="22"/>
          <w:szCs w:val="22"/>
        </w:rPr>
        <w:t xml:space="preserve"> </w:t>
      </w:r>
      <w:r w:rsidRPr="009828A6">
        <w:rPr>
          <w:sz w:val="22"/>
          <w:szCs w:val="22"/>
        </w:rPr>
        <w:t xml:space="preserve">It </w:t>
      </w:r>
      <w:r>
        <w:rPr>
          <w:sz w:val="22"/>
          <w:szCs w:val="22"/>
        </w:rPr>
        <w:t>is</w:t>
      </w:r>
      <w:r w:rsidRPr="009828A6">
        <w:rPr>
          <w:sz w:val="22"/>
          <w:szCs w:val="22"/>
        </w:rPr>
        <w:t xml:space="preserve"> a late run that typically increases in the outside troll </w:t>
      </w:r>
      <w:r>
        <w:rPr>
          <w:sz w:val="22"/>
          <w:szCs w:val="22"/>
        </w:rPr>
        <w:t>harvest</w:t>
      </w:r>
      <w:r w:rsidRPr="009828A6">
        <w:rPr>
          <w:sz w:val="22"/>
          <w:szCs w:val="22"/>
        </w:rPr>
        <w:t xml:space="preserve"> throughout August, primarily in the vicinity of Cross Sound and northward, peaks around 1 September, and continues to contribute to the troll </w:t>
      </w:r>
      <w:r>
        <w:rPr>
          <w:sz w:val="22"/>
          <w:szCs w:val="22"/>
        </w:rPr>
        <w:t>harvest</w:t>
      </w:r>
      <w:r w:rsidRPr="009828A6">
        <w:rPr>
          <w:sz w:val="22"/>
          <w:szCs w:val="22"/>
        </w:rPr>
        <w:t xml:space="preserve"> until late-September. </w:t>
      </w:r>
      <w:r>
        <w:rPr>
          <w:sz w:val="22"/>
          <w:szCs w:val="22"/>
        </w:rPr>
        <w:t xml:space="preserve">Berners River coho salmon also contribute to the Lynn Canal drift gillnet fishery and, to a lesser extent, purse seine and marine and freshwater sport fisheries. </w:t>
      </w:r>
      <w:r w:rsidRPr="009828A6">
        <w:rPr>
          <w:sz w:val="22"/>
          <w:szCs w:val="22"/>
        </w:rPr>
        <w:t>Compressed timing</w:t>
      </w:r>
      <w:r>
        <w:rPr>
          <w:sz w:val="22"/>
          <w:szCs w:val="22"/>
        </w:rPr>
        <w:t xml:space="preserve"> of spawning</w:t>
      </w:r>
      <w:r w:rsidRPr="009828A6">
        <w:rPr>
          <w:sz w:val="22"/>
          <w:szCs w:val="22"/>
        </w:rPr>
        <w:t>, combined with the specific physical features of the Berners River drainage, make it possible to consistently observe and count a high proportion of the total escapement during foot and helicopter surveys in mid- to late October.</w:t>
      </w:r>
      <w:r w:rsidRPr="003452E2">
        <w:t xml:space="preserve"> </w:t>
      </w:r>
    </w:p>
    <w:p w14:paraId="205EF5AC" w14:textId="40920796" w:rsidR="00CA2B8B" w:rsidRDefault="00CA2B8B" w:rsidP="00CA2B8B">
      <w:pPr>
        <w:rPr>
          <w:sz w:val="22"/>
          <w:szCs w:val="22"/>
        </w:rPr>
      </w:pPr>
      <w:r w:rsidRPr="005A75B9">
        <w:rPr>
          <w:b/>
          <w:sz w:val="22"/>
          <w:szCs w:val="22"/>
        </w:rPr>
        <w:t>Escapement Goals and Stock Status:</w:t>
      </w:r>
      <w:r w:rsidRPr="005A75B9">
        <w:rPr>
          <w:sz w:val="22"/>
          <w:szCs w:val="22"/>
        </w:rPr>
        <w:t xml:space="preserve"> </w:t>
      </w:r>
      <w:r>
        <w:rPr>
          <w:sz w:val="22"/>
          <w:szCs w:val="22"/>
        </w:rPr>
        <w:t xml:space="preserve">In 1994, ADF&amp;G established a biological escapement goal range of 4,000–9,200 coho salmon for the Berners River, based on stock-recruit analysis of unexpanded peak survey counts (Clark et al. 1994). In 2018, the Berners River goal was revised to a biological escapement goal range of 3,600–8,100 coho salmon counted on a peak survey, based on updated stock-recruit analysis of the 1989–2010 brood years (Shaul et al. 2017). </w:t>
      </w:r>
      <w:r w:rsidRPr="005219CD">
        <w:rPr>
          <w:sz w:val="22"/>
          <w:szCs w:val="22"/>
        </w:rPr>
        <w:t>From 2015 to 2019, escapements were below the escapement goal range in 1 of 5 years (Appendix Figure C</w:t>
      </w:r>
      <w:r>
        <w:rPr>
          <w:sz w:val="22"/>
          <w:szCs w:val="22"/>
        </w:rPr>
        <w:t>2</w:t>
      </w:r>
      <w:r w:rsidRPr="005219CD">
        <w:rPr>
          <w:sz w:val="22"/>
          <w:szCs w:val="22"/>
        </w:rPr>
        <w:t>)</w:t>
      </w:r>
      <w:r w:rsidRPr="0003108B">
        <w:rPr>
          <w:sz w:val="22"/>
          <w:szCs w:val="22"/>
        </w:rPr>
        <w:t>.</w:t>
      </w:r>
      <w:r w:rsidRPr="00CB3B05">
        <w:rPr>
          <w:sz w:val="22"/>
          <w:szCs w:val="22"/>
        </w:rPr>
        <w:t xml:space="preserve"> </w:t>
      </w:r>
      <w:r w:rsidRPr="00357FCD">
        <w:rPr>
          <w:sz w:val="22"/>
          <w:szCs w:val="22"/>
        </w:rPr>
        <w:t xml:space="preserve">Similar to other coho salmon indicator stocks in Southeast Alaska (e.g., </w:t>
      </w:r>
      <w:r>
        <w:rPr>
          <w:sz w:val="22"/>
          <w:szCs w:val="22"/>
        </w:rPr>
        <w:t>Auke Creek</w:t>
      </w:r>
      <w:r w:rsidRPr="00357FCD">
        <w:rPr>
          <w:sz w:val="22"/>
          <w:szCs w:val="22"/>
        </w:rPr>
        <w:t xml:space="preserve"> and Hugh Smith Lake), recent above average smolt production at </w:t>
      </w:r>
      <w:r>
        <w:rPr>
          <w:sz w:val="22"/>
          <w:szCs w:val="22"/>
        </w:rPr>
        <w:t>the Berners River</w:t>
      </w:r>
      <w:r w:rsidRPr="00357FCD">
        <w:rPr>
          <w:sz w:val="22"/>
          <w:szCs w:val="22"/>
        </w:rPr>
        <w:t xml:space="preserve"> has been offset by poor marine survival rates. Over the five-year period 2014–2018, smolt production was </w:t>
      </w:r>
      <w:r>
        <w:rPr>
          <w:sz w:val="22"/>
          <w:szCs w:val="22"/>
        </w:rPr>
        <w:t>6</w:t>
      </w:r>
      <w:r w:rsidRPr="00357FCD">
        <w:rPr>
          <w:sz w:val="22"/>
          <w:szCs w:val="22"/>
        </w:rPr>
        <w:t xml:space="preserve">% above average but marine survival rates decreased approximately </w:t>
      </w:r>
      <w:r>
        <w:rPr>
          <w:sz w:val="22"/>
          <w:szCs w:val="22"/>
        </w:rPr>
        <w:t>46</w:t>
      </w:r>
      <w:r w:rsidRPr="00357FCD">
        <w:rPr>
          <w:sz w:val="22"/>
          <w:szCs w:val="22"/>
        </w:rPr>
        <w:t xml:space="preserve">% and total adult runs during 2015–2019 </w:t>
      </w:r>
      <w:r w:rsidR="006F0C66">
        <w:rPr>
          <w:sz w:val="22"/>
          <w:szCs w:val="22"/>
        </w:rPr>
        <w:t>were</w:t>
      </w:r>
      <w:r w:rsidRPr="00357FCD">
        <w:rPr>
          <w:sz w:val="22"/>
          <w:szCs w:val="22"/>
        </w:rPr>
        <w:t xml:space="preserve"> 5</w:t>
      </w:r>
      <w:r>
        <w:rPr>
          <w:sz w:val="22"/>
          <w:szCs w:val="22"/>
        </w:rPr>
        <w:t>1</w:t>
      </w:r>
      <w:r w:rsidRPr="00357FCD">
        <w:rPr>
          <w:sz w:val="22"/>
          <w:szCs w:val="22"/>
        </w:rPr>
        <w:t xml:space="preserve">% </w:t>
      </w:r>
      <w:r w:rsidR="006F0C66">
        <w:rPr>
          <w:sz w:val="22"/>
          <w:szCs w:val="22"/>
        </w:rPr>
        <w:t xml:space="preserve">below the long-term average </w:t>
      </w:r>
      <w:r w:rsidRPr="00357FCD">
        <w:rPr>
          <w:sz w:val="22"/>
          <w:szCs w:val="22"/>
        </w:rPr>
        <w:t xml:space="preserve">(Appendix Figure </w:t>
      </w:r>
      <w:r w:rsidR="000C0CA6" w:rsidRPr="00357FCD">
        <w:rPr>
          <w:sz w:val="22"/>
          <w:szCs w:val="22"/>
        </w:rPr>
        <w:t>C</w:t>
      </w:r>
      <w:r w:rsidR="000C0CA6">
        <w:rPr>
          <w:sz w:val="22"/>
          <w:szCs w:val="22"/>
        </w:rPr>
        <w:t>2</w:t>
      </w:r>
      <w:r w:rsidRPr="00357FCD">
        <w:rPr>
          <w:sz w:val="22"/>
          <w:szCs w:val="22"/>
        </w:rPr>
        <w:t>).</w:t>
      </w:r>
    </w:p>
    <w:p w14:paraId="018C79C3" w14:textId="77777777" w:rsidR="00CA2B8B" w:rsidRPr="005A75B9" w:rsidRDefault="00CA2B8B" w:rsidP="00CA2B8B">
      <w:pPr>
        <w:jc w:val="center"/>
      </w:pPr>
      <w:r w:rsidRPr="00F47455">
        <w:rPr>
          <w:noProof/>
        </w:rPr>
        <w:drawing>
          <wp:inline distT="0" distB="0" distL="0" distR="0" wp14:anchorId="659FB63C" wp14:editId="3B1F1178">
            <wp:extent cx="4370832" cy="3172968"/>
            <wp:effectExtent l="19050" t="19050" r="1079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5D0F7774" w14:textId="60B154EE" w:rsidR="00CA2B8B" w:rsidRPr="00855C96" w:rsidRDefault="00CA2B8B" w:rsidP="00855C96">
      <w:pPr>
        <w:pStyle w:val="Caption"/>
      </w:pPr>
      <w:r w:rsidRPr="005A75B9">
        <w:t>Appendix Figure C</w:t>
      </w:r>
      <w:r w:rsidR="00C0127A">
        <w:rPr>
          <w:noProof/>
        </w:rPr>
        <w:fldChar w:fldCharType="begin"/>
      </w:r>
      <w:r w:rsidR="00C0127A">
        <w:rPr>
          <w:noProof/>
        </w:rPr>
        <w:instrText xml:space="preserve"> SEQ Appendix_Figure_C \* ARABIC </w:instrText>
      </w:r>
      <w:r w:rsidR="00C0127A">
        <w:rPr>
          <w:noProof/>
        </w:rPr>
        <w:fldChar w:fldCharType="separate"/>
      </w:r>
      <w:r w:rsidR="008D0E59">
        <w:rPr>
          <w:noProof/>
        </w:rPr>
        <w:t>2</w:t>
      </w:r>
      <w:r w:rsidR="00C0127A">
        <w:rPr>
          <w:noProof/>
        </w:rPr>
        <w:fldChar w:fldCharType="end"/>
      </w:r>
      <w:r w:rsidRPr="005A75B9">
        <w:t>.–</w:t>
      </w:r>
      <w:r w:rsidRPr="00744CFA">
        <w:t>Total estimated run size, harvest, and escapement of Berners River coho salmon, 1982–2019, and current biological escapement goal range of 3,600–8,100 fish counted on a peak survey.</w:t>
      </w:r>
      <w:r w:rsidRPr="00855C96">
        <w:t xml:space="preserve"> (Harvest estimates are not available for 1984).</w:t>
      </w:r>
    </w:p>
    <w:bookmarkEnd w:id="288"/>
    <w:p w14:paraId="4F6539A1" w14:textId="3E4DFC12" w:rsidR="001C376E" w:rsidRPr="005A75B9" w:rsidRDefault="001C376E" w:rsidP="00AF16C2">
      <w:pPr>
        <w:pStyle w:val="Caption"/>
        <w:pBdr>
          <w:bottom w:val="single" w:sz="4" w:space="1" w:color="auto"/>
        </w:pBdr>
      </w:pPr>
      <w:r w:rsidRPr="005A75B9">
        <w:br w:type="page"/>
      </w:r>
      <w:bookmarkStart w:id="291" w:name="_Toc395791367"/>
      <w:bookmarkStart w:id="292" w:name="_Toc51147369"/>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3</w:t>
      </w:r>
      <w:r w:rsidR="00BD469F" w:rsidRPr="005A75B9">
        <w:rPr>
          <w:noProof/>
        </w:rPr>
        <w:fldChar w:fldCharType="end"/>
      </w:r>
      <w:r w:rsidRPr="005A75B9">
        <w:t>.–</w:t>
      </w:r>
      <w:proofErr w:type="spellStart"/>
      <w:r w:rsidRPr="005A75B9">
        <w:t>Taku</w:t>
      </w:r>
      <w:proofErr w:type="spellEnd"/>
      <w:r w:rsidRPr="005A75B9">
        <w:t xml:space="preserve"> River </w:t>
      </w:r>
      <w:proofErr w:type="spellStart"/>
      <w:r w:rsidRPr="005A75B9">
        <w:t>coho</w:t>
      </w:r>
      <w:proofErr w:type="spellEnd"/>
      <w:r w:rsidRPr="005A75B9">
        <w:t xml:space="preserve"> salmon.</w:t>
      </w:r>
      <w:bookmarkEnd w:id="291"/>
      <w:bookmarkEnd w:id="292"/>
    </w:p>
    <w:p w14:paraId="7F6B5AAB" w14:textId="4DF97745" w:rsidR="00744CFA" w:rsidRPr="00744CFA" w:rsidRDefault="00CA2B8B" w:rsidP="00744CFA">
      <w:pPr>
        <w:rPr>
          <w:sz w:val="22"/>
          <w:szCs w:val="22"/>
        </w:rPr>
      </w:pPr>
      <w:r w:rsidRPr="00CA2B8B">
        <w:rPr>
          <w:sz w:val="22"/>
          <w:szCs w:val="22"/>
        </w:rPr>
        <w:t xml:space="preserve">The </w:t>
      </w:r>
      <w:proofErr w:type="spellStart"/>
      <w:r w:rsidRPr="00CA2B8B">
        <w:rPr>
          <w:sz w:val="22"/>
          <w:szCs w:val="22"/>
        </w:rPr>
        <w:t>Taku</w:t>
      </w:r>
      <w:proofErr w:type="spellEnd"/>
      <w:r w:rsidRPr="00CA2B8B">
        <w:rPr>
          <w:sz w:val="22"/>
          <w:szCs w:val="22"/>
        </w:rPr>
        <w:t xml:space="preserve"> River is a transboundary system that originates in the Stikine plateau of northwestern British Columbia and terminates at </w:t>
      </w:r>
      <w:proofErr w:type="spellStart"/>
      <w:r w:rsidRPr="00CA2B8B">
        <w:rPr>
          <w:sz w:val="22"/>
          <w:szCs w:val="22"/>
        </w:rPr>
        <w:t>Taku</w:t>
      </w:r>
      <w:proofErr w:type="spellEnd"/>
      <w:r w:rsidRPr="00CA2B8B">
        <w:rPr>
          <w:sz w:val="22"/>
          <w:szCs w:val="22"/>
        </w:rPr>
        <w:t xml:space="preserve"> Inlet, approximately 30 km northeast of Juneau, Alaska. The </w:t>
      </w:r>
      <w:proofErr w:type="spellStart"/>
      <w:r w:rsidRPr="00CA2B8B">
        <w:rPr>
          <w:sz w:val="22"/>
          <w:szCs w:val="22"/>
        </w:rPr>
        <w:t>Taku</w:t>
      </w:r>
      <w:proofErr w:type="spellEnd"/>
      <w:r w:rsidRPr="00CA2B8B">
        <w:rPr>
          <w:sz w:val="22"/>
          <w:szCs w:val="22"/>
        </w:rPr>
        <w:t xml:space="preserve"> River </w:t>
      </w:r>
      <w:r w:rsidR="000C0CA6">
        <w:rPr>
          <w:sz w:val="22"/>
          <w:szCs w:val="22"/>
        </w:rPr>
        <w:t>is likely the</w:t>
      </w:r>
      <w:r w:rsidRPr="00CA2B8B">
        <w:rPr>
          <w:sz w:val="22"/>
          <w:szCs w:val="22"/>
        </w:rPr>
        <w:t xml:space="preserve"> largest coho salmon-producing system in the region, and it supports a diversity of run components. Early-run stocks </w:t>
      </w:r>
      <w:r w:rsidR="000C0CA6">
        <w:rPr>
          <w:sz w:val="22"/>
          <w:szCs w:val="22"/>
        </w:rPr>
        <w:t>that spawn in</w:t>
      </w:r>
      <w:r w:rsidRPr="00CA2B8B">
        <w:rPr>
          <w:sz w:val="22"/>
          <w:szCs w:val="22"/>
        </w:rPr>
        <w:t xml:space="preserve"> high interior tributaries are harvested incidentally in U.S. drift gillnet and Canadian inriver fisheries</w:t>
      </w:r>
      <w:r w:rsidR="000C0CA6">
        <w:rPr>
          <w:sz w:val="22"/>
          <w:szCs w:val="22"/>
        </w:rPr>
        <w:t xml:space="preserve"> that target sockeye salmon.</w:t>
      </w:r>
      <w:r w:rsidRPr="00CA2B8B">
        <w:rPr>
          <w:sz w:val="22"/>
          <w:szCs w:val="22"/>
        </w:rPr>
        <w:t xml:space="preserve"> </w:t>
      </w:r>
      <w:r w:rsidR="000C0CA6">
        <w:rPr>
          <w:sz w:val="22"/>
          <w:szCs w:val="22"/>
        </w:rPr>
        <w:t>F</w:t>
      </w:r>
      <w:r w:rsidRPr="00CA2B8B">
        <w:rPr>
          <w:sz w:val="22"/>
          <w:szCs w:val="22"/>
        </w:rPr>
        <w:t xml:space="preserve">all-run stocks </w:t>
      </w:r>
      <w:r w:rsidR="000C0CA6">
        <w:rPr>
          <w:sz w:val="22"/>
          <w:szCs w:val="22"/>
        </w:rPr>
        <w:t>that spawn</w:t>
      </w:r>
      <w:r w:rsidR="000C0CA6" w:rsidRPr="00CA2B8B">
        <w:rPr>
          <w:sz w:val="22"/>
          <w:szCs w:val="22"/>
        </w:rPr>
        <w:t xml:space="preserve"> </w:t>
      </w:r>
      <w:r w:rsidRPr="00CA2B8B">
        <w:rPr>
          <w:sz w:val="22"/>
          <w:szCs w:val="22"/>
        </w:rPr>
        <w:t xml:space="preserve">primarily in mainstem tributaries are harvested in U.S. drift gillnet and Canadian inriver </w:t>
      </w:r>
      <w:r w:rsidR="000C0CA6">
        <w:rPr>
          <w:sz w:val="22"/>
          <w:szCs w:val="22"/>
        </w:rPr>
        <w:t>fisheries that target</w:t>
      </w:r>
      <w:r w:rsidR="000C0CA6" w:rsidRPr="00CA2B8B">
        <w:rPr>
          <w:sz w:val="22"/>
          <w:szCs w:val="22"/>
        </w:rPr>
        <w:t xml:space="preserve"> </w:t>
      </w:r>
      <w:r w:rsidRPr="00CA2B8B">
        <w:rPr>
          <w:sz w:val="22"/>
          <w:szCs w:val="22"/>
        </w:rPr>
        <w:t>coho salmon. All run components are harvested by the U.S. troll and sport fisheries. Joint U.S./Canada mark–recapture studies have provided inriver estimates of abundance since 1987 and coded wire tagging studies have provided estimates of harvest, smolt production, and marine survival since 1992 (</w:t>
      </w:r>
      <w:proofErr w:type="spellStart"/>
      <w:r w:rsidRPr="00CA2B8B">
        <w:rPr>
          <w:sz w:val="22"/>
          <w:szCs w:val="22"/>
        </w:rPr>
        <w:t>Pestal</w:t>
      </w:r>
      <w:proofErr w:type="spellEnd"/>
      <w:r w:rsidRPr="00CA2B8B">
        <w:rPr>
          <w:sz w:val="22"/>
          <w:szCs w:val="22"/>
        </w:rPr>
        <w:t xml:space="preserve"> and Johnston 2015; Williams et al. 2016). Results of a 1992 radio-telemetry study indicated that the inriver mark–recapture abundance estimate represented about 78% of the total </w:t>
      </w:r>
      <w:proofErr w:type="spellStart"/>
      <w:r w:rsidRPr="00CA2B8B">
        <w:rPr>
          <w:sz w:val="22"/>
          <w:szCs w:val="22"/>
        </w:rPr>
        <w:t>Taku</w:t>
      </w:r>
      <w:proofErr w:type="spellEnd"/>
      <w:r w:rsidRPr="00CA2B8B">
        <w:rPr>
          <w:sz w:val="22"/>
          <w:szCs w:val="22"/>
        </w:rPr>
        <w:t xml:space="preserve"> River drainage escapement, and as much as 22% of the total escapement spawned in Alaska below the U.S.-Canada border </w:t>
      </w:r>
      <w:r w:rsidRPr="00744CFA">
        <w:rPr>
          <w:sz w:val="22"/>
          <w:szCs w:val="22"/>
        </w:rPr>
        <w:t>(</w:t>
      </w:r>
      <w:proofErr w:type="spellStart"/>
      <w:r w:rsidRPr="00744CFA">
        <w:rPr>
          <w:sz w:val="22"/>
          <w:szCs w:val="22"/>
        </w:rPr>
        <w:t>Eiler</w:t>
      </w:r>
      <w:proofErr w:type="spellEnd"/>
      <w:r w:rsidRPr="00744CFA">
        <w:rPr>
          <w:sz w:val="22"/>
          <w:szCs w:val="22"/>
        </w:rPr>
        <w:t xml:space="preserve"> et al. </w:t>
      </w:r>
      <w:r w:rsidRPr="00714797">
        <w:rPr>
          <w:i/>
          <w:iCs/>
          <w:sz w:val="22"/>
          <w:szCs w:val="22"/>
        </w:rPr>
        <w:t>unpublished</w:t>
      </w:r>
      <w:r>
        <w:rPr>
          <w:rStyle w:val="FootnoteReference"/>
          <w:sz w:val="22"/>
          <w:szCs w:val="22"/>
        </w:rPr>
        <w:footnoteReference w:id="2"/>
      </w:r>
      <w:r w:rsidRPr="00744CFA">
        <w:rPr>
          <w:sz w:val="22"/>
          <w:szCs w:val="22"/>
        </w:rPr>
        <w:t>)</w:t>
      </w:r>
      <w:r w:rsidR="00744CFA" w:rsidRPr="00744CFA">
        <w:rPr>
          <w:sz w:val="22"/>
          <w:szCs w:val="22"/>
        </w:rPr>
        <w:t>.</w:t>
      </w:r>
    </w:p>
    <w:p w14:paraId="104F375E" w14:textId="38C3C188" w:rsidR="001C376E" w:rsidRDefault="00744CFA" w:rsidP="00744CFA">
      <w:pPr>
        <w:rPr>
          <w:sz w:val="22"/>
          <w:szCs w:val="22"/>
        </w:rPr>
      </w:pPr>
      <w:r w:rsidRPr="00744CFA">
        <w:rPr>
          <w:b/>
          <w:bCs/>
          <w:sz w:val="22"/>
          <w:szCs w:val="22"/>
        </w:rPr>
        <w:t>Escapement Goals and Stock Status:</w:t>
      </w:r>
      <w:r w:rsidRPr="00744CFA">
        <w:rPr>
          <w:sz w:val="22"/>
          <w:szCs w:val="22"/>
        </w:rPr>
        <w:t xml:space="preserve"> In 1986, the Transboundary Technical Committee of the Pacific Salmon Commission established an interim </w:t>
      </w:r>
      <w:proofErr w:type="spellStart"/>
      <w:r w:rsidRPr="00744CFA">
        <w:rPr>
          <w:sz w:val="22"/>
          <w:szCs w:val="22"/>
        </w:rPr>
        <w:t>Taku</w:t>
      </w:r>
      <w:proofErr w:type="spellEnd"/>
      <w:r w:rsidRPr="00744CFA">
        <w:rPr>
          <w:sz w:val="22"/>
          <w:szCs w:val="22"/>
        </w:rPr>
        <w:t xml:space="preserve"> River escapement goal of 27,500–35,000 coho salmon, based on professional judgement (TTC 1986). Starting in 1999, the management intent of the U.S. was to ensure a minimum above-border run of 38,000 coho salmon until a maximum sustained yield escapement goal could be developed as outlined in the Pacific Salmon Treaty. </w:t>
      </w:r>
      <w:r w:rsidR="006C12B9">
        <w:rPr>
          <w:sz w:val="22"/>
          <w:szCs w:val="22"/>
        </w:rPr>
        <w:t>In</w:t>
      </w:r>
      <w:r w:rsidRPr="00744CFA">
        <w:rPr>
          <w:sz w:val="22"/>
          <w:szCs w:val="22"/>
        </w:rPr>
        <w:t xml:space="preserve"> 2015, a biological escapement goal range of 50,000–90,000 coho salmon was established, based on a stock-recruit analysis of the 1987–2009 brood years (</w:t>
      </w:r>
      <w:proofErr w:type="spellStart"/>
      <w:r w:rsidRPr="00744CFA">
        <w:rPr>
          <w:sz w:val="22"/>
          <w:szCs w:val="22"/>
        </w:rPr>
        <w:t>Pestal</w:t>
      </w:r>
      <w:proofErr w:type="spellEnd"/>
      <w:r w:rsidRPr="00744CFA">
        <w:rPr>
          <w:sz w:val="22"/>
          <w:szCs w:val="22"/>
        </w:rPr>
        <w:t xml:space="preserve"> and Johnston 2015). From 2015 to 2019, escapements were within the escapement goal range in each year (Appendix Figure C3).</w:t>
      </w:r>
      <w:r w:rsidR="007D5471">
        <w:rPr>
          <w:sz w:val="22"/>
          <w:szCs w:val="22"/>
        </w:rPr>
        <w:t xml:space="preserve"> </w:t>
      </w:r>
    </w:p>
    <w:p w14:paraId="41DBF047" w14:textId="1B84C893" w:rsidR="00196AE7" w:rsidRPr="005A75B9" w:rsidRDefault="00744CFA" w:rsidP="002842C9">
      <w:pPr>
        <w:jc w:val="center"/>
        <w:rPr>
          <w:sz w:val="22"/>
          <w:szCs w:val="22"/>
        </w:rPr>
      </w:pPr>
      <w:r w:rsidRPr="00F47455">
        <w:rPr>
          <w:noProof/>
        </w:rPr>
        <w:drawing>
          <wp:inline distT="0" distB="0" distL="0" distR="0" wp14:anchorId="500F78D5" wp14:editId="7C9B5D84">
            <wp:extent cx="4370832" cy="3172968"/>
            <wp:effectExtent l="19050" t="19050" r="1079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0F1DC811" w14:textId="5E818169" w:rsidR="00A518B0" w:rsidRPr="00A518B0" w:rsidRDefault="001C1E16" w:rsidP="00EF26FC">
      <w:pPr>
        <w:pStyle w:val="Caption"/>
      </w:pPr>
      <w:bookmarkStart w:id="293" w:name="_Toc395791368"/>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3</w:t>
      </w:r>
      <w:r w:rsidR="00BD469F" w:rsidRPr="005A75B9">
        <w:rPr>
          <w:noProof/>
        </w:rPr>
        <w:fldChar w:fldCharType="end"/>
      </w:r>
      <w:r w:rsidR="001C376E" w:rsidRPr="005A75B9">
        <w:t>.–</w:t>
      </w:r>
      <w:bookmarkEnd w:id="293"/>
      <w:r w:rsidR="00744CFA" w:rsidRPr="00744CFA">
        <w:t xml:space="preserve">Total estimated run size, harvest, and escapement of </w:t>
      </w:r>
      <w:proofErr w:type="spellStart"/>
      <w:r w:rsidR="00744CFA" w:rsidRPr="00744CFA">
        <w:t>Taku</w:t>
      </w:r>
      <w:proofErr w:type="spellEnd"/>
      <w:r w:rsidR="00744CFA" w:rsidRPr="00744CFA">
        <w:t xml:space="preserve"> River </w:t>
      </w:r>
      <w:proofErr w:type="spellStart"/>
      <w:r w:rsidR="00744CFA" w:rsidRPr="00744CFA">
        <w:t>coho</w:t>
      </w:r>
      <w:proofErr w:type="spellEnd"/>
      <w:r w:rsidR="00744CFA" w:rsidRPr="00744CFA">
        <w:t xml:space="preserve"> salmon, 1987–2019, and biological escapement goal range of 50,000–90,000 spawners. </w:t>
      </w:r>
      <w:r w:rsidR="00744CFA" w:rsidRPr="00EF26FC">
        <w:t>(Marine harvest estimates are not available for 1987–1991.)</w:t>
      </w:r>
    </w:p>
    <w:p w14:paraId="4F71299A" w14:textId="5F36500C" w:rsidR="001C376E" w:rsidRPr="005A75B9" w:rsidRDefault="001C376E" w:rsidP="00AF16C2">
      <w:pPr>
        <w:pStyle w:val="Caption"/>
        <w:pBdr>
          <w:bottom w:val="single" w:sz="4" w:space="1" w:color="auto"/>
        </w:pBdr>
        <w:rPr>
          <w:szCs w:val="22"/>
        </w:rPr>
      </w:pPr>
      <w:bookmarkStart w:id="294" w:name="_Toc395791369"/>
      <w:bookmarkStart w:id="295" w:name="_Toc51147370"/>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4</w:t>
      </w:r>
      <w:r w:rsidR="00BD469F" w:rsidRPr="005A75B9">
        <w:rPr>
          <w:noProof/>
        </w:rPr>
        <w:fldChar w:fldCharType="end"/>
      </w:r>
      <w:r w:rsidRPr="005A75B9">
        <w:t>.–Auke Creek coho salmon.</w:t>
      </w:r>
      <w:bookmarkEnd w:id="294"/>
      <w:bookmarkEnd w:id="295"/>
    </w:p>
    <w:p w14:paraId="4355D9E7" w14:textId="5D3E7E8B" w:rsidR="001C376E" w:rsidRPr="005A75B9" w:rsidRDefault="00CA2B8B" w:rsidP="001C376E">
      <w:pPr>
        <w:rPr>
          <w:sz w:val="22"/>
          <w:szCs w:val="22"/>
        </w:rPr>
      </w:pPr>
      <w:r w:rsidRPr="00E9023F">
        <w:rPr>
          <w:sz w:val="22"/>
          <w:szCs w:val="22"/>
        </w:rPr>
        <w:t>Auke Creek</w:t>
      </w:r>
      <w:r>
        <w:rPr>
          <w:sz w:val="22"/>
          <w:szCs w:val="22"/>
        </w:rPr>
        <w:t xml:space="preserve">, </w:t>
      </w:r>
      <w:r w:rsidRPr="00E9023F">
        <w:rPr>
          <w:sz w:val="22"/>
          <w:szCs w:val="22"/>
        </w:rPr>
        <w:t>located in Juneau,</w:t>
      </w:r>
      <w:r>
        <w:rPr>
          <w:sz w:val="22"/>
          <w:szCs w:val="22"/>
        </w:rPr>
        <w:t xml:space="preserve"> Alaska, supports a small run of coho salmon. Annual smolt and adult spawning populations have been precisely counted at a weir (operated by the National Marine Fisheries Service), and c</w:t>
      </w:r>
      <w:r w:rsidRPr="00324DD6">
        <w:rPr>
          <w:sz w:val="22"/>
          <w:szCs w:val="22"/>
        </w:rPr>
        <w:t>oded wire tagging studies have provided estimates</w:t>
      </w:r>
      <w:r>
        <w:rPr>
          <w:sz w:val="22"/>
          <w:szCs w:val="22"/>
        </w:rPr>
        <w:t xml:space="preserve"> of</w:t>
      </w:r>
      <w:r w:rsidRPr="00324DD6">
        <w:rPr>
          <w:sz w:val="22"/>
          <w:szCs w:val="22"/>
        </w:rPr>
        <w:t xml:space="preserve"> harvest, marine survival, and age composition </w:t>
      </w:r>
      <w:r>
        <w:rPr>
          <w:sz w:val="22"/>
          <w:szCs w:val="22"/>
        </w:rPr>
        <w:t xml:space="preserve">since 1980 </w:t>
      </w:r>
      <w:r w:rsidRPr="00FE16CE">
        <w:rPr>
          <w:sz w:val="22"/>
          <w:szCs w:val="22"/>
        </w:rPr>
        <w:t xml:space="preserve">(Shaul et al. 2019). </w:t>
      </w:r>
      <w:r w:rsidRPr="00357FCD">
        <w:rPr>
          <w:sz w:val="22"/>
          <w:szCs w:val="22"/>
        </w:rPr>
        <w:t>As a result of the high coded</w:t>
      </w:r>
      <w:r w:rsidR="00922BB5">
        <w:rPr>
          <w:sz w:val="22"/>
          <w:szCs w:val="22"/>
        </w:rPr>
        <w:t xml:space="preserve"> </w:t>
      </w:r>
      <w:r w:rsidRPr="00357FCD">
        <w:rPr>
          <w:sz w:val="22"/>
          <w:szCs w:val="22"/>
        </w:rPr>
        <w:t xml:space="preserve">wire tagging rate </w:t>
      </w:r>
      <w:r w:rsidR="00922BB5">
        <w:rPr>
          <w:sz w:val="22"/>
          <w:szCs w:val="22"/>
        </w:rPr>
        <w:t xml:space="preserve">(100%) </w:t>
      </w:r>
      <w:r w:rsidRPr="00357FCD">
        <w:rPr>
          <w:sz w:val="22"/>
          <w:szCs w:val="22"/>
        </w:rPr>
        <w:t>on smolts and precise total accounting of returning adults, the Auke Creek stock is an important indicator of the commercial troll exploitation rate on northern inside stocks and is used in inseason estimation of regional wild coho salmon abundance.</w:t>
      </w:r>
      <w:r>
        <w:rPr>
          <w:sz w:val="22"/>
          <w:szCs w:val="22"/>
        </w:rPr>
        <w:t xml:space="preserve"> The Auke Creek stock has migratory characteristics similar to the nearby Berners and </w:t>
      </w:r>
      <w:proofErr w:type="spellStart"/>
      <w:r>
        <w:rPr>
          <w:sz w:val="22"/>
          <w:szCs w:val="22"/>
        </w:rPr>
        <w:t>Chilkat</w:t>
      </w:r>
      <w:proofErr w:type="spellEnd"/>
      <w:r>
        <w:rPr>
          <w:sz w:val="22"/>
          <w:szCs w:val="22"/>
        </w:rPr>
        <w:t xml:space="preserve"> rivers; h</w:t>
      </w:r>
      <w:r w:rsidRPr="00E9023F">
        <w:rPr>
          <w:sz w:val="22"/>
          <w:szCs w:val="22"/>
        </w:rPr>
        <w:t xml:space="preserve">owever, because of its location outside the boundaries of major </w:t>
      </w:r>
      <w:r>
        <w:rPr>
          <w:sz w:val="22"/>
          <w:szCs w:val="22"/>
        </w:rPr>
        <w:t xml:space="preserve">commercial </w:t>
      </w:r>
      <w:r w:rsidRPr="00E9023F">
        <w:rPr>
          <w:sz w:val="22"/>
          <w:szCs w:val="22"/>
        </w:rPr>
        <w:t xml:space="preserve">drift gillnet fishing areas, it is subjected to </w:t>
      </w:r>
      <w:r>
        <w:rPr>
          <w:sz w:val="22"/>
          <w:szCs w:val="22"/>
        </w:rPr>
        <w:t xml:space="preserve">slightly </w:t>
      </w:r>
      <w:r w:rsidRPr="00E9023F">
        <w:rPr>
          <w:sz w:val="22"/>
          <w:szCs w:val="22"/>
        </w:rPr>
        <w:t xml:space="preserve">lower </w:t>
      </w:r>
      <w:r>
        <w:rPr>
          <w:sz w:val="22"/>
          <w:szCs w:val="22"/>
        </w:rPr>
        <w:t>harvest</w:t>
      </w:r>
      <w:r w:rsidRPr="00E9023F">
        <w:rPr>
          <w:sz w:val="22"/>
          <w:szCs w:val="22"/>
        </w:rPr>
        <w:t xml:space="preserve"> rates </w:t>
      </w:r>
      <w:r>
        <w:rPr>
          <w:sz w:val="22"/>
          <w:szCs w:val="22"/>
        </w:rPr>
        <w:t>than</w:t>
      </w:r>
      <w:r w:rsidRPr="00E9023F">
        <w:rPr>
          <w:sz w:val="22"/>
          <w:szCs w:val="22"/>
        </w:rPr>
        <w:t xml:space="preserve"> </w:t>
      </w:r>
      <w:r>
        <w:rPr>
          <w:sz w:val="22"/>
          <w:szCs w:val="22"/>
        </w:rPr>
        <w:t>stocks that</w:t>
      </w:r>
      <w:r w:rsidRPr="00E9023F">
        <w:rPr>
          <w:sz w:val="22"/>
          <w:szCs w:val="22"/>
        </w:rPr>
        <w:t xml:space="preserve"> are </w:t>
      </w:r>
      <w:r>
        <w:rPr>
          <w:sz w:val="22"/>
          <w:szCs w:val="22"/>
        </w:rPr>
        <w:t xml:space="preserve">also </w:t>
      </w:r>
      <w:r w:rsidRPr="00E9023F">
        <w:rPr>
          <w:sz w:val="22"/>
          <w:szCs w:val="22"/>
        </w:rPr>
        <w:t xml:space="preserve">targeted </w:t>
      </w:r>
      <w:r>
        <w:rPr>
          <w:sz w:val="22"/>
          <w:szCs w:val="22"/>
        </w:rPr>
        <w:t>in</w:t>
      </w:r>
      <w:r w:rsidRPr="00E9023F">
        <w:rPr>
          <w:sz w:val="22"/>
          <w:szCs w:val="22"/>
        </w:rPr>
        <w:t xml:space="preserve"> drift gillnet fisheries. Rearing habitat in </w:t>
      </w:r>
      <w:r>
        <w:rPr>
          <w:sz w:val="22"/>
          <w:szCs w:val="22"/>
        </w:rPr>
        <w:t xml:space="preserve">the </w:t>
      </w:r>
      <w:r w:rsidRPr="00E9023F">
        <w:rPr>
          <w:sz w:val="22"/>
          <w:szCs w:val="22"/>
        </w:rPr>
        <w:t xml:space="preserve">Auke Creek </w:t>
      </w:r>
      <w:r>
        <w:rPr>
          <w:sz w:val="22"/>
          <w:szCs w:val="22"/>
        </w:rPr>
        <w:t xml:space="preserve">drainage </w:t>
      </w:r>
      <w:r w:rsidRPr="00E9023F">
        <w:rPr>
          <w:sz w:val="22"/>
          <w:szCs w:val="22"/>
        </w:rPr>
        <w:t>is dominated by the environment of Auke Lake.</w:t>
      </w:r>
    </w:p>
    <w:p w14:paraId="2DEDBD4E" w14:textId="418991B5" w:rsidR="001C376E" w:rsidRDefault="001C376E" w:rsidP="00E9023F">
      <w:pPr>
        <w:rPr>
          <w:sz w:val="22"/>
          <w:szCs w:val="22"/>
        </w:rPr>
      </w:pPr>
      <w:r w:rsidRPr="005A75B9">
        <w:rPr>
          <w:b/>
          <w:sz w:val="22"/>
          <w:szCs w:val="22"/>
        </w:rPr>
        <w:t>Escapement Goals and Stock Status:</w:t>
      </w:r>
      <w:r w:rsidR="00CA2B8B" w:rsidRPr="00CA2B8B">
        <w:t xml:space="preserve"> </w:t>
      </w:r>
      <w:r w:rsidR="00CA2B8B" w:rsidRPr="00CA2B8B">
        <w:rPr>
          <w:bCs/>
          <w:sz w:val="22"/>
          <w:szCs w:val="22"/>
        </w:rPr>
        <w:t xml:space="preserve">In 1994, ADF&amp;G established a biological escapement goal range of 200–500 coho salmon at Auke Lake, based on a stock-recruit analysis (Clark et al. 1994). From 2015 to 2019, escapements were below the escapement goal range in 1 of 5 years (Appendix Figure C4). Similar to other coho salmon indicator stocks in Southeast Alaska (e.g., Berners River and Hugh Smith Lake), recent above average smolt production at Auke Creek has been offset by poor marine survival rates. Over the five-year period 2014–2018, smolt production was 14% above average but marine survival rates decreased approximately 57% and total adult runs during 2015–2019 declined by an average 58% (Appendix Figure </w:t>
      </w:r>
      <w:r w:rsidR="00922BB5" w:rsidRPr="00CA2B8B">
        <w:rPr>
          <w:bCs/>
          <w:sz w:val="22"/>
          <w:szCs w:val="22"/>
        </w:rPr>
        <w:t>C</w:t>
      </w:r>
      <w:r w:rsidR="00922BB5">
        <w:rPr>
          <w:bCs/>
          <w:sz w:val="22"/>
          <w:szCs w:val="22"/>
        </w:rPr>
        <w:t>4</w:t>
      </w:r>
      <w:r w:rsidR="00CA2B8B" w:rsidRPr="00CA2B8B">
        <w:rPr>
          <w:bCs/>
          <w:sz w:val="22"/>
          <w:szCs w:val="22"/>
        </w:rPr>
        <w:t>).</w:t>
      </w:r>
    </w:p>
    <w:p w14:paraId="148424CB" w14:textId="77777777" w:rsidR="00196AE7" w:rsidRPr="005A75B9" w:rsidRDefault="00196AE7" w:rsidP="00E9023F">
      <w:pPr>
        <w:rPr>
          <w:sz w:val="22"/>
          <w:szCs w:val="22"/>
        </w:rPr>
      </w:pPr>
    </w:p>
    <w:p w14:paraId="2C842FDA" w14:textId="090D7D59" w:rsidR="001C376E" w:rsidRPr="005A75B9" w:rsidRDefault="00744CFA" w:rsidP="001C376E">
      <w:pPr>
        <w:jc w:val="center"/>
        <w:rPr>
          <w:sz w:val="22"/>
          <w:szCs w:val="22"/>
        </w:rPr>
      </w:pPr>
      <w:r w:rsidRPr="00F47455">
        <w:rPr>
          <w:noProof/>
        </w:rPr>
        <w:drawing>
          <wp:inline distT="0" distB="0" distL="0" distR="0" wp14:anchorId="658E8696" wp14:editId="27CE1EBB">
            <wp:extent cx="4370832" cy="3172968"/>
            <wp:effectExtent l="19050" t="19050" r="10795"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65E3AE5E" w14:textId="2A25AFA6" w:rsidR="001C376E" w:rsidRPr="005A75B9" w:rsidRDefault="001C1E16" w:rsidP="00351CF1">
      <w:pPr>
        <w:pStyle w:val="Caption"/>
        <w:rPr>
          <w:szCs w:val="22"/>
        </w:rPr>
      </w:pPr>
      <w:bookmarkStart w:id="296" w:name="_Toc395791370"/>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4</w:t>
      </w:r>
      <w:r w:rsidR="00BD469F" w:rsidRPr="005A75B9">
        <w:rPr>
          <w:noProof/>
        </w:rPr>
        <w:fldChar w:fldCharType="end"/>
      </w:r>
      <w:r w:rsidR="001C376E" w:rsidRPr="005A75B9">
        <w:t>.–</w:t>
      </w:r>
      <w:bookmarkEnd w:id="296"/>
      <w:r w:rsidR="00744CFA" w:rsidRPr="00744CFA">
        <w:t>Total estimated run size, harvest, and escapement (weir counts) of Auke Creek coho salmon, 1980–2019, and biological escapement goal range of 200–500 spawners.</w:t>
      </w:r>
      <w:r w:rsidR="001C376E" w:rsidRPr="005A75B9">
        <w:rPr>
          <w:szCs w:val="22"/>
        </w:rPr>
        <w:br w:type="page"/>
      </w:r>
    </w:p>
    <w:p w14:paraId="6AA53E1D" w14:textId="4BDAA25D" w:rsidR="001C376E" w:rsidRPr="005A75B9" w:rsidRDefault="001C376E" w:rsidP="00AF16C2">
      <w:pPr>
        <w:pStyle w:val="Caption"/>
        <w:pBdr>
          <w:bottom w:val="single" w:sz="4" w:space="1" w:color="auto"/>
        </w:pBdr>
        <w:rPr>
          <w:szCs w:val="22"/>
        </w:rPr>
      </w:pPr>
      <w:bookmarkStart w:id="297" w:name="_Toc395791373"/>
      <w:bookmarkStart w:id="298" w:name="_Toc51147371"/>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5</w:t>
      </w:r>
      <w:r w:rsidR="00BD469F" w:rsidRPr="005A75B9">
        <w:rPr>
          <w:noProof/>
        </w:rPr>
        <w:fldChar w:fldCharType="end"/>
      </w:r>
      <w:r w:rsidRPr="005A75B9">
        <w:t>.–Hugh Smith Lake coho salmon.</w:t>
      </w:r>
      <w:bookmarkEnd w:id="297"/>
      <w:bookmarkEnd w:id="298"/>
    </w:p>
    <w:p w14:paraId="604CC2F0" w14:textId="1388316D" w:rsidR="001C376E" w:rsidRPr="005A75B9" w:rsidRDefault="00CA2B8B" w:rsidP="001C376E">
      <w:pPr>
        <w:rPr>
          <w:sz w:val="22"/>
          <w:szCs w:val="22"/>
        </w:rPr>
      </w:pPr>
      <w:r w:rsidRPr="00CA2B8B">
        <w:rPr>
          <w:sz w:val="22"/>
          <w:szCs w:val="22"/>
        </w:rPr>
        <w:t>Hugh Smith Lake is located on the mainland, approximately 65 km southeast of Ketchikan, Alaska. The Hugh Smith Lake coho salmon run is currently the only wild, coded</w:t>
      </w:r>
      <w:r w:rsidR="00922BB5">
        <w:rPr>
          <w:sz w:val="22"/>
          <w:szCs w:val="22"/>
        </w:rPr>
        <w:t xml:space="preserve"> </w:t>
      </w:r>
      <w:r w:rsidRPr="00CA2B8B">
        <w:rPr>
          <w:sz w:val="22"/>
          <w:szCs w:val="22"/>
        </w:rPr>
        <w:t>wire</w:t>
      </w:r>
      <w:r w:rsidR="00922BB5">
        <w:rPr>
          <w:sz w:val="22"/>
          <w:szCs w:val="22"/>
        </w:rPr>
        <w:t xml:space="preserve"> </w:t>
      </w:r>
      <w:r w:rsidRPr="00CA2B8B">
        <w:rPr>
          <w:sz w:val="22"/>
          <w:szCs w:val="22"/>
        </w:rPr>
        <w:t>tagged coho salmon indicator stock in southern Southeast Alaska. Coded</w:t>
      </w:r>
      <w:r w:rsidR="00922BB5">
        <w:rPr>
          <w:sz w:val="22"/>
          <w:szCs w:val="22"/>
        </w:rPr>
        <w:t xml:space="preserve"> </w:t>
      </w:r>
      <w:r w:rsidRPr="00CA2B8B">
        <w:rPr>
          <w:sz w:val="22"/>
          <w:szCs w:val="22"/>
        </w:rPr>
        <w:t>wire</w:t>
      </w:r>
      <w:r w:rsidR="00922BB5">
        <w:rPr>
          <w:sz w:val="22"/>
          <w:szCs w:val="22"/>
        </w:rPr>
        <w:t xml:space="preserve"> </w:t>
      </w:r>
      <w:r w:rsidRPr="00CA2B8B">
        <w:rPr>
          <w:sz w:val="22"/>
          <w:szCs w:val="22"/>
        </w:rPr>
        <w:t xml:space="preserve">tagging studies and weir counts have provided annual estimates of harvest, escapement, smolt production, marine survival, and age composition since 1982 (Shaul et al. 2009, 2019). Thus, the Hugh Smith Lake coho salmon run is an important indicator of the commercial troll exploitation rate on southern inside stocks and is used in inseason estimation of regional wild coho salmon abundance. Returning adults are exposed to a broad array of troll, net, and sport fisheries from northern Southeast Alaska to northern British Columbia, and </w:t>
      </w:r>
      <w:r w:rsidR="00D33211">
        <w:rPr>
          <w:sz w:val="22"/>
          <w:szCs w:val="22"/>
        </w:rPr>
        <w:t xml:space="preserve">average </w:t>
      </w:r>
      <w:r w:rsidRPr="00CA2B8B">
        <w:rPr>
          <w:sz w:val="22"/>
          <w:szCs w:val="22"/>
        </w:rPr>
        <w:t xml:space="preserve">harvest rates </w:t>
      </w:r>
      <w:r w:rsidR="00D33211">
        <w:rPr>
          <w:sz w:val="22"/>
          <w:szCs w:val="22"/>
        </w:rPr>
        <w:t>are</w:t>
      </w:r>
      <w:r w:rsidR="00D33211" w:rsidRPr="00CA2B8B">
        <w:rPr>
          <w:sz w:val="22"/>
          <w:szCs w:val="22"/>
        </w:rPr>
        <w:t xml:space="preserve"> </w:t>
      </w:r>
      <w:r w:rsidRPr="00CA2B8B">
        <w:rPr>
          <w:sz w:val="22"/>
          <w:szCs w:val="22"/>
        </w:rPr>
        <w:t>higher for Hugh Smith Lake coho salmon than for coho salmon indicator stocks in northern Southeast Alaska. Escapements are counted at a weir across the short lake outlet stream, and fish spawn in two inlet streams. Since rearing habitat in the inlet streams is limited, most juvenile coho salmon rear around wood and rock structure along the steep-sided lakeshore and in an extensive log jam at the lake outlet.</w:t>
      </w:r>
    </w:p>
    <w:p w14:paraId="429882D5" w14:textId="6ADCEA4D" w:rsidR="004E69BE" w:rsidRDefault="001C376E" w:rsidP="00CA2B8B">
      <w:pPr>
        <w:rPr>
          <w:sz w:val="22"/>
          <w:szCs w:val="22"/>
        </w:rPr>
      </w:pPr>
      <w:r w:rsidRPr="005A75B9">
        <w:rPr>
          <w:b/>
          <w:sz w:val="22"/>
          <w:szCs w:val="22"/>
        </w:rPr>
        <w:t>Escapement Goals and Stock Status:</w:t>
      </w:r>
      <w:r w:rsidRPr="005A75B9">
        <w:rPr>
          <w:sz w:val="22"/>
          <w:szCs w:val="22"/>
        </w:rPr>
        <w:t xml:space="preserve"> </w:t>
      </w:r>
      <w:r w:rsidR="00CA2B8B" w:rsidRPr="00CA2B8B">
        <w:rPr>
          <w:sz w:val="22"/>
          <w:szCs w:val="22"/>
        </w:rPr>
        <w:t>In 1994, ADF&amp;G established a biological escapement goal range of 500–1,100 coho salmon at Hugh Smith Lake, based on a stock-recruit analysis (Clark et al. 1994). In 2009, the escapement goal was revised to a biological escapement goal range of 500–1,600 coho salmon, based on stock-recruit analysis of brood years 1982–2004 (Shaul et al. 2009). From 2015 to 2019, escapements were within the escapement goal range in each year (Appendix Figure C5). Similar to coho salmon indicator stocks in northern Southeast Alaska (e.g., Berners River and Auke Creek), recent above</w:t>
      </w:r>
      <w:r w:rsidR="00922BB5">
        <w:rPr>
          <w:sz w:val="22"/>
          <w:szCs w:val="22"/>
        </w:rPr>
        <w:t>-</w:t>
      </w:r>
      <w:r w:rsidR="00CA2B8B" w:rsidRPr="00CA2B8B">
        <w:rPr>
          <w:sz w:val="22"/>
          <w:szCs w:val="22"/>
        </w:rPr>
        <w:t>average smolt production at Hugh Smith Lake has been offset by poor marine survival rates. Over the five-year period 2014–2018, smolt production was 14% above average but marine survival rates decreased approximately 50% and total adult runs during 2015–2019 declined by an average 44% (Appendix Figure C5).</w:t>
      </w:r>
    </w:p>
    <w:p w14:paraId="6FE00236" w14:textId="6373CD6F" w:rsidR="001C376E" w:rsidRPr="005A75B9" w:rsidRDefault="00351CF1" w:rsidP="001C376E">
      <w:pPr>
        <w:jc w:val="center"/>
        <w:rPr>
          <w:sz w:val="22"/>
          <w:szCs w:val="22"/>
        </w:rPr>
      </w:pPr>
      <w:r w:rsidRPr="00F47455">
        <w:rPr>
          <w:noProof/>
        </w:rPr>
        <w:drawing>
          <wp:inline distT="0" distB="0" distL="0" distR="0" wp14:anchorId="6C9D13E2" wp14:editId="6110A8E8">
            <wp:extent cx="4370832" cy="3172968"/>
            <wp:effectExtent l="19050" t="19050" r="10795"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7FC1D3D7" w14:textId="789C53C5" w:rsidR="001C376E" w:rsidRPr="005A75B9" w:rsidRDefault="001C1E16" w:rsidP="001C1E16">
      <w:pPr>
        <w:pStyle w:val="Caption"/>
      </w:pPr>
      <w:bookmarkStart w:id="299" w:name="_Toc395791374"/>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5</w:t>
      </w:r>
      <w:r w:rsidR="00BD469F" w:rsidRPr="005A75B9">
        <w:rPr>
          <w:noProof/>
        </w:rPr>
        <w:fldChar w:fldCharType="end"/>
      </w:r>
      <w:r w:rsidR="001C376E" w:rsidRPr="005A75B9">
        <w:t>.–</w:t>
      </w:r>
      <w:bookmarkEnd w:id="299"/>
      <w:r w:rsidR="00351CF1" w:rsidRPr="00351CF1">
        <w:t>Total estimated run size, harvest, and escapement (weir counts) of Hugh Smith Lake coho salmon, 1982–2019, and biological escapement goal range of 500–1,600 spawners.</w:t>
      </w:r>
    </w:p>
    <w:p w14:paraId="49E8D39E" w14:textId="2CFAED44" w:rsidR="001C376E" w:rsidRPr="005A75B9" w:rsidRDefault="001C376E" w:rsidP="00AF16C2">
      <w:pPr>
        <w:pStyle w:val="Caption"/>
        <w:pBdr>
          <w:bottom w:val="single" w:sz="4" w:space="1" w:color="auto"/>
        </w:pBdr>
        <w:rPr>
          <w:szCs w:val="22"/>
        </w:rPr>
      </w:pPr>
      <w:bookmarkStart w:id="300" w:name="_Toc395791375"/>
      <w:r w:rsidRPr="005A75B9">
        <w:br w:type="page"/>
      </w:r>
      <w:bookmarkStart w:id="301" w:name="_Toc51147372"/>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6</w:t>
      </w:r>
      <w:r w:rsidR="00BD469F" w:rsidRPr="005A75B9">
        <w:rPr>
          <w:noProof/>
        </w:rPr>
        <w:fldChar w:fldCharType="end"/>
      </w:r>
      <w:r w:rsidRPr="005A75B9">
        <w:t>.–Montana and Peterson creeks coho salmon.</w:t>
      </w:r>
      <w:bookmarkEnd w:id="300"/>
      <w:bookmarkEnd w:id="301"/>
    </w:p>
    <w:p w14:paraId="040B3FA0" w14:textId="3D811558" w:rsidR="001C376E" w:rsidRPr="005A75B9" w:rsidRDefault="00CA2B8B" w:rsidP="001C376E">
      <w:pPr>
        <w:rPr>
          <w:sz w:val="22"/>
          <w:szCs w:val="22"/>
        </w:rPr>
      </w:pPr>
      <w:r w:rsidRPr="00CA2B8B">
        <w:rPr>
          <w:sz w:val="22"/>
          <w:szCs w:val="22"/>
        </w:rPr>
        <w:t>Coho salmon escapements along the Juneau road system have been monitored by multiple foot surveys conducted annually since 1981 (Clark 2005). Comparable peak escapement surveys have been consistently conducted in recent years on two streams</w:t>
      </w:r>
      <w:r w:rsidR="006C12B9">
        <w:rPr>
          <w:sz w:val="22"/>
          <w:szCs w:val="22"/>
        </w:rPr>
        <w:t>,</w:t>
      </w:r>
      <w:r w:rsidR="006C12B9" w:rsidRPr="00CA2B8B">
        <w:rPr>
          <w:sz w:val="22"/>
          <w:szCs w:val="22"/>
        </w:rPr>
        <w:t xml:space="preserve"> </w:t>
      </w:r>
      <w:r w:rsidRPr="00CA2B8B">
        <w:rPr>
          <w:sz w:val="22"/>
          <w:szCs w:val="22"/>
        </w:rPr>
        <w:t>Montana and Peterson creeks.</w:t>
      </w:r>
    </w:p>
    <w:p w14:paraId="66BDAF0A" w14:textId="381585A8" w:rsidR="00CA2B8B" w:rsidRPr="00CA2B8B" w:rsidRDefault="001C376E" w:rsidP="00CA2B8B">
      <w:pPr>
        <w:rPr>
          <w:sz w:val="22"/>
          <w:szCs w:val="22"/>
        </w:rPr>
      </w:pPr>
      <w:r w:rsidRPr="005A75B9">
        <w:rPr>
          <w:b/>
          <w:sz w:val="22"/>
          <w:szCs w:val="22"/>
        </w:rPr>
        <w:t>Escapement Goals and Stock Status:</w:t>
      </w:r>
      <w:r w:rsidRPr="005A75B9">
        <w:rPr>
          <w:sz w:val="22"/>
          <w:szCs w:val="22"/>
        </w:rPr>
        <w:t xml:space="preserve"> </w:t>
      </w:r>
      <w:r w:rsidR="00CA2B8B" w:rsidRPr="00CA2B8B">
        <w:rPr>
          <w:sz w:val="22"/>
          <w:szCs w:val="22"/>
        </w:rPr>
        <w:t xml:space="preserve">In 1995, ADF&amp;G established biological escapement goals for five Juneau area coho salmon stocks based on peak survey counts and stock-recruit analysis (Clark 1995b), including biological escapement goal ranges of 200–500 fish for Montana Creek and 100–350 fish for Peterson Creek. Biological escapement goals that were also established in 1995 for Steep, Jordan, and Switzer creeks were eliminated in 2006, and escapement goals for Montana and Peterson creeks were retained, since those runs can be actively managed for escapement goals (Clark 2005; Der </w:t>
      </w:r>
      <w:proofErr w:type="spellStart"/>
      <w:r w:rsidR="00CA2B8B" w:rsidRPr="00CA2B8B">
        <w:rPr>
          <w:sz w:val="22"/>
          <w:szCs w:val="22"/>
        </w:rPr>
        <w:t>Hovanisian</w:t>
      </w:r>
      <w:proofErr w:type="spellEnd"/>
      <w:r w:rsidR="00CA2B8B" w:rsidRPr="00CA2B8B">
        <w:rPr>
          <w:sz w:val="22"/>
          <w:szCs w:val="22"/>
        </w:rPr>
        <w:t xml:space="preserve"> and Geiger 2005). In 2006, escapement goals for Montana and Peterson creek were revised to sustainable escapement goal ranges of 400–1,200 fish for Montana Creek and 100–250 fish for Peterson Creek, as counted on peak foot surveys (Clark 2005). The goals were based on theoretical stock-recruit analysis; harvest rates were assumed to be similar to the coded</w:t>
      </w:r>
      <w:r w:rsidR="00922BB5">
        <w:rPr>
          <w:sz w:val="22"/>
          <w:szCs w:val="22"/>
        </w:rPr>
        <w:t xml:space="preserve"> </w:t>
      </w:r>
      <w:r w:rsidR="00CA2B8B" w:rsidRPr="00CA2B8B">
        <w:rPr>
          <w:sz w:val="22"/>
          <w:szCs w:val="22"/>
        </w:rPr>
        <w:t>wire tagged wild indicator stock at nearby Auke Creek, and a range of probable productivity values were examined to estimate escapement counts that would encompass 90% or more of maximum sustained yield (Clark 2005).</w:t>
      </w:r>
    </w:p>
    <w:p w14:paraId="6411DA66" w14:textId="0325FB35" w:rsidR="00196AE7" w:rsidRPr="005A75B9" w:rsidRDefault="00CA2B8B" w:rsidP="001C376E">
      <w:pPr>
        <w:rPr>
          <w:sz w:val="22"/>
          <w:szCs w:val="22"/>
        </w:rPr>
      </w:pPr>
      <w:r w:rsidRPr="00CA2B8B">
        <w:rPr>
          <w:sz w:val="22"/>
          <w:szCs w:val="22"/>
        </w:rPr>
        <w:t>Escapements to Montana Creek have, to some degree (R</w:t>
      </w:r>
      <w:r w:rsidRPr="00CA2B8B">
        <w:rPr>
          <w:sz w:val="22"/>
          <w:szCs w:val="22"/>
          <w:vertAlign w:val="superscript"/>
        </w:rPr>
        <w:t>2</w:t>
      </w:r>
      <w:r w:rsidRPr="00CA2B8B">
        <w:rPr>
          <w:sz w:val="22"/>
          <w:szCs w:val="22"/>
        </w:rPr>
        <w:t xml:space="preserve"> = 0.51), tracked escapements in the Berners River, where returns and escapements have declined substantially since the early</w:t>
      </w:r>
      <w:r w:rsidR="00922BB5">
        <w:rPr>
          <w:sz w:val="22"/>
          <w:szCs w:val="22"/>
        </w:rPr>
        <w:t xml:space="preserve"> </w:t>
      </w:r>
      <w:r w:rsidRPr="00CA2B8B">
        <w:rPr>
          <w:sz w:val="22"/>
          <w:szCs w:val="22"/>
        </w:rPr>
        <w:t>2000s, due in about equal part to lower smolt production and marine survival. Escapements in Peterson Creek have been somewhat more variable, recently ranging from a record high count of 660 spawners in 2008 to a record low count of 20 spawners in 2017 (Appendix Figure C6). From 2015 to 2019, peak survey counts were below the escapement goal range in 1 of 5 years at Montana Creek and 2 of 5 years at Peterson Creek (a valid peak survey count was not obtained for Peterson Creek in 2019).</w:t>
      </w:r>
    </w:p>
    <w:p w14:paraId="1BF479D6" w14:textId="4040C45D" w:rsidR="001C376E" w:rsidRDefault="002055DD" w:rsidP="00474A8C">
      <w:pPr>
        <w:jc w:val="center"/>
        <w:rPr>
          <w:sz w:val="22"/>
          <w:szCs w:val="22"/>
        </w:rPr>
      </w:pPr>
      <w:r w:rsidRPr="00F47455">
        <w:rPr>
          <w:noProof/>
        </w:rPr>
        <w:drawing>
          <wp:inline distT="0" distB="0" distL="0" distR="0" wp14:anchorId="0FBA0B7D" wp14:editId="6F577CDE">
            <wp:extent cx="4507992" cy="3538728"/>
            <wp:effectExtent l="19050" t="19050" r="26035"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07992" cy="3538728"/>
                    </a:xfrm>
                    <a:prstGeom prst="rect">
                      <a:avLst/>
                    </a:prstGeom>
                    <a:noFill/>
                    <a:ln w="6350">
                      <a:solidFill>
                        <a:sysClr val="windowText" lastClr="000000"/>
                      </a:solidFill>
                    </a:ln>
                  </pic:spPr>
                </pic:pic>
              </a:graphicData>
            </a:graphic>
          </wp:inline>
        </w:drawing>
      </w:r>
    </w:p>
    <w:p w14:paraId="0CF2C71C" w14:textId="62916BF9" w:rsidR="001C376E" w:rsidRPr="00EF26FC" w:rsidRDefault="001C1E16" w:rsidP="00EF26FC">
      <w:pPr>
        <w:pStyle w:val="Caption"/>
        <w:rPr>
          <w:szCs w:val="22"/>
        </w:rPr>
      </w:pPr>
      <w:bookmarkStart w:id="302" w:name="_Toc395791376"/>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6</w:t>
      </w:r>
      <w:r w:rsidR="00BD469F" w:rsidRPr="005A75B9">
        <w:rPr>
          <w:noProof/>
        </w:rPr>
        <w:fldChar w:fldCharType="end"/>
      </w:r>
      <w:r w:rsidR="001C376E" w:rsidRPr="005A75B9">
        <w:t>.–</w:t>
      </w:r>
      <w:bookmarkEnd w:id="302"/>
      <w:r w:rsidR="002055DD" w:rsidRPr="002055DD">
        <w:t xml:space="preserve">Coho salmon escapement index counts (peak foot survey counts) and sustainable escapement goal ranges for two Juneau roadside streams, Montana Creek and Peterson Creek, 1981–2019. </w:t>
      </w:r>
      <w:r w:rsidR="002055DD" w:rsidRPr="00EF26FC">
        <w:t>(A valid survey count was not obtained for Peterson Creek in 2019.)</w:t>
      </w:r>
    </w:p>
    <w:p w14:paraId="58CD31C5" w14:textId="6D75C07E" w:rsidR="001C376E" w:rsidRPr="005A75B9" w:rsidRDefault="001C376E" w:rsidP="00AF16C2">
      <w:pPr>
        <w:pStyle w:val="Caption"/>
        <w:pBdr>
          <w:bottom w:val="single" w:sz="4" w:space="1" w:color="auto"/>
        </w:pBdr>
        <w:rPr>
          <w:szCs w:val="22"/>
        </w:rPr>
      </w:pPr>
      <w:r w:rsidRPr="005A75B9">
        <w:rPr>
          <w:szCs w:val="22"/>
        </w:rPr>
        <w:br w:type="page"/>
      </w:r>
      <w:bookmarkStart w:id="303" w:name="_Toc395791377"/>
      <w:bookmarkStart w:id="304" w:name="_Toc51147373"/>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7</w:t>
      </w:r>
      <w:r w:rsidR="00BD469F" w:rsidRPr="005A75B9">
        <w:rPr>
          <w:noProof/>
        </w:rPr>
        <w:fldChar w:fldCharType="end"/>
      </w:r>
      <w:r w:rsidRPr="005A75B9">
        <w:t>.–Sitka Area coho salmon survey index.</w:t>
      </w:r>
      <w:bookmarkEnd w:id="303"/>
      <w:bookmarkEnd w:id="304"/>
    </w:p>
    <w:p w14:paraId="52FB4009" w14:textId="3BF552D9" w:rsidR="001C376E" w:rsidRPr="005A75B9" w:rsidRDefault="00922BB5" w:rsidP="001C376E">
      <w:pPr>
        <w:rPr>
          <w:sz w:val="22"/>
          <w:szCs w:val="22"/>
        </w:rPr>
      </w:pPr>
      <w:r>
        <w:rPr>
          <w:sz w:val="22"/>
          <w:szCs w:val="22"/>
        </w:rPr>
        <w:t>The Sitka area coho salmon survey index consists of f</w:t>
      </w:r>
      <w:r w:rsidR="00CA2B8B" w:rsidRPr="00CA2B8B">
        <w:rPr>
          <w:sz w:val="22"/>
          <w:szCs w:val="22"/>
        </w:rPr>
        <w:t xml:space="preserve">ive small streams within and north of Sitka Sound that have been surveyed annually since 1982. Foot surveys are conducted at </w:t>
      </w:r>
      <w:proofErr w:type="spellStart"/>
      <w:r w:rsidR="00CA2B8B" w:rsidRPr="00CA2B8B">
        <w:rPr>
          <w:sz w:val="22"/>
          <w:szCs w:val="22"/>
        </w:rPr>
        <w:t>Starrigavan</w:t>
      </w:r>
      <w:proofErr w:type="spellEnd"/>
      <w:r w:rsidR="00CA2B8B" w:rsidRPr="00CA2B8B">
        <w:rPr>
          <w:sz w:val="22"/>
          <w:szCs w:val="22"/>
        </w:rPr>
        <w:t xml:space="preserve"> Creek, </w:t>
      </w:r>
      <w:proofErr w:type="spellStart"/>
      <w:r w:rsidR="00CA2B8B" w:rsidRPr="00CA2B8B">
        <w:rPr>
          <w:sz w:val="22"/>
          <w:szCs w:val="22"/>
        </w:rPr>
        <w:t>Sinitsin</w:t>
      </w:r>
      <w:proofErr w:type="spellEnd"/>
      <w:r w:rsidR="00CA2B8B" w:rsidRPr="00CA2B8B">
        <w:rPr>
          <w:sz w:val="22"/>
          <w:szCs w:val="22"/>
        </w:rPr>
        <w:t xml:space="preserve"> Creek, and the </w:t>
      </w:r>
      <w:proofErr w:type="spellStart"/>
      <w:r w:rsidR="00CA2B8B" w:rsidRPr="00CA2B8B">
        <w:rPr>
          <w:sz w:val="22"/>
          <w:szCs w:val="22"/>
        </w:rPr>
        <w:t>Nakwasina</w:t>
      </w:r>
      <w:proofErr w:type="spellEnd"/>
      <w:r w:rsidR="00CA2B8B" w:rsidRPr="00CA2B8B">
        <w:rPr>
          <w:sz w:val="22"/>
          <w:szCs w:val="22"/>
        </w:rPr>
        <w:t xml:space="preserve"> River, and snorkel surveys are conducted at St. John Baptist Head Creek and the Eagle River (Chadwick 2016). The largest (peak) survey count for each stream is summed with the others in the total index. Only peak survey counts that meet standards for timing, survey conditions, and completeness are included in the annual index, and missing counts are interpolated in order to maintain a comparable aggregate escapement index (Shaul et al. 2011).</w:t>
      </w:r>
    </w:p>
    <w:p w14:paraId="0BD48193" w14:textId="4D781736" w:rsidR="001C376E" w:rsidRPr="005A75B9" w:rsidRDefault="001C376E" w:rsidP="001C376E">
      <w:pPr>
        <w:rPr>
          <w:sz w:val="22"/>
          <w:szCs w:val="22"/>
        </w:rPr>
      </w:pPr>
      <w:r w:rsidRPr="005A75B9">
        <w:rPr>
          <w:b/>
          <w:sz w:val="22"/>
          <w:szCs w:val="22"/>
        </w:rPr>
        <w:t>Escapement Goals and Stock Status:</w:t>
      </w:r>
      <w:r w:rsidRPr="005A75B9">
        <w:rPr>
          <w:sz w:val="22"/>
          <w:szCs w:val="22"/>
        </w:rPr>
        <w:t xml:space="preserve"> </w:t>
      </w:r>
      <w:r w:rsidR="00CA2B8B" w:rsidRPr="00CA2B8B">
        <w:rPr>
          <w:sz w:val="22"/>
          <w:szCs w:val="22"/>
        </w:rPr>
        <w:t>In 2006, ADF&amp;G established a biological escapement goal range of 400–800 coho salmon for the aggregate survey counts in the five Sitka area index streams (</w:t>
      </w:r>
      <w:proofErr w:type="spellStart"/>
      <w:r w:rsidR="00CA2B8B" w:rsidRPr="00CA2B8B">
        <w:rPr>
          <w:sz w:val="22"/>
          <w:szCs w:val="22"/>
        </w:rPr>
        <w:t>Shaul</w:t>
      </w:r>
      <w:proofErr w:type="spellEnd"/>
      <w:r w:rsidR="00CA2B8B" w:rsidRPr="00CA2B8B">
        <w:rPr>
          <w:sz w:val="22"/>
          <w:szCs w:val="22"/>
        </w:rPr>
        <w:t xml:space="preserve"> and Tydingco 2006). The goal was based on theoretical stock-recruit analysis that assumed marine survival and harvest rates of Sitka area stocks were similar to the coded</w:t>
      </w:r>
      <w:r w:rsidR="00922BB5">
        <w:rPr>
          <w:sz w:val="22"/>
          <w:szCs w:val="22"/>
        </w:rPr>
        <w:t xml:space="preserve"> </w:t>
      </w:r>
      <w:r w:rsidR="00CA2B8B" w:rsidRPr="00CA2B8B">
        <w:rPr>
          <w:sz w:val="22"/>
          <w:szCs w:val="22"/>
        </w:rPr>
        <w:t xml:space="preserve">wire tagged wild indicator stock at the nearby </w:t>
      </w:r>
      <w:proofErr w:type="spellStart"/>
      <w:r w:rsidR="00CA2B8B" w:rsidRPr="00CA2B8B">
        <w:rPr>
          <w:sz w:val="22"/>
          <w:szCs w:val="22"/>
        </w:rPr>
        <w:t>Nakwasina</w:t>
      </w:r>
      <w:proofErr w:type="spellEnd"/>
      <w:r w:rsidR="00CA2B8B" w:rsidRPr="00CA2B8B">
        <w:rPr>
          <w:sz w:val="22"/>
          <w:szCs w:val="22"/>
        </w:rPr>
        <w:t xml:space="preserve"> River, and productivity (smolts per spawner at maximum sustained yield) was assumed to be average compared to other coho salmon stocks that have been studied. Since 1982, escapement counts were within or exceeded the escapement goal range in every year except one (1987) and have exceeded the escapement goal range annually since 2000 (Appendix Figure C7).</w:t>
      </w:r>
    </w:p>
    <w:p w14:paraId="727B91E2" w14:textId="77777777" w:rsidR="001C376E" w:rsidRPr="005A75B9" w:rsidRDefault="001C376E" w:rsidP="001C376E">
      <w:pPr>
        <w:rPr>
          <w:sz w:val="22"/>
          <w:szCs w:val="22"/>
        </w:rPr>
      </w:pPr>
    </w:p>
    <w:p w14:paraId="09986EC3" w14:textId="5762A91B" w:rsidR="001C376E" w:rsidRPr="005A75B9" w:rsidRDefault="002055DD" w:rsidP="001C376E">
      <w:pPr>
        <w:jc w:val="center"/>
        <w:rPr>
          <w:noProof/>
          <w:sz w:val="22"/>
          <w:szCs w:val="22"/>
        </w:rPr>
      </w:pPr>
      <w:r w:rsidRPr="00A22E3F">
        <w:rPr>
          <w:noProof/>
        </w:rPr>
        <w:drawing>
          <wp:inline distT="0" distB="0" distL="0" distR="0" wp14:anchorId="7EFE5E33" wp14:editId="7F70D238">
            <wp:extent cx="4370832" cy="3172968"/>
            <wp:effectExtent l="19050" t="19050" r="10795"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37DDD26E" w14:textId="6088F6DB" w:rsidR="001C376E" w:rsidRPr="005A75B9" w:rsidRDefault="001C1E16" w:rsidP="001C1E16">
      <w:pPr>
        <w:pStyle w:val="Caption"/>
        <w:rPr>
          <w:noProof/>
          <w:szCs w:val="22"/>
        </w:rPr>
      </w:pPr>
      <w:bookmarkStart w:id="305" w:name="_Toc395791378"/>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7</w:t>
      </w:r>
      <w:r w:rsidR="00BD469F" w:rsidRPr="005A75B9">
        <w:rPr>
          <w:noProof/>
        </w:rPr>
        <w:fldChar w:fldCharType="end"/>
      </w:r>
      <w:r w:rsidR="001C376E" w:rsidRPr="005A75B9">
        <w:t>.–</w:t>
      </w:r>
      <w:bookmarkEnd w:id="305"/>
      <w:r w:rsidR="002055DD" w:rsidRPr="002055DD">
        <w:t xml:space="preserve">Aggregate peak coho salmon escapement survey counts and biological escapement goal range </w:t>
      </w:r>
      <w:r w:rsidR="00E300C4" w:rsidRPr="00E300C4">
        <w:t xml:space="preserve">of 400–800 fish </w:t>
      </w:r>
      <w:r w:rsidR="002055DD" w:rsidRPr="002055DD">
        <w:t>for five index streams in the Sitka area, 1982–2019.</w:t>
      </w:r>
    </w:p>
    <w:p w14:paraId="53DEAA84" w14:textId="102659F8" w:rsidR="001C376E" w:rsidRPr="005A75B9" w:rsidRDefault="001C376E" w:rsidP="00AF16C2">
      <w:pPr>
        <w:pStyle w:val="Caption"/>
        <w:pBdr>
          <w:bottom w:val="single" w:sz="4" w:space="1" w:color="auto"/>
        </w:pBdr>
        <w:rPr>
          <w:noProof/>
          <w:szCs w:val="22"/>
        </w:rPr>
      </w:pPr>
      <w:r w:rsidRPr="005A75B9">
        <w:rPr>
          <w:noProof/>
          <w:szCs w:val="22"/>
        </w:rPr>
        <w:br w:type="page"/>
      </w:r>
      <w:bookmarkStart w:id="306" w:name="_Toc395791379"/>
      <w:bookmarkStart w:id="307" w:name="_Toc51147374"/>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8</w:t>
      </w:r>
      <w:r w:rsidR="00BD469F" w:rsidRPr="005A75B9">
        <w:rPr>
          <w:noProof/>
        </w:rPr>
        <w:fldChar w:fldCharType="end"/>
      </w:r>
      <w:r w:rsidRPr="005A75B9">
        <w:t>.–Ketchikan Area coho salmon survey index.</w:t>
      </w:r>
      <w:bookmarkEnd w:id="306"/>
      <w:bookmarkEnd w:id="307"/>
    </w:p>
    <w:p w14:paraId="20405AA7" w14:textId="4E9B67B7" w:rsidR="001C376E" w:rsidRPr="005A75B9" w:rsidRDefault="00922BB5" w:rsidP="001C376E">
      <w:pPr>
        <w:rPr>
          <w:noProof/>
          <w:sz w:val="22"/>
          <w:szCs w:val="22"/>
        </w:rPr>
      </w:pPr>
      <w:r>
        <w:rPr>
          <w:noProof/>
          <w:sz w:val="22"/>
          <w:szCs w:val="22"/>
        </w:rPr>
        <w:t>The Ketchikan area c</w:t>
      </w:r>
      <w:r w:rsidR="00CA2B8B" w:rsidRPr="00CA2B8B">
        <w:rPr>
          <w:noProof/>
          <w:sz w:val="22"/>
          <w:szCs w:val="22"/>
        </w:rPr>
        <w:t xml:space="preserve">oho salmon </w:t>
      </w:r>
      <w:r>
        <w:rPr>
          <w:noProof/>
          <w:sz w:val="22"/>
          <w:szCs w:val="22"/>
        </w:rPr>
        <w:t xml:space="preserve">survey index consists of </w:t>
      </w:r>
      <w:r w:rsidR="00CA2B8B" w:rsidRPr="00CA2B8B">
        <w:rPr>
          <w:noProof/>
          <w:sz w:val="22"/>
          <w:szCs w:val="22"/>
        </w:rPr>
        <w:t>14 streams in District 1</w:t>
      </w:r>
      <w:r>
        <w:rPr>
          <w:noProof/>
          <w:sz w:val="22"/>
          <w:szCs w:val="22"/>
        </w:rPr>
        <w:t>that</w:t>
      </w:r>
      <w:r w:rsidR="00CA2B8B" w:rsidRPr="00CA2B8B">
        <w:rPr>
          <w:noProof/>
          <w:sz w:val="22"/>
          <w:szCs w:val="22"/>
        </w:rPr>
        <w:t xml:space="preserve"> have been surveyed annually since 1987. Surveys are conducted by helicopter and are usually done separately in two circuits: the northern circuit includes tributaries of the Chickamin River (Indian River, Barrier Creek, King Creek, Choca Creek) and streams in Burroughs Bay, near the mouth of the Unuk River (Herman Creek, Grant Creek, Eulachon River, Klahini River), and the southern circuit includes the Carroll, Blossom, Keta, Marten, and Tombstone rivers and Humpback Creek. Two surveys of each stream are scheduled (contingent on favorable weather and water conditions): an early survey scheduled for 28 September–1 October and a later survey scheduled for 15–20 October. The largest (peak) survey count for each stream is summed with the others in the total index. Only peak survey counts that meet standards for timing, survey conditions, and completeness are included in the annual index, and missing counts are interpolated in order to maintain a comparable aggregate escapement index (Shaul et al. 2011).</w:t>
      </w:r>
    </w:p>
    <w:p w14:paraId="5FE28432" w14:textId="3AE6B225" w:rsidR="001C376E" w:rsidRDefault="001C376E" w:rsidP="001C376E">
      <w:pPr>
        <w:rPr>
          <w:noProof/>
          <w:sz w:val="22"/>
          <w:szCs w:val="22"/>
        </w:rPr>
      </w:pPr>
      <w:r w:rsidRPr="005A75B9">
        <w:rPr>
          <w:b/>
          <w:sz w:val="22"/>
          <w:szCs w:val="22"/>
        </w:rPr>
        <w:t>Escapement Goals and Stock Status:</w:t>
      </w:r>
      <w:r w:rsidRPr="005A75B9">
        <w:rPr>
          <w:sz w:val="22"/>
          <w:szCs w:val="22"/>
        </w:rPr>
        <w:t xml:space="preserve"> </w:t>
      </w:r>
      <w:r w:rsidR="00CA2B8B" w:rsidRPr="00CA2B8B">
        <w:rPr>
          <w:noProof/>
          <w:sz w:val="22"/>
          <w:szCs w:val="22"/>
        </w:rPr>
        <w:t>In 2006, ADF&amp;G established a biological escapement goal range of 4,250–8,500 coho salmon for the aggregate survey counts in the 14 Ketchikan area index streams (Shaul and Tydingco 2006). The goal was based on theoretical stock-recruit analysis that assumed marine survival and harvest rates of Ketchikan area stocks were similar to the coded</w:t>
      </w:r>
      <w:r w:rsidR="00922BB5">
        <w:rPr>
          <w:noProof/>
          <w:sz w:val="22"/>
          <w:szCs w:val="22"/>
        </w:rPr>
        <w:t xml:space="preserve"> </w:t>
      </w:r>
      <w:r w:rsidR="00CA2B8B" w:rsidRPr="00CA2B8B">
        <w:rPr>
          <w:noProof/>
          <w:sz w:val="22"/>
          <w:szCs w:val="22"/>
        </w:rPr>
        <w:t>wire tagged wild indicator stock at nearby Hugh Smith Lake, and productivity (smolts per spawner at maximum sustained yield) was assumed to be average compared to other coho salmon stocks that have been studied. Since 1987, escapement counts were within or exceeded the escapement goal range in every year but one (1990) (Appendix Figure C8).</w:t>
      </w:r>
    </w:p>
    <w:p w14:paraId="0FF64F9A" w14:textId="77777777" w:rsidR="00196AE7" w:rsidRPr="005A75B9" w:rsidRDefault="00196AE7" w:rsidP="001C376E">
      <w:pPr>
        <w:rPr>
          <w:noProof/>
          <w:sz w:val="22"/>
          <w:szCs w:val="22"/>
        </w:rPr>
      </w:pPr>
    </w:p>
    <w:p w14:paraId="77588DD3" w14:textId="2D0E78B5" w:rsidR="001C376E" w:rsidRPr="005A75B9" w:rsidRDefault="002055DD" w:rsidP="001C376E">
      <w:pPr>
        <w:jc w:val="center"/>
        <w:rPr>
          <w:noProof/>
          <w:sz w:val="22"/>
          <w:szCs w:val="22"/>
        </w:rPr>
      </w:pPr>
      <w:r w:rsidRPr="002055DD">
        <w:rPr>
          <w:noProof/>
        </w:rPr>
        <w:drawing>
          <wp:inline distT="0" distB="0" distL="0" distR="0" wp14:anchorId="3F4677B4" wp14:editId="30B62145">
            <wp:extent cx="4306824" cy="3118104"/>
            <wp:effectExtent l="19050" t="19050" r="17780" b="25400"/>
            <wp:docPr id="67563588" name="Picture 6756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06824" cy="3118104"/>
                    </a:xfrm>
                    <a:prstGeom prst="rect">
                      <a:avLst/>
                    </a:prstGeom>
                    <a:noFill/>
                    <a:ln w="6350">
                      <a:solidFill>
                        <a:schemeClr val="tx1"/>
                      </a:solidFill>
                    </a:ln>
                  </pic:spPr>
                </pic:pic>
              </a:graphicData>
            </a:graphic>
          </wp:inline>
        </w:drawing>
      </w:r>
    </w:p>
    <w:p w14:paraId="1B45D16A" w14:textId="0714108C" w:rsidR="001C1E16" w:rsidRPr="005A75B9" w:rsidRDefault="001C1E16" w:rsidP="001C1E16">
      <w:pPr>
        <w:pStyle w:val="Caption"/>
      </w:pPr>
      <w:bookmarkStart w:id="308" w:name="_Toc395791380"/>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8</w:t>
      </w:r>
      <w:r w:rsidR="00BD469F" w:rsidRPr="005A75B9">
        <w:rPr>
          <w:noProof/>
        </w:rPr>
        <w:fldChar w:fldCharType="end"/>
      </w:r>
      <w:r w:rsidR="001C376E" w:rsidRPr="005A75B9">
        <w:t>.–</w:t>
      </w:r>
      <w:bookmarkEnd w:id="308"/>
      <w:r w:rsidR="002055DD" w:rsidRPr="002055DD">
        <w:t xml:space="preserve">Aggregate peak coho salmon escapement survey counts and biological escapement goal range </w:t>
      </w:r>
      <w:r w:rsidR="00E300C4" w:rsidRPr="00E300C4">
        <w:t xml:space="preserve">of 4,250–8,500 fish </w:t>
      </w:r>
      <w:r w:rsidR="002055DD" w:rsidRPr="002055DD">
        <w:t>for 14 index streams in the Ketchikan area, 1987–2019.</w:t>
      </w:r>
    </w:p>
    <w:p w14:paraId="607F896D" w14:textId="2B865996" w:rsidR="00796C48" w:rsidRPr="005A75B9" w:rsidRDefault="00796C48" w:rsidP="00AF16C2">
      <w:pPr>
        <w:pStyle w:val="Caption"/>
        <w:pBdr>
          <w:bottom w:val="single" w:sz="4" w:space="1" w:color="auto"/>
        </w:pBdr>
      </w:pPr>
      <w:r w:rsidRPr="005A75B9">
        <w:br w:type="page"/>
      </w:r>
      <w:bookmarkStart w:id="309" w:name="_Toc51147375"/>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9</w:t>
      </w:r>
      <w:r w:rsidR="00BD469F" w:rsidRPr="005A75B9">
        <w:rPr>
          <w:noProof/>
        </w:rPr>
        <w:fldChar w:fldCharType="end"/>
      </w:r>
      <w:r w:rsidRPr="005A75B9">
        <w:t>.–Klawock River coho salmon.</w:t>
      </w:r>
      <w:bookmarkEnd w:id="309"/>
    </w:p>
    <w:p w14:paraId="17C80419" w14:textId="03FD5416" w:rsidR="00326AE4" w:rsidRPr="005A75B9" w:rsidRDefault="00CA2B8B" w:rsidP="00326AE4">
      <w:pPr>
        <w:rPr>
          <w:sz w:val="22"/>
          <w:szCs w:val="22"/>
        </w:rPr>
      </w:pPr>
      <w:r w:rsidRPr="00CA2B8B">
        <w:rPr>
          <w:sz w:val="22"/>
          <w:szCs w:val="22"/>
        </w:rPr>
        <w:t>The Klawock River is located on the west coast of Prince of Wales Island, near the town of Klawock, Alaska. In 1977–1978, the State of Alaska built a hatchery on the river, 300 m below Klawock Lake (</w:t>
      </w:r>
      <w:proofErr w:type="spellStart"/>
      <w:r w:rsidRPr="00CA2B8B">
        <w:rPr>
          <w:sz w:val="22"/>
          <w:szCs w:val="22"/>
        </w:rPr>
        <w:t>Stopha</w:t>
      </w:r>
      <w:proofErr w:type="spellEnd"/>
      <w:r w:rsidRPr="00CA2B8B">
        <w:rPr>
          <w:sz w:val="22"/>
          <w:szCs w:val="22"/>
        </w:rPr>
        <w:t xml:space="preserve"> 2016). The state operated the hatchery through the early 1990s, after which management of the hatchery was transferred to the Prince of Wales Hatchery Association (1996–2015), followed by the Southern Southeast Regional Aquaculture Association (since 2016). Hatchery-produced coho salmon (Klawock Lake </w:t>
      </w:r>
      <w:proofErr w:type="spellStart"/>
      <w:r w:rsidRPr="00CA2B8B">
        <w:rPr>
          <w:sz w:val="22"/>
          <w:szCs w:val="22"/>
        </w:rPr>
        <w:t>broodstock</w:t>
      </w:r>
      <w:proofErr w:type="spellEnd"/>
      <w:r w:rsidRPr="00CA2B8B">
        <w:rPr>
          <w:sz w:val="22"/>
          <w:szCs w:val="22"/>
        </w:rPr>
        <w:t xml:space="preserve">) have been released annually in the lake, river, and estuary since 1980; over the past decade, the hatchery released an average 4.1 million coho smolt per year. A portion of the annual coho salmon escapement is allowed to pass into the lake to spawn naturally, the remainder is used for </w:t>
      </w:r>
      <w:proofErr w:type="spellStart"/>
      <w:r w:rsidRPr="00CA2B8B">
        <w:rPr>
          <w:sz w:val="22"/>
          <w:szCs w:val="22"/>
        </w:rPr>
        <w:t>broodstock</w:t>
      </w:r>
      <w:proofErr w:type="spellEnd"/>
      <w:r w:rsidRPr="00CA2B8B">
        <w:rPr>
          <w:sz w:val="22"/>
          <w:szCs w:val="22"/>
        </w:rPr>
        <w:t xml:space="preserve"> and cost recovery.</w:t>
      </w:r>
    </w:p>
    <w:p w14:paraId="38569BF6" w14:textId="3F4D070A" w:rsidR="00796C48" w:rsidRPr="005A75B9" w:rsidRDefault="00326AE4" w:rsidP="00796C48">
      <w:pPr>
        <w:rPr>
          <w:sz w:val="22"/>
          <w:szCs w:val="22"/>
        </w:rPr>
      </w:pPr>
      <w:r w:rsidRPr="005A75B9">
        <w:rPr>
          <w:b/>
          <w:sz w:val="22"/>
          <w:szCs w:val="22"/>
        </w:rPr>
        <w:t>Escapement Goals and Stock Status:</w:t>
      </w:r>
      <w:r w:rsidRPr="005A75B9">
        <w:rPr>
          <w:sz w:val="22"/>
          <w:szCs w:val="22"/>
        </w:rPr>
        <w:t xml:space="preserve"> </w:t>
      </w:r>
      <w:r w:rsidR="00CA2B8B" w:rsidRPr="00CA2B8B">
        <w:rPr>
          <w:sz w:val="22"/>
          <w:szCs w:val="22"/>
        </w:rPr>
        <w:t xml:space="preserve">Prior to 2007, an informal, </w:t>
      </w:r>
      <w:r w:rsidR="00CA2B8B" w:rsidRPr="00CA2B8B">
        <w:rPr>
          <w:i/>
          <w:iCs/>
          <w:sz w:val="22"/>
          <w:szCs w:val="22"/>
        </w:rPr>
        <w:t>maximum</w:t>
      </w:r>
      <w:r w:rsidR="00CA2B8B" w:rsidRPr="00CA2B8B">
        <w:rPr>
          <w:sz w:val="22"/>
          <w:szCs w:val="22"/>
        </w:rPr>
        <w:t xml:space="preserve"> escapement target of 6,000 coho salmon was established for the Klawock River (Der </w:t>
      </w:r>
      <w:proofErr w:type="spellStart"/>
      <w:r w:rsidR="00CA2B8B" w:rsidRPr="00CA2B8B">
        <w:rPr>
          <w:sz w:val="22"/>
          <w:szCs w:val="22"/>
        </w:rPr>
        <w:t>Hovanisian</w:t>
      </w:r>
      <w:proofErr w:type="spellEnd"/>
      <w:r w:rsidR="00CA2B8B" w:rsidRPr="00CA2B8B">
        <w:rPr>
          <w:sz w:val="22"/>
          <w:szCs w:val="22"/>
        </w:rPr>
        <w:t xml:space="preserve"> 2013). A sustainable escapement goal range of 4,000–9,000 coho salmon was established in 2007 (though the goal was not formally adopted until 2013; Der </w:t>
      </w:r>
      <w:proofErr w:type="spellStart"/>
      <w:r w:rsidR="00CA2B8B" w:rsidRPr="00CA2B8B">
        <w:rPr>
          <w:sz w:val="22"/>
          <w:szCs w:val="22"/>
        </w:rPr>
        <w:t>Hovanisian</w:t>
      </w:r>
      <w:proofErr w:type="spellEnd"/>
      <w:r w:rsidR="00CA2B8B" w:rsidRPr="00CA2B8B">
        <w:rPr>
          <w:sz w:val="22"/>
          <w:szCs w:val="22"/>
        </w:rPr>
        <w:t xml:space="preserve"> 2013; and see Appendix E in Munro and Volk 2014). The goal was based on smolt-per-spawner and theoretical stock-recruit analyses, because, although some </w:t>
      </w:r>
      <w:r w:rsidR="00922BB5">
        <w:rPr>
          <w:sz w:val="22"/>
          <w:szCs w:val="22"/>
        </w:rPr>
        <w:t xml:space="preserve">Klawock River </w:t>
      </w:r>
      <w:r w:rsidR="00CA2B8B" w:rsidRPr="00CA2B8B">
        <w:rPr>
          <w:sz w:val="22"/>
          <w:szCs w:val="22"/>
        </w:rPr>
        <w:t>coho salmon run abundance and escapement data were available for 1999–2005, exploitation rate, marine survival rate, and age composition information was not available, and estimates from a wild coho salmon coded</w:t>
      </w:r>
      <w:r w:rsidR="00922BB5">
        <w:rPr>
          <w:sz w:val="22"/>
          <w:szCs w:val="22"/>
        </w:rPr>
        <w:t xml:space="preserve"> </w:t>
      </w:r>
      <w:r w:rsidR="00CA2B8B" w:rsidRPr="00CA2B8B">
        <w:rPr>
          <w:sz w:val="22"/>
          <w:szCs w:val="22"/>
        </w:rPr>
        <w:t xml:space="preserve">wire tagging study at nearby Chuck Creek were used as surrogates (Der </w:t>
      </w:r>
      <w:proofErr w:type="spellStart"/>
      <w:r w:rsidR="00CA2B8B" w:rsidRPr="00CA2B8B">
        <w:rPr>
          <w:sz w:val="22"/>
          <w:szCs w:val="22"/>
        </w:rPr>
        <w:t>Hovanisian</w:t>
      </w:r>
      <w:proofErr w:type="spellEnd"/>
      <w:r w:rsidR="00CA2B8B" w:rsidRPr="00CA2B8B">
        <w:rPr>
          <w:sz w:val="22"/>
          <w:szCs w:val="22"/>
        </w:rPr>
        <w:t xml:space="preserve"> 2013). The annual hatchery management </w:t>
      </w:r>
      <w:r w:rsidR="00B43C3D">
        <w:rPr>
          <w:sz w:val="22"/>
          <w:szCs w:val="22"/>
        </w:rPr>
        <w:t>plan</w:t>
      </w:r>
      <w:r w:rsidR="00B43C3D">
        <w:rPr>
          <w:rStyle w:val="FootnoteReference"/>
          <w:sz w:val="22"/>
          <w:szCs w:val="22"/>
        </w:rPr>
        <w:footnoteReference w:id="3"/>
      </w:r>
      <w:r w:rsidR="00B43C3D">
        <w:rPr>
          <w:sz w:val="22"/>
          <w:szCs w:val="22"/>
        </w:rPr>
        <w:t xml:space="preserve"> </w:t>
      </w:r>
      <w:r w:rsidR="00CA2B8B" w:rsidRPr="00CA2B8B">
        <w:rPr>
          <w:sz w:val="22"/>
          <w:szCs w:val="22"/>
        </w:rPr>
        <w:t>includes stipulations for the hatchery to operate the weir from early July through 30 November and includes a weekly escapement schedule with a target escapement of 6,500 coho salmon. Although “most of the run now comprises hatchery returns” (</w:t>
      </w:r>
      <w:proofErr w:type="spellStart"/>
      <w:r w:rsidR="00CA2B8B" w:rsidRPr="00CA2B8B">
        <w:rPr>
          <w:sz w:val="22"/>
          <w:szCs w:val="22"/>
        </w:rPr>
        <w:t>Stopha</w:t>
      </w:r>
      <w:proofErr w:type="spellEnd"/>
      <w:r w:rsidR="00CA2B8B" w:rsidRPr="00CA2B8B">
        <w:rPr>
          <w:sz w:val="22"/>
          <w:szCs w:val="22"/>
        </w:rPr>
        <w:t xml:space="preserve"> 2016), the purpose of the escapement schedule is to maintain the historical escapement timing of the run. Escapements were within or above the escapement goal range in all years since 1997 (Appendix Figure C9).</w:t>
      </w:r>
    </w:p>
    <w:p w14:paraId="6DA9FC50" w14:textId="22CD3E5A" w:rsidR="00796C48" w:rsidRPr="005A75B9" w:rsidRDefault="002055DD" w:rsidP="00796C48">
      <w:pPr>
        <w:jc w:val="center"/>
      </w:pPr>
      <w:r w:rsidRPr="00A22E3F">
        <w:rPr>
          <w:noProof/>
        </w:rPr>
        <w:drawing>
          <wp:inline distT="0" distB="0" distL="0" distR="0" wp14:anchorId="36DDD33E" wp14:editId="76FDD57A">
            <wp:extent cx="4370832" cy="3172968"/>
            <wp:effectExtent l="19050" t="19050" r="10795" b="27940"/>
            <wp:docPr id="67563589" name="Picture 6756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70832" cy="3172968"/>
                    </a:xfrm>
                    <a:prstGeom prst="rect">
                      <a:avLst/>
                    </a:prstGeom>
                    <a:noFill/>
                    <a:ln w="6350">
                      <a:solidFill>
                        <a:sysClr val="windowText" lastClr="000000"/>
                      </a:solidFill>
                    </a:ln>
                  </pic:spPr>
                </pic:pic>
              </a:graphicData>
            </a:graphic>
          </wp:inline>
        </w:drawing>
      </w:r>
    </w:p>
    <w:p w14:paraId="2D418200" w14:textId="1B5A6214" w:rsidR="00796C48" w:rsidRPr="005A75B9" w:rsidRDefault="00796C48" w:rsidP="00796C48">
      <w:pPr>
        <w:pStyle w:val="Caption"/>
      </w:pPr>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9</w:t>
      </w:r>
      <w:r w:rsidR="00BD469F" w:rsidRPr="005A75B9">
        <w:rPr>
          <w:noProof/>
        </w:rPr>
        <w:fldChar w:fldCharType="end"/>
      </w:r>
      <w:r w:rsidRPr="005A75B9">
        <w:t>.–Klawock River coho salmon escapement (weir counts), 1997–</w:t>
      </w:r>
      <w:r w:rsidR="00D55290">
        <w:t>201</w:t>
      </w:r>
      <w:r w:rsidR="002055DD">
        <w:t>9</w:t>
      </w:r>
      <w:r w:rsidRPr="005A75B9">
        <w:t>, and sustainable escapement goal range of 4,000–9,000 fish.</w:t>
      </w:r>
    </w:p>
    <w:p w14:paraId="4524F412" w14:textId="2F526FFF" w:rsidR="001C1E16" w:rsidRPr="005A75B9" w:rsidRDefault="001C1E16" w:rsidP="00AF16C2">
      <w:pPr>
        <w:pStyle w:val="Caption"/>
        <w:pBdr>
          <w:bottom w:val="single" w:sz="4" w:space="1" w:color="auto"/>
        </w:pBdr>
        <w:rPr>
          <w:noProof/>
          <w:szCs w:val="22"/>
        </w:rPr>
      </w:pPr>
      <w:r w:rsidRPr="005A75B9">
        <w:br w:type="page"/>
      </w:r>
      <w:bookmarkStart w:id="310" w:name="_Toc395791381"/>
      <w:bookmarkStart w:id="311" w:name="_Toc51147376"/>
      <w:r w:rsidRPr="005A75B9">
        <w:lastRenderedPageBreak/>
        <w:t>Appendix C</w:t>
      </w:r>
      <w:r w:rsidR="00BD469F" w:rsidRPr="005A75B9">
        <w:fldChar w:fldCharType="begin"/>
      </w:r>
      <w:r w:rsidR="006D5F73" w:rsidRPr="005A75B9">
        <w:instrText xml:space="preserve"> SEQ Appendix_C \* ARABIC </w:instrText>
      </w:r>
      <w:r w:rsidR="00BD469F" w:rsidRPr="005A75B9">
        <w:fldChar w:fldCharType="separate"/>
      </w:r>
      <w:r w:rsidR="008D0E59">
        <w:rPr>
          <w:noProof/>
        </w:rPr>
        <w:t>10</w:t>
      </w:r>
      <w:r w:rsidR="00BD469F" w:rsidRPr="005A75B9">
        <w:rPr>
          <w:noProof/>
        </w:rPr>
        <w:fldChar w:fldCharType="end"/>
      </w:r>
      <w:r w:rsidRPr="005A75B9">
        <w:t>.–Yakutat Area coho salmon.</w:t>
      </w:r>
      <w:bookmarkEnd w:id="310"/>
      <w:bookmarkEnd w:id="311"/>
    </w:p>
    <w:p w14:paraId="35B4279D" w14:textId="157C4A7F" w:rsidR="001C376E" w:rsidRPr="005A75B9" w:rsidRDefault="00B43C3D" w:rsidP="001C376E">
      <w:pPr>
        <w:rPr>
          <w:noProof/>
          <w:sz w:val="22"/>
          <w:szCs w:val="22"/>
        </w:rPr>
      </w:pPr>
      <w:r w:rsidRPr="00B43C3D">
        <w:rPr>
          <w:noProof/>
          <w:sz w:val="22"/>
          <w:szCs w:val="22"/>
        </w:rPr>
        <w:t>Yakutat area coho salmon stocks are harvested primarily in commercial set gillnet and sport fisheries that target runs to discrete systems, though commercial trollers fishing on mixed stocks off the coast also account for some of the harvest. Yakutat area escapements have been assessed through foot, boat, and aerial surveys. Although the data series starts in 1972, the quality and comparability of peak survey counts in the Yakutat area are somewhat lower than is the case in other areas of the Southeast Region. Most surveys have been conducted early in the run to support inseason management of the set gillnet fisheries. Comparable peak escapement surveys have been conducted relatively consistently in recent years at only three systems: the Lost, Situk, and Tsiu-Tsivat rivers.</w:t>
      </w:r>
    </w:p>
    <w:p w14:paraId="01082F90" w14:textId="77777777" w:rsidR="00B43C3D" w:rsidRPr="00B43C3D" w:rsidRDefault="001C376E" w:rsidP="00B43C3D">
      <w:pPr>
        <w:rPr>
          <w:noProof/>
          <w:sz w:val="22"/>
          <w:szCs w:val="22"/>
        </w:rPr>
      </w:pPr>
      <w:r w:rsidRPr="005A75B9">
        <w:rPr>
          <w:b/>
          <w:sz w:val="22"/>
          <w:szCs w:val="22"/>
        </w:rPr>
        <w:t>Escapement Goals and Stock Status:</w:t>
      </w:r>
      <w:r w:rsidRPr="005A75B9">
        <w:rPr>
          <w:sz w:val="22"/>
          <w:szCs w:val="22"/>
        </w:rPr>
        <w:t xml:space="preserve"> </w:t>
      </w:r>
      <w:r w:rsidR="00B43C3D" w:rsidRPr="00B43C3D">
        <w:rPr>
          <w:noProof/>
          <w:sz w:val="22"/>
          <w:szCs w:val="22"/>
        </w:rPr>
        <w:t xml:space="preserve">Escapement goals based on peak survey counts and stock-recruit analysis were developed for seven Yakutat area coho salmon stocks in 1994 (Clark and Clark 1994), including biological escapement goal ranges of 2,200–6,500 fish for the Lost River, 3,300–9,800 fish for the Situk River, and 10,000–29,000 fish for the Tsiu-Tsivat rivers. Biological escapement goals that were also established in 1994 for the East Alsek/Doame, Akwe, Italio, and Kaliakh rivers were eliminated in 2006, due to lack of consistent survey effort at those locations (Der Hovanisian and Geiger 2005). In 2009, the Lost River goal was modified into a lower bound sustainable escapement goal of 2,200 coho salmon, following a geological shift that resulted in the Lost River draining into the Situk-Ahrnklin Lagoon instead of directly into the Gulf of Alaska (Shaul et al. 2008). This shift made it difficult to actively manage the commercial set gillnet fishery for a goal specific for the Lost River (Burkholder 2000). </w:t>
      </w:r>
    </w:p>
    <w:p w14:paraId="3215656E" w14:textId="052AD866" w:rsidR="00B43C3D" w:rsidRPr="00B43C3D" w:rsidRDefault="00B43C3D" w:rsidP="00B43C3D">
      <w:pPr>
        <w:rPr>
          <w:noProof/>
          <w:sz w:val="22"/>
          <w:szCs w:val="22"/>
        </w:rPr>
      </w:pPr>
      <w:r w:rsidRPr="00B43C3D">
        <w:rPr>
          <w:noProof/>
          <w:sz w:val="22"/>
          <w:szCs w:val="22"/>
        </w:rPr>
        <w:t>The utility of peak survey counts in assessing historical coho salmon escapement in the Yakutat area is limited by decreasing survey effort near the peak of spawner abundance at the end of the fishery and by frequently deteriorating weather conditions after mid-September. Mark–recapture studies were conducted to estimate escapements of coho salmon in both the Situk (2004–2006) and Lost (2003–2004) rivers in hopes of providing a calibration for index counts; however, mark–recapture estimates were not consistent with index counts and meaningful expansion factors could not be estimated (Shaul et al. 2010). Index counts were substantially lower than total escapement in all years and accounted for minor and variable portions of total escapements. Subsequent escapement goal reviews of Yakutat area coho salmon stocks, therefore, have been based on the percentile method, because stock assessment information is limited primarily to maximum survey counts.</w:t>
      </w:r>
    </w:p>
    <w:p w14:paraId="79E0F6B0" w14:textId="57BC8038" w:rsidR="00B43C3D" w:rsidRPr="00B43C3D" w:rsidRDefault="00B43C3D" w:rsidP="00B43C3D">
      <w:pPr>
        <w:rPr>
          <w:noProof/>
          <w:sz w:val="22"/>
          <w:szCs w:val="22"/>
        </w:rPr>
      </w:pPr>
      <w:r w:rsidRPr="00B43C3D">
        <w:rPr>
          <w:noProof/>
          <w:sz w:val="22"/>
          <w:szCs w:val="22"/>
        </w:rPr>
        <w:t>In 2015, the Lost River goal was revised to a sustainable escapement goal range of 1,400–4,200 coho salmon counted on a peak survey, based on the 15</w:t>
      </w:r>
      <w:r w:rsidRPr="00292E22">
        <w:rPr>
          <w:noProof/>
          <w:sz w:val="22"/>
          <w:szCs w:val="22"/>
        </w:rPr>
        <w:t>th</w:t>
      </w:r>
      <w:r w:rsidR="00292E22">
        <w:rPr>
          <w:noProof/>
          <w:sz w:val="22"/>
          <w:szCs w:val="22"/>
        </w:rPr>
        <w:t xml:space="preserve"> and </w:t>
      </w:r>
      <w:r w:rsidRPr="00B43C3D">
        <w:rPr>
          <w:noProof/>
          <w:sz w:val="22"/>
          <w:szCs w:val="22"/>
        </w:rPr>
        <w:t>75th percentiles of historical counts obtained in Tawah Creek, a primary tributary where the majority of historical survey counts were conducted, and the name of the goal was changed to Tawah Creek (Heinl et al. 2014a). In 2018, the Tsiu-Tsivat goal was changed to a sustainable escapement goal based on the 5th and 65th percentiles of historical survey counts; however, the target range remained 10,000–29,000 coho salmon (Heinl et al. 2017). Finally, a recent analysis (in this report) supports a recommendation to revise the Situk River goal to a sustainable escapement goal range of 3,800–9,600 coho salmon, based on the 25th and 75th pecentiles of historical survey counts.</w:t>
      </w:r>
    </w:p>
    <w:p w14:paraId="1F36C0D4" w14:textId="4664BF73" w:rsidR="001C376E" w:rsidRPr="005A75B9" w:rsidRDefault="00B43C3D" w:rsidP="00B43C3D">
      <w:pPr>
        <w:rPr>
          <w:noProof/>
          <w:sz w:val="22"/>
          <w:szCs w:val="22"/>
        </w:rPr>
      </w:pPr>
      <w:r w:rsidRPr="00B43C3D">
        <w:rPr>
          <w:noProof/>
          <w:sz w:val="22"/>
          <w:szCs w:val="22"/>
        </w:rPr>
        <w:t>Escapement indices in the Yakutat area show peaks in coho salmon abundance in the early to mid-1990s and in 2002, and relatively strong escapements in the Tsiu River since 2013 (Appendix Figure C10). From 2015 to 2019, peak survey counts were within or above Yakutat area escapement goal ranges in each year, with the exception of Tawah Creek in 2016.</w:t>
      </w:r>
    </w:p>
    <w:p w14:paraId="12904DC6" w14:textId="77777777" w:rsidR="001C376E" w:rsidRDefault="001C376E" w:rsidP="001C376E">
      <w:pPr>
        <w:jc w:val="center"/>
        <w:rPr>
          <w:noProof/>
          <w:sz w:val="22"/>
          <w:szCs w:val="22"/>
        </w:rPr>
      </w:pPr>
      <w:r w:rsidRPr="005A75B9">
        <w:rPr>
          <w:noProof/>
          <w:sz w:val="22"/>
          <w:szCs w:val="22"/>
        </w:rPr>
        <w:br w:type="page"/>
      </w:r>
    </w:p>
    <w:p w14:paraId="450466B7" w14:textId="70666EC4" w:rsidR="00D55290" w:rsidRPr="005A75B9" w:rsidRDefault="00F04260" w:rsidP="001C376E">
      <w:pPr>
        <w:jc w:val="center"/>
        <w:rPr>
          <w:noProof/>
          <w:sz w:val="22"/>
          <w:szCs w:val="22"/>
        </w:rPr>
      </w:pPr>
      <w:r w:rsidRPr="00A22E3F">
        <w:rPr>
          <w:noProof/>
        </w:rPr>
        <w:lastRenderedPageBreak/>
        <w:drawing>
          <wp:inline distT="0" distB="0" distL="0" distR="0" wp14:anchorId="24B445BF" wp14:editId="32E483A2">
            <wp:extent cx="4507992" cy="5248656"/>
            <wp:effectExtent l="19050" t="19050" r="2603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07992" cy="5248656"/>
                    </a:xfrm>
                    <a:prstGeom prst="rect">
                      <a:avLst/>
                    </a:prstGeom>
                    <a:noFill/>
                    <a:ln w="6350">
                      <a:solidFill>
                        <a:sysClr val="windowText" lastClr="000000"/>
                      </a:solidFill>
                    </a:ln>
                  </pic:spPr>
                </pic:pic>
              </a:graphicData>
            </a:graphic>
          </wp:inline>
        </w:drawing>
      </w:r>
    </w:p>
    <w:p w14:paraId="54E566C0" w14:textId="0F69FC44" w:rsidR="001C376E" w:rsidRPr="00EF26FC" w:rsidRDefault="001C1E16" w:rsidP="00EF26FC">
      <w:pPr>
        <w:pStyle w:val="Caption"/>
      </w:pPr>
      <w:bookmarkStart w:id="312" w:name="_Toc395791382"/>
      <w:r w:rsidRPr="005A75B9">
        <w:t>Appendix Figure C</w:t>
      </w:r>
      <w:r w:rsidR="00BD469F" w:rsidRPr="005A75B9">
        <w:fldChar w:fldCharType="begin"/>
      </w:r>
      <w:r w:rsidR="006D5F73" w:rsidRPr="005A75B9">
        <w:instrText xml:space="preserve"> SEQ Appendix_Figure_C \* ARABIC </w:instrText>
      </w:r>
      <w:r w:rsidR="00BD469F" w:rsidRPr="005A75B9">
        <w:fldChar w:fldCharType="separate"/>
      </w:r>
      <w:r w:rsidR="008D0E59">
        <w:rPr>
          <w:noProof/>
        </w:rPr>
        <w:t>10</w:t>
      </w:r>
      <w:r w:rsidR="00BD469F" w:rsidRPr="005A75B9">
        <w:rPr>
          <w:noProof/>
        </w:rPr>
        <w:fldChar w:fldCharType="end"/>
      </w:r>
      <w:r w:rsidR="001C376E" w:rsidRPr="005A75B9">
        <w:t>.–</w:t>
      </w:r>
      <w:bookmarkEnd w:id="312"/>
      <w:r w:rsidR="00F04260" w:rsidRPr="00F04260">
        <w:t xml:space="preserve">Peak coho salmon escapement survey counts in the Yakutat area, compared to </w:t>
      </w:r>
      <w:r w:rsidR="00B43C3D">
        <w:t xml:space="preserve">current </w:t>
      </w:r>
      <w:r w:rsidR="00F04260" w:rsidRPr="00F04260">
        <w:t xml:space="preserve">escapement goal ranges, 1972–2019. </w:t>
      </w:r>
      <w:r w:rsidR="00F04260" w:rsidRPr="00EF26FC">
        <w:t>(Blank columns in time series indicate that peak survey counts were not available in those years.)</w:t>
      </w:r>
    </w:p>
    <w:bookmarkEnd w:id="287"/>
    <w:p w14:paraId="3E2E02A2" w14:textId="5AA43D0D" w:rsidR="003F357B" w:rsidRDefault="003F357B">
      <w:pPr>
        <w:spacing w:after="0"/>
        <w:jc w:val="left"/>
        <w:rPr>
          <w:rFonts w:ascii="Times New Roman Bold" w:hAnsi="Times New Roman Bold"/>
          <w:b/>
          <w:caps/>
          <w:sz w:val="32"/>
          <w:szCs w:val="20"/>
        </w:rPr>
      </w:pPr>
      <w:r>
        <w:br w:type="page"/>
      </w:r>
    </w:p>
    <w:p w14:paraId="0627E8B5" w14:textId="77777777" w:rsidR="003F357B" w:rsidRDefault="003F357B" w:rsidP="00AF16C2">
      <w:pPr>
        <w:pStyle w:val="Append-Cover"/>
      </w:pPr>
    </w:p>
    <w:p w14:paraId="441711CA" w14:textId="77777777" w:rsidR="00462DD6" w:rsidRPr="005A75B9" w:rsidRDefault="00462DD6" w:rsidP="00462DD6">
      <w:pPr>
        <w:pStyle w:val="Heading1"/>
        <w:spacing w:before="4000"/>
      </w:pPr>
      <w:bookmarkStart w:id="313" w:name="_Toc51147324"/>
      <w:r w:rsidRPr="005A75B9">
        <w:t>Appendix D.</w:t>
      </w:r>
      <w:r w:rsidRPr="005A75B9">
        <w:br/>
        <w:t>Pink Salmon</w:t>
      </w:r>
      <w:r w:rsidR="00BC5282" w:rsidRPr="005A75B9">
        <w:t xml:space="preserve"> Escapement Goal Performance</w:t>
      </w:r>
      <w:bookmarkEnd w:id="313"/>
    </w:p>
    <w:p w14:paraId="44124867" w14:textId="77777777" w:rsidR="00462DD6" w:rsidRPr="005A75B9" w:rsidRDefault="00462DD6" w:rsidP="00462DD6">
      <w:pPr>
        <w:pStyle w:val="Caption"/>
        <w:sectPr w:rsidR="00462DD6" w:rsidRPr="005A75B9" w:rsidSect="00106844">
          <w:pgSz w:w="12240" w:h="15840" w:code="1"/>
          <w:pgMar w:top="1440" w:right="1440" w:bottom="1440" w:left="1440" w:header="720" w:footer="547" w:gutter="0"/>
          <w:cols w:space="432"/>
          <w:formProt w:val="0"/>
        </w:sectPr>
      </w:pPr>
    </w:p>
    <w:p w14:paraId="5E569200" w14:textId="7145B013" w:rsidR="009A4335" w:rsidRPr="005A75B9" w:rsidRDefault="00B269D0" w:rsidP="00AF16C2">
      <w:pPr>
        <w:pStyle w:val="Caption"/>
        <w:pBdr>
          <w:bottom w:val="single" w:sz="4" w:space="1" w:color="auto"/>
        </w:pBdr>
      </w:pPr>
      <w:bookmarkStart w:id="314" w:name="_Toc395791357"/>
      <w:bookmarkStart w:id="315" w:name="_Toc51147377"/>
      <w:r w:rsidRPr="005A75B9">
        <w:lastRenderedPageBreak/>
        <w:t>Appendix D</w:t>
      </w:r>
      <w:r w:rsidR="00BD469F" w:rsidRPr="005A75B9">
        <w:fldChar w:fldCharType="begin"/>
      </w:r>
      <w:r w:rsidR="006D5F73" w:rsidRPr="005A75B9">
        <w:instrText xml:space="preserve"> SEQ Appendix_D \* ARABIC </w:instrText>
      </w:r>
      <w:r w:rsidR="00BD469F" w:rsidRPr="005A75B9">
        <w:fldChar w:fldCharType="separate"/>
      </w:r>
      <w:r w:rsidR="008D0E59">
        <w:rPr>
          <w:noProof/>
        </w:rPr>
        <w:t>1</w:t>
      </w:r>
      <w:r w:rsidR="00BD469F" w:rsidRPr="005A75B9">
        <w:rPr>
          <w:noProof/>
        </w:rPr>
        <w:fldChar w:fldCharType="end"/>
      </w:r>
      <w:r w:rsidRPr="005A75B9">
        <w:t>.–</w:t>
      </w:r>
      <w:r w:rsidR="009A4335" w:rsidRPr="005A75B9">
        <w:t>Southern Southeast Subregion</w:t>
      </w:r>
      <w:r w:rsidR="00090215" w:rsidRPr="005A75B9">
        <w:t xml:space="preserve"> pink salmon.</w:t>
      </w:r>
      <w:bookmarkEnd w:id="314"/>
      <w:bookmarkEnd w:id="315"/>
    </w:p>
    <w:p w14:paraId="40C8558F" w14:textId="77777777" w:rsidR="0044239B" w:rsidRPr="0044239B" w:rsidRDefault="0044239B" w:rsidP="0044239B">
      <w:pPr>
        <w:rPr>
          <w:sz w:val="22"/>
          <w:szCs w:val="22"/>
        </w:rPr>
      </w:pPr>
      <w:r w:rsidRPr="0044239B">
        <w:rPr>
          <w:sz w:val="22"/>
          <w:szCs w:val="22"/>
        </w:rPr>
        <w:t xml:space="preserve">The Southern Southeast Subregion comprises pink salmon stocks from Sumner Strait south to Dixon Entrance (districts 1–8) and includes a total of 366 pink salmon index streams. </w:t>
      </w:r>
    </w:p>
    <w:p w14:paraId="60872CC2" w14:textId="40960BBF" w:rsidR="0044239B" w:rsidRPr="0044239B" w:rsidRDefault="0044239B" w:rsidP="0044239B">
      <w:pPr>
        <w:rPr>
          <w:sz w:val="22"/>
          <w:szCs w:val="22"/>
        </w:rPr>
      </w:pPr>
      <w:r w:rsidRPr="0044239B">
        <w:rPr>
          <w:b/>
          <w:bCs/>
          <w:sz w:val="22"/>
          <w:szCs w:val="22"/>
        </w:rPr>
        <w:t>Escapement Goals and Stock Status:</w:t>
      </w:r>
      <w:r w:rsidRPr="0044239B">
        <w:rPr>
          <w:sz w:val="22"/>
          <w:szCs w:val="22"/>
        </w:rPr>
        <w:t xml:space="preserve"> The department has maintained an annual index of the pink salmon escapement in Southeast Alaska, generated from aerial survey observations, conducted at intervals during most of the migration period. </w:t>
      </w:r>
      <w:proofErr w:type="spellStart"/>
      <w:r w:rsidRPr="0044239B">
        <w:rPr>
          <w:sz w:val="22"/>
          <w:szCs w:val="22"/>
        </w:rPr>
        <w:t>Zadina</w:t>
      </w:r>
      <w:proofErr w:type="spellEnd"/>
      <w:r w:rsidRPr="0044239B">
        <w:rPr>
          <w:sz w:val="22"/>
          <w:szCs w:val="22"/>
        </w:rPr>
        <w:t xml:space="preserve"> et al. (2004) developed biological escapement goals for Southeast Alaska pink salmon based on the “tabular approach” described by </w:t>
      </w:r>
      <w:proofErr w:type="spellStart"/>
      <w:r w:rsidRPr="0044239B">
        <w:rPr>
          <w:sz w:val="22"/>
          <w:szCs w:val="22"/>
        </w:rPr>
        <w:t>Hilborn</w:t>
      </w:r>
      <w:proofErr w:type="spellEnd"/>
      <w:r w:rsidRPr="0044239B">
        <w:rPr>
          <w:sz w:val="22"/>
          <w:szCs w:val="22"/>
        </w:rPr>
        <w:t xml:space="preserve"> and Walters (1992); a yield analysis that is useful for setting escapement goals when the form of the stock recruit relationship is not known. Heinl et al. (2008) updated the goals in 2009 using the same yield analysis. This yield analysis has been updated on a tri-annual basis in conjunction with the Alaska Board of Fisheries regulatory cycle, but no goal changes have been recommended since 2009 (Piston and Heinl 2011</w:t>
      </w:r>
      <w:r w:rsidR="00595B2D">
        <w:rPr>
          <w:sz w:val="22"/>
          <w:szCs w:val="22"/>
        </w:rPr>
        <w:t>a</w:t>
      </w:r>
      <w:r w:rsidRPr="0044239B">
        <w:rPr>
          <w:sz w:val="22"/>
          <w:szCs w:val="22"/>
        </w:rPr>
        <w:t>, 2014</w:t>
      </w:r>
      <w:r w:rsidR="00595B2D">
        <w:rPr>
          <w:sz w:val="22"/>
          <w:szCs w:val="22"/>
        </w:rPr>
        <w:t>b</w:t>
      </w:r>
      <w:r w:rsidRPr="0044239B">
        <w:rPr>
          <w:sz w:val="22"/>
          <w:szCs w:val="22"/>
        </w:rPr>
        <w:t>, 2018, 2020a). The current biological escapement goal range for pink salmon in the Southern Southeast Subregion is 3.0–8.0 million index spawners, as measured by the sum of annual peak survey counts to the aggregate 366 index streams.</w:t>
      </w:r>
    </w:p>
    <w:p w14:paraId="581BEDE7" w14:textId="3CCCF833" w:rsidR="009A4335" w:rsidRPr="005A75B9" w:rsidRDefault="0044239B" w:rsidP="0044239B">
      <w:pPr>
        <w:rPr>
          <w:sz w:val="22"/>
          <w:szCs w:val="22"/>
        </w:rPr>
      </w:pPr>
      <w:r w:rsidRPr="0044239B">
        <w:rPr>
          <w:sz w:val="22"/>
          <w:szCs w:val="22"/>
        </w:rPr>
        <w:t>The harvest of pink salmon in the Southern Southeast Subregion averaged 19 million fish per year over the past decade, 2010–2019, which was down from an average harvest of 31 million in the 1990s (Piston and Heinl 2020a). The harvest of 53 million fish in 2013 was just below the all-time record harvest of 54 million fish set in 1996. From 2015 to 2019, escapement indices were within or above the escapement goal range in each year (Appendix Figure D1), and the escapement index of 14.4 million in 2013 was the highest since statehood.</w:t>
      </w:r>
    </w:p>
    <w:p w14:paraId="42828F69" w14:textId="77777777" w:rsidR="006E08B7" w:rsidRPr="005A75B9" w:rsidRDefault="006E08B7" w:rsidP="009A4335">
      <w:pPr>
        <w:rPr>
          <w:sz w:val="22"/>
          <w:szCs w:val="22"/>
        </w:rPr>
      </w:pPr>
    </w:p>
    <w:p w14:paraId="25C4767A" w14:textId="308BF728" w:rsidR="009A4335" w:rsidRPr="005A75B9" w:rsidRDefault="0044239B" w:rsidP="00090215">
      <w:pPr>
        <w:jc w:val="center"/>
      </w:pPr>
      <w:r w:rsidRPr="0083537D">
        <w:rPr>
          <w:noProof/>
        </w:rPr>
        <w:drawing>
          <wp:inline distT="0" distB="0" distL="0" distR="0" wp14:anchorId="04959147" wp14:editId="78F2F8CD">
            <wp:extent cx="4379976" cy="3172968"/>
            <wp:effectExtent l="19050" t="19050" r="2095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7D01FD29" w14:textId="757A7CFA" w:rsidR="009A4335" w:rsidRPr="005A75B9" w:rsidRDefault="006703A2" w:rsidP="006703A2">
      <w:pPr>
        <w:pStyle w:val="Caption"/>
      </w:pPr>
      <w:bookmarkStart w:id="316" w:name="_Toc395791358"/>
      <w:r w:rsidRPr="005A75B9">
        <w:t>Appendix Figure D</w:t>
      </w:r>
      <w:r w:rsidR="00BD469F" w:rsidRPr="005A75B9">
        <w:fldChar w:fldCharType="begin"/>
      </w:r>
      <w:r w:rsidR="006D5F73" w:rsidRPr="005A75B9">
        <w:instrText xml:space="preserve"> SEQ Appendix_Figure_D \* ARABIC </w:instrText>
      </w:r>
      <w:r w:rsidR="00BD469F" w:rsidRPr="005A75B9">
        <w:fldChar w:fldCharType="separate"/>
      </w:r>
      <w:r w:rsidR="008D0E59">
        <w:rPr>
          <w:noProof/>
        </w:rPr>
        <w:t>1</w:t>
      </w:r>
      <w:r w:rsidR="00BD469F" w:rsidRPr="005A75B9">
        <w:rPr>
          <w:noProof/>
        </w:rPr>
        <w:fldChar w:fldCharType="end"/>
      </w:r>
      <w:r w:rsidR="009A4335" w:rsidRPr="005A75B9">
        <w:t>.–</w:t>
      </w:r>
      <w:r w:rsidR="00B269D0" w:rsidRPr="005A75B9">
        <w:t>Southern Southeast Subregion pink</w:t>
      </w:r>
      <w:r w:rsidR="009A4335" w:rsidRPr="005A75B9">
        <w:t xml:space="preserve"> salmon escapement index, 1960–</w:t>
      </w:r>
      <w:r w:rsidR="00404FF1" w:rsidRPr="005A75B9">
        <w:t>201</w:t>
      </w:r>
      <w:r w:rsidR="0044239B">
        <w:t>9</w:t>
      </w:r>
      <w:r w:rsidR="00B269D0" w:rsidRPr="005A75B9">
        <w:t>, and biological escapement goal range of 3.0–</w:t>
      </w:r>
      <w:r w:rsidR="009A4335" w:rsidRPr="005A75B9">
        <w:t xml:space="preserve">8.0 million index </w:t>
      </w:r>
      <w:r w:rsidR="00B269D0" w:rsidRPr="005A75B9">
        <w:t>fish</w:t>
      </w:r>
      <w:r w:rsidR="009A4335" w:rsidRPr="005A75B9">
        <w:t>.</w:t>
      </w:r>
      <w:bookmarkEnd w:id="316"/>
    </w:p>
    <w:p w14:paraId="5059FBBD" w14:textId="54ABEE5A" w:rsidR="009A4335" w:rsidRPr="005A75B9" w:rsidRDefault="00B269D0" w:rsidP="00AF16C2">
      <w:pPr>
        <w:pStyle w:val="Caption"/>
        <w:pBdr>
          <w:bottom w:val="single" w:sz="4" w:space="1" w:color="auto"/>
        </w:pBdr>
      </w:pPr>
      <w:r w:rsidRPr="005A75B9">
        <w:br w:type="page"/>
      </w:r>
      <w:bookmarkStart w:id="317" w:name="_Toc395791359"/>
      <w:bookmarkStart w:id="318" w:name="_Toc51147378"/>
      <w:r w:rsidRPr="005A75B9">
        <w:lastRenderedPageBreak/>
        <w:t>Appendix D</w:t>
      </w:r>
      <w:r w:rsidR="00BD469F" w:rsidRPr="005A75B9">
        <w:fldChar w:fldCharType="begin"/>
      </w:r>
      <w:r w:rsidR="006D5F73" w:rsidRPr="005A75B9">
        <w:instrText xml:space="preserve"> SEQ Appendix_D \* ARABIC </w:instrText>
      </w:r>
      <w:r w:rsidR="00BD469F" w:rsidRPr="005A75B9">
        <w:fldChar w:fldCharType="separate"/>
      </w:r>
      <w:r w:rsidR="008D0E59">
        <w:rPr>
          <w:noProof/>
        </w:rPr>
        <w:t>2</w:t>
      </w:r>
      <w:r w:rsidR="00BD469F" w:rsidRPr="005A75B9">
        <w:rPr>
          <w:noProof/>
        </w:rPr>
        <w:fldChar w:fldCharType="end"/>
      </w:r>
      <w:r w:rsidRPr="005A75B9">
        <w:t>.–</w:t>
      </w:r>
      <w:r w:rsidR="009A4335" w:rsidRPr="005A75B9">
        <w:t>Northern Southeast Inside Subregion</w:t>
      </w:r>
      <w:r w:rsidRPr="005A75B9">
        <w:t xml:space="preserve"> pink salmon.</w:t>
      </w:r>
      <w:bookmarkEnd w:id="317"/>
      <w:bookmarkEnd w:id="318"/>
    </w:p>
    <w:p w14:paraId="0B73BBFA" w14:textId="77777777" w:rsidR="0044239B" w:rsidRPr="0044239B" w:rsidRDefault="0044239B" w:rsidP="0044239B">
      <w:pPr>
        <w:rPr>
          <w:sz w:val="22"/>
          <w:szCs w:val="22"/>
        </w:rPr>
      </w:pPr>
      <w:r w:rsidRPr="0044239B">
        <w:rPr>
          <w:sz w:val="22"/>
          <w:szCs w:val="22"/>
        </w:rPr>
        <w:t>The Northern Southeast Inside Subregion comprises pink salmon stocks on inside waters of Southeast Alaska north of Sumner Strait (districts 9–15) and includes 295 pink salmon index streams.</w:t>
      </w:r>
    </w:p>
    <w:p w14:paraId="71FF1D6A" w14:textId="5D668923" w:rsidR="0044239B" w:rsidRPr="0044239B" w:rsidRDefault="0044239B" w:rsidP="0044239B">
      <w:pPr>
        <w:rPr>
          <w:sz w:val="22"/>
          <w:szCs w:val="22"/>
        </w:rPr>
      </w:pPr>
      <w:r w:rsidRPr="0044239B">
        <w:rPr>
          <w:b/>
          <w:bCs/>
          <w:sz w:val="22"/>
          <w:szCs w:val="22"/>
        </w:rPr>
        <w:t>Escapement Goals and Stock Status:</w:t>
      </w:r>
      <w:r w:rsidRPr="0044239B">
        <w:rPr>
          <w:sz w:val="22"/>
          <w:szCs w:val="22"/>
        </w:rPr>
        <w:t xml:space="preserve"> The department has maintained an annual index of the pink salmon escapement in Southeast Alaska, generated from aerial survey observations, conducted at intervals during most of the migration period. </w:t>
      </w:r>
      <w:proofErr w:type="spellStart"/>
      <w:r w:rsidRPr="0044239B">
        <w:rPr>
          <w:sz w:val="22"/>
          <w:szCs w:val="22"/>
        </w:rPr>
        <w:t>Zadina</w:t>
      </w:r>
      <w:proofErr w:type="spellEnd"/>
      <w:r w:rsidRPr="0044239B">
        <w:rPr>
          <w:sz w:val="22"/>
          <w:szCs w:val="22"/>
        </w:rPr>
        <w:t xml:space="preserve"> et al. (2004) developed biological escapement goals for Southeast Alaska pink salmon based on the “tabular approach” described by </w:t>
      </w:r>
      <w:proofErr w:type="spellStart"/>
      <w:r w:rsidRPr="0044239B">
        <w:rPr>
          <w:sz w:val="22"/>
          <w:szCs w:val="22"/>
        </w:rPr>
        <w:t>Hilborn</w:t>
      </w:r>
      <w:proofErr w:type="spellEnd"/>
      <w:r w:rsidRPr="0044239B">
        <w:rPr>
          <w:sz w:val="22"/>
          <w:szCs w:val="22"/>
        </w:rPr>
        <w:t xml:space="preserve"> and Walters (1992); a yield analysis that is useful for setting escapement goals when the form of the stock recruit relationship is not known. Heinl et al. (2008) updated the goals in 2009 using the same yield analysis. This yield analysis has been updated on a tri-annual basis in conjunction with the Alaska Board of Fisheries regulatory cycle, but no goal changes have been recommended since 2009 (Piston and Heinl 2011</w:t>
      </w:r>
      <w:r w:rsidR="00595B2D">
        <w:rPr>
          <w:sz w:val="22"/>
          <w:szCs w:val="22"/>
        </w:rPr>
        <w:t>a</w:t>
      </w:r>
      <w:r w:rsidRPr="0044239B">
        <w:rPr>
          <w:sz w:val="22"/>
          <w:szCs w:val="22"/>
        </w:rPr>
        <w:t>, 2014</w:t>
      </w:r>
      <w:r w:rsidR="00595B2D">
        <w:rPr>
          <w:sz w:val="22"/>
          <w:szCs w:val="22"/>
        </w:rPr>
        <w:t>b</w:t>
      </w:r>
      <w:r w:rsidRPr="0044239B">
        <w:rPr>
          <w:sz w:val="22"/>
          <w:szCs w:val="22"/>
        </w:rPr>
        <w:t>, 2018, 2020a). The current biological escapement goal range for pink salmon in the Northern Southeast Inside Subregion is 2.5–6.0 million index spawners, as measured by the sum of annual peak survey counts to the aggregate 295 index streams.</w:t>
      </w:r>
    </w:p>
    <w:p w14:paraId="4BD0631C" w14:textId="476613B6" w:rsidR="005576A0" w:rsidRDefault="0044239B" w:rsidP="0044239B">
      <w:pPr>
        <w:rPr>
          <w:sz w:val="22"/>
          <w:szCs w:val="22"/>
        </w:rPr>
      </w:pPr>
      <w:r w:rsidRPr="0044239B">
        <w:rPr>
          <w:sz w:val="22"/>
          <w:szCs w:val="22"/>
        </w:rPr>
        <w:t>Pink salmon runs to the Northern Southeast Inside Subregion developed an extreme odd-even cycle starting in 2006 (Appendix Figure D2), with some very high odd-year harvests, including the all-time record harvest of 40.6 million fish in 2011, and very low even-year harvests. In 2019, however, abundance of the odd-year run abruptly dropped to a very low level, similar to low abundance observed in recent even years. The harvest of pink salmon in the Northern Southeast Inside Subregion averaged 11.6 million fish per year over the past decade, 2010–2019 (Piston and Heinl 2020</w:t>
      </w:r>
      <w:r w:rsidR="00595B2D">
        <w:rPr>
          <w:sz w:val="22"/>
          <w:szCs w:val="22"/>
        </w:rPr>
        <w:t>a</w:t>
      </w:r>
      <w:r w:rsidRPr="0044239B">
        <w:rPr>
          <w:sz w:val="22"/>
          <w:szCs w:val="22"/>
        </w:rPr>
        <w:t>), which was below the average harvest of 17.7 million fish during 1991–2005, but just above the average harvest of 9.0 million fish since 1960. Even-year harvests have averaged only 1.7 million fish since 2008, and harvests were less than 1.2 million fish in five of the past six even years. From 2015 to 2019, escapement indices were below the escapement goal range in 3 of 5 years (Appendix Figure D2).</w:t>
      </w:r>
    </w:p>
    <w:p w14:paraId="147704D0" w14:textId="77777777" w:rsidR="007B41DA" w:rsidRDefault="007B41DA" w:rsidP="009A4335">
      <w:pPr>
        <w:rPr>
          <w:sz w:val="22"/>
          <w:szCs w:val="22"/>
        </w:rPr>
      </w:pPr>
    </w:p>
    <w:p w14:paraId="350058A9" w14:textId="4FE04139" w:rsidR="00CE78C3" w:rsidRPr="005A75B9" w:rsidRDefault="0044239B" w:rsidP="00090215">
      <w:pPr>
        <w:jc w:val="center"/>
      </w:pPr>
      <w:r w:rsidRPr="0083537D">
        <w:rPr>
          <w:noProof/>
        </w:rPr>
        <w:drawing>
          <wp:inline distT="0" distB="0" distL="0" distR="0" wp14:anchorId="6933170C" wp14:editId="6808246A">
            <wp:extent cx="4379976" cy="3172968"/>
            <wp:effectExtent l="19050" t="19050" r="2095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69560E9A" w14:textId="6DE950BA" w:rsidR="00ED7BD6" w:rsidRDefault="006703A2" w:rsidP="007B41DA">
      <w:pPr>
        <w:pStyle w:val="Caption"/>
      </w:pPr>
      <w:bookmarkStart w:id="319" w:name="_Toc395791360"/>
      <w:r w:rsidRPr="005A75B9">
        <w:t>Appendix Figure D</w:t>
      </w:r>
      <w:r w:rsidR="00BD469F" w:rsidRPr="005A75B9">
        <w:fldChar w:fldCharType="begin"/>
      </w:r>
      <w:r w:rsidR="006D5F73" w:rsidRPr="005A75B9">
        <w:instrText xml:space="preserve"> SEQ Appendix_Figure_D \* ARABIC </w:instrText>
      </w:r>
      <w:r w:rsidR="00BD469F" w:rsidRPr="005A75B9">
        <w:fldChar w:fldCharType="separate"/>
      </w:r>
      <w:r w:rsidR="008D0E59">
        <w:rPr>
          <w:noProof/>
        </w:rPr>
        <w:t>2</w:t>
      </w:r>
      <w:r w:rsidR="00BD469F" w:rsidRPr="005A75B9">
        <w:rPr>
          <w:noProof/>
        </w:rPr>
        <w:fldChar w:fldCharType="end"/>
      </w:r>
      <w:r w:rsidRPr="005A75B9">
        <w:t>.</w:t>
      </w:r>
      <w:r w:rsidR="009A4335" w:rsidRPr="005A75B9">
        <w:t>–</w:t>
      </w:r>
      <w:r w:rsidR="00B269D0" w:rsidRPr="005A75B9">
        <w:t>Northern Southeast Inside Subregion</w:t>
      </w:r>
      <w:r w:rsidR="009A4335" w:rsidRPr="005A75B9">
        <w:t xml:space="preserve"> </w:t>
      </w:r>
      <w:r w:rsidR="00B269D0" w:rsidRPr="005A75B9">
        <w:t xml:space="preserve">pink salmon </w:t>
      </w:r>
      <w:r w:rsidR="009A4335" w:rsidRPr="005A75B9">
        <w:t>escapement index, 1960–</w:t>
      </w:r>
      <w:r w:rsidR="0000352E" w:rsidRPr="005A75B9">
        <w:t>201</w:t>
      </w:r>
      <w:r w:rsidR="0044239B">
        <w:t>9</w:t>
      </w:r>
      <w:r w:rsidR="00B269D0" w:rsidRPr="005A75B9">
        <w:t xml:space="preserve">, and biological </w:t>
      </w:r>
      <w:r w:rsidR="009A4335" w:rsidRPr="005A75B9">
        <w:t>escapement goal range of 2.5</w:t>
      </w:r>
      <w:r w:rsidR="00B269D0" w:rsidRPr="005A75B9">
        <w:t>–</w:t>
      </w:r>
      <w:r w:rsidR="009A4335" w:rsidRPr="005A75B9">
        <w:t xml:space="preserve">6.0 million index </w:t>
      </w:r>
      <w:r w:rsidR="00B269D0" w:rsidRPr="005A75B9">
        <w:t>fish</w:t>
      </w:r>
      <w:r w:rsidR="009A4335" w:rsidRPr="005A75B9">
        <w:t>.</w:t>
      </w:r>
      <w:bookmarkEnd w:id="319"/>
      <w:r w:rsidR="00ED7BD6">
        <w:br w:type="page"/>
      </w:r>
    </w:p>
    <w:p w14:paraId="7239DF9A" w14:textId="36C544A3" w:rsidR="009A4335" w:rsidRPr="005A75B9" w:rsidRDefault="00B269D0" w:rsidP="00AF16C2">
      <w:pPr>
        <w:pStyle w:val="Caption"/>
        <w:pBdr>
          <w:bottom w:val="single" w:sz="4" w:space="1" w:color="auto"/>
        </w:pBdr>
      </w:pPr>
      <w:bookmarkStart w:id="320" w:name="_Toc395791361"/>
      <w:bookmarkStart w:id="321" w:name="_Toc51147379"/>
      <w:r w:rsidRPr="005A75B9">
        <w:lastRenderedPageBreak/>
        <w:t>Appendix D</w:t>
      </w:r>
      <w:r w:rsidR="00BD469F" w:rsidRPr="005A75B9">
        <w:fldChar w:fldCharType="begin"/>
      </w:r>
      <w:r w:rsidR="006D5F73" w:rsidRPr="005A75B9">
        <w:instrText xml:space="preserve"> SEQ Appendix_D \* ARABIC </w:instrText>
      </w:r>
      <w:r w:rsidR="00BD469F" w:rsidRPr="005A75B9">
        <w:fldChar w:fldCharType="separate"/>
      </w:r>
      <w:r w:rsidR="008D0E59">
        <w:rPr>
          <w:noProof/>
        </w:rPr>
        <w:t>3</w:t>
      </w:r>
      <w:r w:rsidR="00BD469F" w:rsidRPr="005A75B9">
        <w:rPr>
          <w:noProof/>
        </w:rPr>
        <w:fldChar w:fldCharType="end"/>
      </w:r>
      <w:r w:rsidRPr="005A75B9">
        <w:t>.–</w:t>
      </w:r>
      <w:r w:rsidR="009A4335" w:rsidRPr="005A75B9">
        <w:t>Northern Southeast Outside Subregion</w:t>
      </w:r>
      <w:r w:rsidRPr="005A75B9">
        <w:t xml:space="preserve"> pink salmon.</w:t>
      </w:r>
      <w:bookmarkEnd w:id="320"/>
      <w:bookmarkEnd w:id="321"/>
    </w:p>
    <w:p w14:paraId="4A4A94B0" w14:textId="77777777" w:rsidR="007E1DE4" w:rsidRPr="007E1DE4" w:rsidRDefault="007E1DE4" w:rsidP="007E1DE4">
      <w:pPr>
        <w:rPr>
          <w:sz w:val="22"/>
          <w:szCs w:val="22"/>
        </w:rPr>
      </w:pPr>
      <w:r w:rsidRPr="007E1DE4">
        <w:rPr>
          <w:sz w:val="22"/>
          <w:szCs w:val="22"/>
        </w:rPr>
        <w:t xml:space="preserve">The Northern Southeast Outside Subregion comprises pink salmon stocks along the outer coasts of Chichagof and Baranof islands (District 13, excluding Peril Straits and Hoonah Sound subdistricts 51–59, which are considered part of the Northern Southeast Inside Subregion), and includes 41 pink salmon index streams. </w:t>
      </w:r>
    </w:p>
    <w:p w14:paraId="2A36FB61" w14:textId="0D8B69FE" w:rsidR="007E1DE4" w:rsidRPr="007E1DE4" w:rsidRDefault="007E1DE4" w:rsidP="007E1DE4">
      <w:pPr>
        <w:rPr>
          <w:sz w:val="22"/>
          <w:szCs w:val="22"/>
        </w:rPr>
      </w:pPr>
      <w:r w:rsidRPr="007E1DE4">
        <w:rPr>
          <w:b/>
          <w:bCs/>
          <w:sz w:val="22"/>
          <w:szCs w:val="22"/>
        </w:rPr>
        <w:t>Escapement Goals and Stock Status:</w:t>
      </w:r>
      <w:r w:rsidRPr="007E1DE4">
        <w:rPr>
          <w:sz w:val="22"/>
          <w:szCs w:val="22"/>
        </w:rPr>
        <w:t xml:space="preserve"> The department has maintained an annual index of the pink salmon escapement in Southeast Alaska, generated from aerial survey observations, conducted at intervals during most of the migration period. </w:t>
      </w:r>
      <w:proofErr w:type="spellStart"/>
      <w:r w:rsidRPr="007E1DE4">
        <w:rPr>
          <w:sz w:val="22"/>
          <w:szCs w:val="22"/>
        </w:rPr>
        <w:t>Zadina</w:t>
      </w:r>
      <w:proofErr w:type="spellEnd"/>
      <w:r w:rsidRPr="007E1DE4">
        <w:rPr>
          <w:sz w:val="22"/>
          <w:szCs w:val="22"/>
        </w:rPr>
        <w:t xml:space="preserve"> et al. (2004) developed biological escapement goals for Southeast Alaska pink salmon based on the “tabular approach” described by </w:t>
      </w:r>
      <w:proofErr w:type="spellStart"/>
      <w:r w:rsidRPr="007E1DE4">
        <w:rPr>
          <w:sz w:val="22"/>
          <w:szCs w:val="22"/>
        </w:rPr>
        <w:t>Hilborn</w:t>
      </w:r>
      <w:proofErr w:type="spellEnd"/>
      <w:r w:rsidRPr="007E1DE4">
        <w:rPr>
          <w:sz w:val="22"/>
          <w:szCs w:val="22"/>
        </w:rPr>
        <w:t xml:space="preserve"> and Walters (1992); a yield analysis that is useful for setting escapement goals when the form of the stock recruit relationship is not known. Heinl et al. (2008) updated the goals in 2009 using the same yield analysis. This yield analysis has been updated on a tri-annual basis in conjunction with the Alaska Board of Fisheries regulatory cycle, but no goal changes have been recommended since 2009 (Piston and Heinl 2011</w:t>
      </w:r>
      <w:r w:rsidR="00595B2D">
        <w:rPr>
          <w:sz w:val="22"/>
          <w:szCs w:val="22"/>
        </w:rPr>
        <w:t>a</w:t>
      </w:r>
      <w:r w:rsidRPr="007E1DE4">
        <w:rPr>
          <w:sz w:val="22"/>
          <w:szCs w:val="22"/>
        </w:rPr>
        <w:t>, 2014</w:t>
      </w:r>
      <w:r w:rsidR="00595B2D">
        <w:rPr>
          <w:sz w:val="22"/>
          <w:szCs w:val="22"/>
        </w:rPr>
        <w:t>b</w:t>
      </w:r>
      <w:r w:rsidRPr="007E1DE4">
        <w:rPr>
          <w:sz w:val="22"/>
          <w:szCs w:val="22"/>
        </w:rPr>
        <w:t>, 2018, 2020a). The current biological escapement goal range for pink salmon in the Northern Southeast Outside Subregion is 0.75–2.5 million index spawners, as measured by the sum of annual peak survey counts to the aggregate 41 index streams.</w:t>
      </w:r>
    </w:p>
    <w:p w14:paraId="182D76CA" w14:textId="1A56911B" w:rsidR="009A4335" w:rsidRPr="005A75B9" w:rsidRDefault="007E1DE4" w:rsidP="007E1DE4">
      <w:pPr>
        <w:rPr>
          <w:sz w:val="22"/>
          <w:szCs w:val="22"/>
        </w:rPr>
      </w:pPr>
      <w:r w:rsidRPr="007E1DE4">
        <w:rPr>
          <w:sz w:val="22"/>
          <w:szCs w:val="22"/>
        </w:rPr>
        <w:t>The harvest of pink salmon in the Northern Southeast Outside Subregion averaged 4.6 million fish per year over the past decade, 2010–2019, which was double the average harvest of 2.3 million fish in the 1990s and 2000s (Piston and Heinl 2020a). Record harvests of 7.1 and 11.2 million fish occurred in 2011 and 2013, respectively. The escapement index averaged 2.6 million over the past 10 years (2010–2019), an increase of 49% over the 1990s. From 2015 to 2019, escapement indices were within or above the escapement goal range in all years (and in all years since 1994; Appendix Figure D3).</w:t>
      </w:r>
      <w:r w:rsidR="009A4335" w:rsidRPr="005A75B9">
        <w:rPr>
          <w:sz w:val="22"/>
          <w:szCs w:val="22"/>
        </w:rPr>
        <w:t xml:space="preserve"> </w:t>
      </w:r>
    </w:p>
    <w:p w14:paraId="2332E7F2" w14:textId="77777777" w:rsidR="00CE78C3" w:rsidRPr="005A75B9" w:rsidRDefault="00CE78C3" w:rsidP="009A4335">
      <w:pPr>
        <w:rPr>
          <w:sz w:val="22"/>
          <w:szCs w:val="22"/>
        </w:rPr>
      </w:pPr>
    </w:p>
    <w:p w14:paraId="72F8EA1B" w14:textId="6C449E8E" w:rsidR="009A4335" w:rsidRPr="005A75B9" w:rsidRDefault="007E1DE4" w:rsidP="00090215">
      <w:pPr>
        <w:jc w:val="center"/>
      </w:pPr>
      <w:r w:rsidRPr="0083537D">
        <w:rPr>
          <w:noProof/>
        </w:rPr>
        <w:drawing>
          <wp:inline distT="0" distB="0" distL="0" distR="0" wp14:anchorId="1F83A866" wp14:editId="18E0105F">
            <wp:extent cx="4306824" cy="3118104"/>
            <wp:effectExtent l="19050" t="19050" r="17780"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06824" cy="3118104"/>
                    </a:xfrm>
                    <a:prstGeom prst="rect">
                      <a:avLst/>
                    </a:prstGeom>
                    <a:noFill/>
                    <a:ln w="6350">
                      <a:solidFill>
                        <a:sysClr val="windowText" lastClr="000000"/>
                      </a:solidFill>
                    </a:ln>
                  </pic:spPr>
                </pic:pic>
              </a:graphicData>
            </a:graphic>
          </wp:inline>
        </w:drawing>
      </w:r>
    </w:p>
    <w:p w14:paraId="5239FAAE" w14:textId="3027E53B" w:rsidR="002F4677" w:rsidRPr="005A75B9" w:rsidRDefault="006703A2" w:rsidP="006703A2">
      <w:pPr>
        <w:pStyle w:val="Caption"/>
      </w:pPr>
      <w:bookmarkStart w:id="322" w:name="_Toc395791362"/>
      <w:r w:rsidRPr="005A75B9">
        <w:t>Appendix Figure D</w:t>
      </w:r>
      <w:r w:rsidR="00BD469F" w:rsidRPr="005A75B9">
        <w:fldChar w:fldCharType="begin"/>
      </w:r>
      <w:r w:rsidR="006D5F73" w:rsidRPr="005A75B9">
        <w:instrText xml:space="preserve"> SEQ Appendix_Figure_D \* ARABIC </w:instrText>
      </w:r>
      <w:r w:rsidR="00BD469F" w:rsidRPr="005A75B9">
        <w:fldChar w:fldCharType="separate"/>
      </w:r>
      <w:r w:rsidR="008D0E59">
        <w:rPr>
          <w:noProof/>
        </w:rPr>
        <w:t>3</w:t>
      </w:r>
      <w:r w:rsidR="00BD469F" w:rsidRPr="005A75B9">
        <w:rPr>
          <w:noProof/>
        </w:rPr>
        <w:fldChar w:fldCharType="end"/>
      </w:r>
      <w:r w:rsidR="009A4335" w:rsidRPr="005A75B9">
        <w:t>.–Northern Southeast Outside Subregion</w:t>
      </w:r>
      <w:r w:rsidR="00B269D0" w:rsidRPr="005A75B9">
        <w:t xml:space="preserve"> pink salmon escapement index</w:t>
      </w:r>
      <w:r w:rsidR="009A4335" w:rsidRPr="005A75B9">
        <w:t>, 1960–</w:t>
      </w:r>
      <w:r w:rsidR="00646EE2" w:rsidRPr="005A75B9">
        <w:t>201</w:t>
      </w:r>
      <w:r w:rsidR="007E1DE4">
        <w:t>9</w:t>
      </w:r>
      <w:r w:rsidR="00B269D0" w:rsidRPr="005A75B9">
        <w:t xml:space="preserve">, and biological </w:t>
      </w:r>
      <w:r w:rsidR="009A4335" w:rsidRPr="005A75B9">
        <w:t>escapement goal range of 0.75</w:t>
      </w:r>
      <w:r w:rsidR="00B269D0" w:rsidRPr="005A75B9">
        <w:t>–</w:t>
      </w:r>
      <w:r w:rsidR="009A4335" w:rsidRPr="005A75B9">
        <w:t xml:space="preserve">2.5 million index </w:t>
      </w:r>
      <w:r w:rsidR="00B269D0" w:rsidRPr="005A75B9">
        <w:t>fish</w:t>
      </w:r>
      <w:r w:rsidR="009A4335" w:rsidRPr="005A75B9">
        <w:t>.</w:t>
      </w:r>
      <w:bookmarkEnd w:id="322"/>
    </w:p>
    <w:p w14:paraId="1552BC35" w14:textId="77777777" w:rsidR="00462DD6" w:rsidRPr="005A75B9" w:rsidRDefault="00462DD6" w:rsidP="007043F0"/>
    <w:p w14:paraId="220AEC50" w14:textId="77777777" w:rsidR="00462DD6" w:rsidRPr="005A75B9" w:rsidRDefault="00462DD6" w:rsidP="00462DD6">
      <w:pPr>
        <w:pStyle w:val="Heading1"/>
        <w:spacing w:before="4000"/>
      </w:pPr>
      <w:r w:rsidRPr="005A75B9">
        <w:br w:type="page"/>
      </w:r>
      <w:bookmarkStart w:id="323" w:name="_Toc51147325"/>
      <w:r w:rsidRPr="005A75B9">
        <w:lastRenderedPageBreak/>
        <w:t>Appendix E.</w:t>
      </w:r>
      <w:r w:rsidRPr="005A75B9">
        <w:br/>
      </w:r>
      <w:r w:rsidR="001C376E" w:rsidRPr="005A75B9">
        <w:t>Chum</w:t>
      </w:r>
      <w:r w:rsidRPr="005A75B9">
        <w:t xml:space="preserve"> Salmon</w:t>
      </w:r>
      <w:r w:rsidR="00BC5282" w:rsidRPr="005A75B9">
        <w:t xml:space="preserve"> Escapement Goal Performance</w:t>
      </w:r>
      <w:bookmarkEnd w:id="323"/>
    </w:p>
    <w:p w14:paraId="18186F3D" w14:textId="77777777" w:rsidR="00462DD6" w:rsidRPr="005A75B9" w:rsidRDefault="00462DD6" w:rsidP="00462DD6">
      <w:pPr>
        <w:pStyle w:val="Caption"/>
        <w:sectPr w:rsidR="00462DD6" w:rsidRPr="005A75B9" w:rsidSect="00106844">
          <w:pgSz w:w="12240" w:h="15840" w:code="1"/>
          <w:pgMar w:top="1440" w:right="1440" w:bottom="1440" w:left="1440" w:header="720" w:footer="547" w:gutter="0"/>
          <w:cols w:space="432"/>
          <w:formProt w:val="0"/>
        </w:sectPr>
      </w:pPr>
    </w:p>
    <w:p w14:paraId="7C703725" w14:textId="39D1650B" w:rsidR="001C376E" w:rsidRPr="005A75B9" w:rsidRDefault="00C35E77" w:rsidP="00AF16C2">
      <w:pPr>
        <w:pStyle w:val="Caption"/>
        <w:pBdr>
          <w:bottom w:val="single" w:sz="4" w:space="1" w:color="auto"/>
        </w:pBdr>
      </w:pPr>
      <w:bookmarkStart w:id="324" w:name="_Toc51147380"/>
      <w:r>
        <w:lastRenderedPageBreak/>
        <w:t>Appendix E</w:t>
      </w:r>
      <w:r w:rsidR="00C0127A">
        <w:rPr>
          <w:noProof/>
        </w:rPr>
        <w:fldChar w:fldCharType="begin"/>
      </w:r>
      <w:r w:rsidR="00C0127A">
        <w:rPr>
          <w:noProof/>
        </w:rPr>
        <w:instrText xml:space="preserve"> SEQ Appendix_E \* ARABIC </w:instrText>
      </w:r>
      <w:r w:rsidR="00C0127A">
        <w:rPr>
          <w:noProof/>
        </w:rPr>
        <w:fldChar w:fldCharType="separate"/>
      </w:r>
      <w:r w:rsidR="008D0E59">
        <w:rPr>
          <w:noProof/>
        </w:rPr>
        <w:t>1</w:t>
      </w:r>
      <w:r w:rsidR="00C0127A">
        <w:rPr>
          <w:noProof/>
        </w:rPr>
        <w:fldChar w:fldCharType="end"/>
      </w:r>
      <w:r w:rsidR="001C376E" w:rsidRPr="005A75B9">
        <w:t>.–Southern Southeast Subregion summer-run chum salmon.</w:t>
      </w:r>
      <w:bookmarkEnd w:id="324"/>
    </w:p>
    <w:p w14:paraId="57BA92C9" w14:textId="77777777" w:rsidR="005D4D54" w:rsidRPr="005D4D54" w:rsidRDefault="005D4D54" w:rsidP="005D4D54">
      <w:pPr>
        <w:rPr>
          <w:sz w:val="22"/>
          <w:szCs w:val="22"/>
        </w:rPr>
      </w:pPr>
      <w:r w:rsidRPr="005D4D54">
        <w:rPr>
          <w:sz w:val="22"/>
          <w:szCs w:val="22"/>
        </w:rPr>
        <w:t xml:space="preserve">The Southern Southeast Subregion includes 15 summer-run chum salmon index streams located on the islands and mainland of Southeast Alaska from Sumner Strait south to Dixon entrance. </w:t>
      </w:r>
    </w:p>
    <w:p w14:paraId="47EC71AB" w14:textId="2B9E0A0E" w:rsidR="001C376E" w:rsidRPr="005A75B9" w:rsidRDefault="005D4D54" w:rsidP="005D4D54">
      <w:r w:rsidRPr="005D4D54">
        <w:rPr>
          <w:b/>
          <w:bCs/>
          <w:sz w:val="22"/>
          <w:szCs w:val="22"/>
        </w:rPr>
        <w:t>Escapement Goals and Stock Status:</w:t>
      </w:r>
      <w:r w:rsidRPr="005D4D54">
        <w:rPr>
          <w:sz w:val="22"/>
          <w:szCs w:val="22"/>
        </w:rPr>
        <w:t xml:space="preserve"> The current lower bound sustainable escapement goal of 62,000 chum salmon counted on peak surveys to the aggregate set of index streams was established in 2015, based on the 25th percentile of historical escapement data (Piston and Heinl 2017). The goal is a lower bound sustainable escapement goal, rather than an escapement goal range, because summer-run chum salmon are harvested in mixed stock commercial fisheries and their escapements cannot be effectively managed to fall within a range. Escapement indices were at low levels during the mid-1960s to late 1970s, exhibited an increasing trend into the 1990s, and have generally remained above goal over the past two decades, with the exception of poor escapement years 2008–2010 and 2014. From 2015 to 2019, escapement indices were above the lower bound sustainable escapement goal in each year (Piston and Heinl 2020b; Appendix Figure E1).</w:t>
      </w:r>
    </w:p>
    <w:p w14:paraId="54D19A97" w14:textId="77777777" w:rsidR="001C376E" w:rsidRPr="005A75B9" w:rsidRDefault="001C376E" w:rsidP="001C376E">
      <w:pPr>
        <w:rPr>
          <w:sz w:val="22"/>
          <w:szCs w:val="22"/>
        </w:rPr>
      </w:pPr>
    </w:p>
    <w:p w14:paraId="08247B29" w14:textId="00A92613" w:rsidR="001C376E" w:rsidRPr="005A75B9" w:rsidRDefault="005D4D54" w:rsidP="001C376E">
      <w:pPr>
        <w:jc w:val="center"/>
        <w:rPr>
          <w:sz w:val="22"/>
          <w:szCs w:val="22"/>
        </w:rPr>
      </w:pPr>
      <w:r w:rsidRPr="0083537D">
        <w:rPr>
          <w:noProof/>
        </w:rPr>
        <w:drawing>
          <wp:inline distT="0" distB="0" distL="0" distR="0" wp14:anchorId="74265D5F" wp14:editId="7ED907BC">
            <wp:extent cx="4379976" cy="3172968"/>
            <wp:effectExtent l="19050" t="19050" r="20955" b="279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7A95815F" w14:textId="01DDAAD0" w:rsidR="001C376E" w:rsidRPr="005A75B9" w:rsidRDefault="001C1E16" w:rsidP="001C1E16">
      <w:pPr>
        <w:pStyle w:val="Caption"/>
      </w:pPr>
      <w:bookmarkStart w:id="325" w:name="_Toc395791339"/>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1</w:t>
      </w:r>
      <w:r w:rsidR="00BD469F" w:rsidRPr="005A75B9">
        <w:rPr>
          <w:noProof/>
        </w:rPr>
        <w:fldChar w:fldCharType="end"/>
      </w:r>
      <w:r w:rsidR="001C376E" w:rsidRPr="005A75B9">
        <w:t>.–Southern Southeast Subregion summer-run chum salmon escapement index (peak aerial and foot surveys), 1960–</w:t>
      </w:r>
      <w:r w:rsidR="00917069" w:rsidRPr="005A75B9">
        <w:t>201</w:t>
      </w:r>
      <w:r w:rsidR="005D4D54">
        <w:t>9</w:t>
      </w:r>
      <w:r w:rsidR="00BA4B55">
        <w:t xml:space="preserve">, and lower </w:t>
      </w:r>
      <w:r w:rsidR="001C376E" w:rsidRPr="005A75B9">
        <w:t xml:space="preserve">bound sustainable escapement goal of </w:t>
      </w:r>
      <w:r w:rsidR="00917069">
        <w:t>62</w:t>
      </w:r>
      <w:r w:rsidR="001C376E" w:rsidRPr="005A75B9">
        <w:t>,000 fish.</w:t>
      </w:r>
      <w:bookmarkEnd w:id="325"/>
    </w:p>
    <w:p w14:paraId="5F0CE25C" w14:textId="493D3300" w:rsidR="001C376E" w:rsidRPr="005A75B9" w:rsidRDefault="001C376E" w:rsidP="00AF16C2">
      <w:pPr>
        <w:pStyle w:val="Caption"/>
        <w:pBdr>
          <w:bottom w:val="single" w:sz="4" w:space="1" w:color="auto"/>
        </w:pBdr>
      </w:pPr>
      <w:r w:rsidRPr="005A75B9">
        <w:br w:type="page"/>
      </w:r>
      <w:bookmarkStart w:id="326" w:name="_Toc395791340"/>
      <w:bookmarkStart w:id="327" w:name="_Toc51147381"/>
      <w:r w:rsidRPr="004E751B">
        <w:lastRenderedPageBreak/>
        <w:t>Appendix E</w:t>
      </w:r>
      <w:r w:rsidR="00BD469F" w:rsidRPr="004E751B">
        <w:fldChar w:fldCharType="begin"/>
      </w:r>
      <w:r w:rsidR="006D5F73" w:rsidRPr="004E751B">
        <w:instrText xml:space="preserve"> SEQ Appendix_E \* ARABIC </w:instrText>
      </w:r>
      <w:r w:rsidR="00BD469F" w:rsidRPr="004E751B">
        <w:rPr>
          <w:noProof/>
        </w:rPr>
        <w:fldChar w:fldCharType="separate"/>
      </w:r>
      <w:r w:rsidR="008D0E59">
        <w:rPr>
          <w:noProof/>
        </w:rPr>
        <w:t>2</w:t>
      </w:r>
      <w:r w:rsidR="00BD469F" w:rsidRPr="004E751B">
        <w:rPr>
          <w:noProof/>
        </w:rPr>
        <w:fldChar w:fldCharType="end"/>
      </w:r>
      <w:r w:rsidRPr="004E751B">
        <w:t>.–Northern Southeast Inside Subregion summer-run chum salmon.</w:t>
      </w:r>
      <w:bookmarkEnd w:id="326"/>
      <w:bookmarkEnd w:id="327"/>
    </w:p>
    <w:p w14:paraId="1912F340" w14:textId="77777777" w:rsidR="005D4D54" w:rsidRPr="005D4D54" w:rsidRDefault="005D4D54" w:rsidP="005D4D54">
      <w:pPr>
        <w:rPr>
          <w:sz w:val="22"/>
          <w:szCs w:val="22"/>
        </w:rPr>
      </w:pPr>
      <w:r w:rsidRPr="005D4D54">
        <w:rPr>
          <w:sz w:val="22"/>
          <w:szCs w:val="22"/>
        </w:rPr>
        <w:t>The Northern Southeast Inside Subregion includes 63 summer-run chum salmon index streams located on the inside waters of Southeast Alaska north of Sumner Strait.</w:t>
      </w:r>
    </w:p>
    <w:p w14:paraId="3169C3D8" w14:textId="070A9F11" w:rsidR="00113B16" w:rsidRDefault="005D4D54" w:rsidP="005D4D54">
      <w:pPr>
        <w:rPr>
          <w:sz w:val="22"/>
          <w:szCs w:val="22"/>
        </w:rPr>
      </w:pPr>
      <w:r w:rsidRPr="005D4D54">
        <w:rPr>
          <w:b/>
          <w:bCs/>
          <w:sz w:val="22"/>
          <w:szCs w:val="22"/>
        </w:rPr>
        <w:t>Escapement Goals and Stock Status:</w:t>
      </w:r>
      <w:r w:rsidRPr="005D4D54">
        <w:rPr>
          <w:sz w:val="22"/>
          <w:szCs w:val="22"/>
        </w:rPr>
        <w:t xml:space="preserve"> The current lower bound sustainable escapement goal of 107,000 chum salmon counted on peak surveys to the aggregate set of index streams was established in 2018, based on the 25th percentile of historical escapement data (Piston and Heinl 2017). The goal is a lower bound sustainable escapement goal, rather than an escapement goal range, because summer-run chum salmon are harvested in mixed stock commercial fisheries and their escapements cannot be effectively managed to fall within a range. Escapement indices were at high levels in the 1960s, then declined to low levels in the 1970s–1980s. The escapement index trended upward into the late 1990s, trended downward through 2010, and has fluctuated considerably since that time. From 2015 to 2019, escapement indices were below the lower bound sustainable escapement goal in 1 of 5 years (Piston and Heinl 2020b; Appendix Figure E2).</w:t>
      </w:r>
    </w:p>
    <w:p w14:paraId="418B12E8" w14:textId="77777777" w:rsidR="001D0487" w:rsidRPr="005A75B9" w:rsidRDefault="001D0487" w:rsidP="001C376E">
      <w:pPr>
        <w:rPr>
          <w:sz w:val="22"/>
          <w:szCs w:val="22"/>
        </w:rPr>
      </w:pPr>
    </w:p>
    <w:p w14:paraId="0F61152B" w14:textId="7451FEE6" w:rsidR="001C376E" w:rsidRPr="005A75B9" w:rsidRDefault="005D4D54" w:rsidP="001C376E">
      <w:pPr>
        <w:jc w:val="center"/>
      </w:pPr>
      <w:r w:rsidRPr="0083537D">
        <w:rPr>
          <w:noProof/>
        </w:rPr>
        <w:drawing>
          <wp:inline distT="0" distB="0" distL="0" distR="0" wp14:anchorId="08ACC3FB" wp14:editId="66E72290">
            <wp:extent cx="4379976" cy="3172968"/>
            <wp:effectExtent l="19050" t="19050" r="20955" b="279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1A75BFA8" w14:textId="1B1FBA84" w:rsidR="001C376E" w:rsidRDefault="001C1E16" w:rsidP="001C376E">
      <w:pPr>
        <w:pStyle w:val="Caption"/>
      </w:pPr>
      <w:bookmarkStart w:id="328" w:name="_Toc395791341"/>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2</w:t>
      </w:r>
      <w:r w:rsidR="00BD469F" w:rsidRPr="005A75B9">
        <w:rPr>
          <w:noProof/>
        </w:rPr>
        <w:fldChar w:fldCharType="end"/>
      </w:r>
      <w:r w:rsidR="001C376E" w:rsidRPr="005A75B9">
        <w:t>.–</w:t>
      </w:r>
      <w:bookmarkEnd w:id="328"/>
      <w:r w:rsidR="005D4D54" w:rsidRPr="005D4D54">
        <w:t>Northern Southeast Inside Subregion summer-run chum salmon escapement index (peak aerial and foot surveys), 1960–2019, and lower bound sustainable escapement goal of 107,000 fish.</w:t>
      </w:r>
    </w:p>
    <w:p w14:paraId="324649E1" w14:textId="0A7EF84F" w:rsidR="001C376E" w:rsidRPr="005A75B9" w:rsidRDefault="001C376E" w:rsidP="00AF16C2">
      <w:pPr>
        <w:pStyle w:val="Caption"/>
        <w:pBdr>
          <w:bottom w:val="single" w:sz="4" w:space="1" w:color="auto"/>
        </w:pBdr>
      </w:pPr>
      <w:r w:rsidRPr="005A75B9">
        <w:br w:type="page"/>
      </w:r>
      <w:bookmarkStart w:id="329" w:name="_Toc395791342"/>
      <w:bookmarkStart w:id="330" w:name="_Toc51147382"/>
      <w:r w:rsidRPr="005A75B9">
        <w:lastRenderedPageBreak/>
        <w:t>Appendix E</w:t>
      </w:r>
      <w:r w:rsidR="00BD469F" w:rsidRPr="005A75B9">
        <w:fldChar w:fldCharType="begin"/>
      </w:r>
      <w:r w:rsidR="006D5F73" w:rsidRPr="005A75B9">
        <w:instrText xml:space="preserve"> SEQ Appendix_E \* ARABIC </w:instrText>
      </w:r>
      <w:r w:rsidR="00BD469F" w:rsidRPr="005A75B9">
        <w:fldChar w:fldCharType="separate"/>
      </w:r>
      <w:r w:rsidR="008D0E59">
        <w:rPr>
          <w:noProof/>
        </w:rPr>
        <w:t>3</w:t>
      </w:r>
      <w:r w:rsidR="00BD469F" w:rsidRPr="005A75B9">
        <w:rPr>
          <w:noProof/>
        </w:rPr>
        <w:fldChar w:fldCharType="end"/>
      </w:r>
      <w:r w:rsidRPr="005A75B9">
        <w:t>.–Northern Southeast Outside Subregion summer-run chum salmon.</w:t>
      </w:r>
      <w:bookmarkEnd w:id="329"/>
      <w:bookmarkEnd w:id="330"/>
    </w:p>
    <w:p w14:paraId="46F1C79C" w14:textId="77777777" w:rsidR="005D4D54" w:rsidRPr="005D4D54" w:rsidRDefault="005D4D54" w:rsidP="005D4D54">
      <w:pPr>
        <w:rPr>
          <w:sz w:val="22"/>
          <w:szCs w:val="22"/>
        </w:rPr>
      </w:pPr>
      <w:r w:rsidRPr="005D4D54">
        <w:rPr>
          <w:sz w:val="22"/>
          <w:szCs w:val="22"/>
        </w:rPr>
        <w:t>The Northern Southeast Outside Subregion includes nine summer-run chum salmon index streams on the outside waters of Chichagof and Baranof islands in northern Southeast Alaska.</w:t>
      </w:r>
    </w:p>
    <w:p w14:paraId="3435B0A7" w14:textId="44838164" w:rsidR="001C376E" w:rsidRPr="005A75B9" w:rsidRDefault="005D4D54" w:rsidP="005D4D54">
      <w:pPr>
        <w:rPr>
          <w:sz w:val="22"/>
          <w:szCs w:val="22"/>
        </w:rPr>
      </w:pPr>
      <w:r w:rsidRPr="005D4D54">
        <w:rPr>
          <w:b/>
          <w:bCs/>
          <w:sz w:val="22"/>
          <w:szCs w:val="22"/>
        </w:rPr>
        <w:t>Escapement Goals and Stock Status:</w:t>
      </w:r>
      <w:r w:rsidRPr="005D4D54">
        <w:rPr>
          <w:sz w:val="22"/>
          <w:szCs w:val="22"/>
        </w:rPr>
        <w:t xml:space="preserve"> The current lower bound sustainable escapement goal of 25,000 chum salmon counted on peak surveys to the aggregate set of index streams was established in 2015, based on the 25th percentile of historical escapement data (Piston and Heinl 2017). The goal is a lower bound sustainable escapement goal, rather than a range, because summer-run chum salmon are harvested in mixed stock commercial fisheries and their escapements cannot be effectively managed to fall within a range. From 2015 to 2019, escapement indices were below the lower bound sustainable escapement goal in 2 of 5 years (Piston and Heinl 2020b; Appendix Figure E3).</w:t>
      </w:r>
    </w:p>
    <w:p w14:paraId="0AC6BE61" w14:textId="77777777" w:rsidR="001C376E" w:rsidRPr="005A75B9" w:rsidRDefault="001C376E" w:rsidP="001C376E">
      <w:pPr>
        <w:rPr>
          <w:sz w:val="22"/>
          <w:szCs w:val="22"/>
        </w:rPr>
      </w:pPr>
    </w:p>
    <w:p w14:paraId="05823C33" w14:textId="553C636D" w:rsidR="001C376E" w:rsidRPr="005A75B9" w:rsidRDefault="005D4D54" w:rsidP="001C376E">
      <w:pPr>
        <w:jc w:val="center"/>
      </w:pPr>
      <w:r w:rsidRPr="0083537D">
        <w:rPr>
          <w:noProof/>
        </w:rPr>
        <w:drawing>
          <wp:inline distT="0" distB="0" distL="0" distR="0" wp14:anchorId="08BF398C" wp14:editId="2B0F6762">
            <wp:extent cx="4379976" cy="3172968"/>
            <wp:effectExtent l="19050" t="19050" r="20955" b="279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704C2367" w14:textId="73D6FB7C" w:rsidR="001C376E" w:rsidRPr="005A75B9" w:rsidRDefault="001C1E16" w:rsidP="001C376E">
      <w:pPr>
        <w:pStyle w:val="Caption"/>
      </w:pPr>
      <w:bookmarkStart w:id="331" w:name="_Toc395791343"/>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3</w:t>
      </w:r>
      <w:r w:rsidR="00BD469F" w:rsidRPr="005A75B9">
        <w:rPr>
          <w:noProof/>
        </w:rPr>
        <w:fldChar w:fldCharType="end"/>
      </w:r>
      <w:r w:rsidR="001C376E" w:rsidRPr="005A75B9">
        <w:t>.–Northern Southeast Outside Subregion summer-run chum salmon escapement index (peak aerial and foot surveys), 1982–</w:t>
      </w:r>
      <w:r w:rsidR="00DA0DB5" w:rsidRPr="005A75B9">
        <w:t>201</w:t>
      </w:r>
      <w:r w:rsidR="005D4D54">
        <w:t>9</w:t>
      </w:r>
      <w:r w:rsidR="001C376E" w:rsidRPr="005A75B9">
        <w:t>, and lower</w:t>
      </w:r>
      <w:r w:rsidR="00ED223C">
        <w:t xml:space="preserve"> </w:t>
      </w:r>
      <w:r w:rsidR="001C376E" w:rsidRPr="005A75B9">
        <w:t xml:space="preserve">bound sustainable escapement goal of </w:t>
      </w:r>
      <w:r w:rsidR="00DA0DB5">
        <w:t>25</w:t>
      </w:r>
      <w:r w:rsidR="001C376E" w:rsidRPr="005A75B9">
        <w:t>,000 fish.</w:t>
      </w:r>
      <w:bookmarkEnd w:id="331"/>
    </w:p>
    <w:p w14:paraId="27BD3FAF" w14:textId="0C79D82E" w:rsidR="001C376E" w:rsidRPr="005A75B9" w:rsidRDefault="001C376E" w:rsidP="00AF16C2">
      <w:pPr>
        <w:pStyle w:val="Caption"/>
        <w:pBdr>
          <w:bottom w:val="single" w:sz="4" w:space="1" w:color="auto"/>
        </w:pBdr>
      </w:pPr>
      <w:r w:rsidRPr="005A75B9">
        <w:br w:type="page"/>
      </w:r>
      <w:bookmarkStart w:id="332" w:name="_Toc395791344"/>
      <w:bookmarkStart w:id="333" w:name="_Toc51147383"/>
      <w:r w:rsidRPr="005A75B9">
        <w:lastRenderedPageBreak/>
        <w:t>Appendix E</w:t>
      </w:r>
      <w:r w:rsidR="00BD469F" w:rsidRPr="005A75B9">
        <w:fldChar w:fldCharType="begin"/>
      </w:r>
      <w:r w:rsidR="006D5F73" w:rsidRPr="005A75B9">
        <w:instrText xml:space="preserve"> SEQ Appendix_E \* ARABIC </w:instrText>
      </w:r>
      <w:r w:rsidR="00BD469F" w:rsidRPr="005A75B9">
        <w:fldChar w:fldCharType="separate"/>
      </w:r>
      <w:r w:rsidR="008D0E59">
        <w:rPr>
          <w:noProof/>
        </w:rPr>
        <w:t>4</w:t>
      </w:r>
      <w:r w:rsidR="00BD469F" w:rsidRPr="005A75B9">
        <w:rPr>
          <w:noProof/>
        </w:rPr>
        <w:fldChar w:fldCharType="end"/>
      </w:r>
      <w:r w:rsidRPr="005A75B9">
        <w:t>.–Cholmondeley Sound fall-run chum salmon.</w:t>
      </w:r>
      <w:bookmarkEnd w:id="332"/>
      <w:bookmarkEnd w:id="333"/>
    </w:p>
    <w:p w14:paraId="0CE8B0F0" w14:textId="05A1B5A5" w:rsidR="00FB3FFC" w:rsidRPr="00FB3FFC" w:rsidRDefault="00FB3FFC" w:rsidP="00FB3FFC">
      <w:pPr>
        <w:rPr>
          <w:sz w:val="22"/>
          <w:szCs w:val="22"/>
        </w:rPr>
      </w:pPr>
      <w:r w:rsidRPr="00FB3FFC">
        <w:rPr>
          <w:sz w:val="22"/>
          <w:szCs w:val="22"/>
        </w:rPr>
        <w:t>Disappearance and Lagoon creeks, located approximately 40 km west of Ketchikan, on Prince of Wales Island, are the two most productive fall-run chum salmon systems in Cholmondeley Sound. Cholmondeley Sound fall-run chum salmon support a terminal commercial purse seine fishery (statistical area 102-40) that has historically provided commercial fishermen with a valuable opportunity to extend the fishing season beyond the directed pink salmon purse seine season that typically ends in late August (Piston and Heinl 2014</w:t>
      </w:r>
      <w:r w:rsidR="00595B2D">
        <w:rPr>
          <w:sz w:val="22"/>
          <w:szCs w:val="22"/>
        </w:rPr>
        <w:t>a</w:t>
      </w:r>
      <w:r w:rsidRPr="00FB3FFC">
        <w:rPr>
          <w:sz w:val="22"/>
          <w:szCs w:val="22"/>
        </w:rPr>
        <w:t>). Escapements have been assessed annually through aerial surveys since 1980.</w:t>
      </w:r>
    </w:p>
    <w:p w14:paraId="31203358" w14:textId="55D8AFCB" w:rsidR="001C376E" w:rsidRDefault="00FB3FFC" w:rsidP="00FB3FFC">
      <w:pPr>
        <w:rPr>
          <w:sz w:val="22"/>
          <w:szCs w:val="22"/>
        </w:rPr>
      </w:pPr>
      <w:r w:rsidRPr="00FB3FFC">
        <w:rPr>
          <w:b/>
          <w:bCs/>
          <w:sz w:val="22"/>
          <w:szCs w:val="22"/>
        </w:rPr>
        <w:t>Escapement Goals and Stock Status:</w:t>
      </w:r>
      <w:r w:rsidRPr="00FB3FFC">
        <w:rPr>
          <w:sz w:val="22"/>
          <w:szCs w:val="22"/>
        </w:rPr>
        <w:t xml:space="preserve"> In 2009, ADF&amp;G established a sustainable escapement goal range of 30,000–48,000 chum salmon counted on combined peak aerial surveys at Disappearance and Lagoon creeks, based on the 25th and 75th percentiles of historical escapement data (Eggers and Heinl 2008; Piston and Heinl 2017). From 2015 to 2019, escapement indices were below the sustainable escapement goal range in 1 of 5 years (Appendix Figure E4; Piston and Heinl 2020b).</w:t>
      </w:r>
    </w:p>
    <w:p w14:paraId="3B5E8F16" w14:textId="77777777" w:rsidR="001D0487" w:rsidRPr="005A75B9" w:rsidRDefault="001D0487" w:rsidP="001C376E">
      <w:pPr>
        <w:rPr>
          <w:sz w:val="22"/>
          <w:szCs w:val="22"/>
        </w:rPr>
      </w:pPr>
    </w:p>
    <w:p w14:paraId="35A409D9" w14:textId="0154A70A" w:rsidR="001C376E" w:rsidRPr="005A75B9" w:rsidRDefault="00FB3FFC" w:rsidP="001C376E">
      <w:pPr>
        <w:jc w:val="center"/>
        <w:rPr>
          <w:sz w:val="22"/>
          <w:szCs w:val="22"/>
        </w:rPr>
      </w:pPr>
      <w:r w:rsidRPr="0083537D">
        <w:rPr>
          <w:noProof/>
        </w:rPr>
        <w:drawing>
          <wp:inline distT="0" distB="0" distL="0" distR="0" wp14:anchorId="2798DF4F" wp14:editId="2EBBA7C7">
            <wp:extent cx="4379976" cy="3172968"/>
            <wp:effectExtent l="19050" t="19050" r="20955" b="279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711A8EEA" w14:textId="1283AD61" w:rsidR="001C376E" w:rsidRPr="005A75B9" w:rsidRDefault="001C1E16" w:rsidP="001C376E">
      <w:pPr>
        <w:pStyle w:val="Caption"/>
      </w:pPr>
      <w:bookmarkStart w:id="334" w:name="_Toc395791345"/>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4</w:t>
      </w:r>
      <w:r w:rsidR="00BD469F" w:rsidRPr="005A75B9">
        <w:rPr>
          <w:noProof/>
        </w:rPr>
        <w:fldChar w:fldCharType="end"/>
      </w:r>
      <w:r w:rsidR="001C376E" w:rsidRPr="005A75B9">
        <w:t>.–Cholmondeley Sound fall-run chum salmon escapement index (peak aerial surveys), 1980–</w:t>
      </w:r>
      <w:r w:rsidR="00DA0DB5" w:rsidRPr="005A75B9">
        <w:t>201</w:t>
      </w:r>
      <w:r w:rsidR="00FB3FFC">
        <w:t>9</w:t>
      </w:r>
      <w:r w:rsidR="001C376E" w:rsidRPr="005A75B9">
        <w:t>, and sustainable escapement goal range of 30,000–48,000 fish.</w:t>
      </w:r>
      <w:bookmarkEnd w:id="334"/>
    </w:p>
    <w:p w14:paraId="75B87747" w14:textId="0D56E296" w:rsidR="001C376E" w:rsidRPr="005A75B9" w:rsidRDefault="001C376E" w:rsidP="00AF16C2">
      <w:pPr>
        <w:pStyle w:val="Caption"/>
        <w:pBdr>
          <w:bottom w:val="single" w:sz="4" w:space="1" w:color="auto"/>
        </w:pBdr>
        <w:rPr>
          <w:szCs w:val="22"/>
        </w:rPr>
      </w:pPr>
      <w:r w:rsidRPr="005A75B9">
        <w:rPr>
          <w:szCs w:val="22"/>
        </w:rPr>
        <w:br w:type="page"/>
      </w:r>
      <w:bookmarkStart w:id="335" w:name="_Toc395791346"/>
      <w:bookmarkStart w:id="336" w:name="_Toc51147384"/>
      <w:r w:rsidRPr="005A75B9">
        <w:lastRenderedPageBreak/>
        <w:t>Appendix E</w:t>
      </w:r>
      <w:r w:rsidR="00BD469F" w:rsidRPr="005A75B9">
        <w:fldChar w:fldCharType="begin"/>
      </w:r>
      <w:r w:rsidR="006D5F73" w:rsidRPr="005A75B9">
        <w:instrText xml:space="preserve"> SEQ Appendix_E \* ARABIC </w:instrText>
      </w:r>
      <w:r w:rsidR="00BD469F" w:rsidRPr="005A75B9">
        <w:fldChar w:fldCharType="separate"/>
      </w:r>
      <w:r w:rsidR="008D0E59">
        <w:rPr>
          <w:noProof/>
        </w:rPr>
        <w:t>5</w:t>
      </w:r>
      <w:r w:rsidR="00BD469F" w:rsidRPr="005A75B9">
        <w:rPr>
          <w:noProof/>
        </w:rPr>
        <w:fldChar w:fldCharType="end"/>
      </w:r>
      <w:r w:rsidRPr="005A75B9">
        <w:t>.–Port Camden fall-run chum salmon.</w:t>
      </w:r>
      <w:bookmarkEnd w:id="335"/>
      <w:bookmarkEnd w:id="336"/>
    </w:p>
    <w:p w14:paraId="18EF988A" w14:textId="77777777" w:rsidR="00FB3FFC" w:rsidRPr="00FB3FFC" w:rsidRDefault="00FB3FFC" w:rsidP="00FB3FFC">
      <w:pPr>
        <w:rPr>
          <w:sz w:val="22"/>
          <w:szCs w:val="22"/>
        </w:rPr>
      </w:pPr>
      <w:r w:rsidRPr="00FB3FFC">
        <w:rPr>
          <w:sz w:val="22"/>
          <w:szCs w:val="22"/>
        </w:rPr>
        <w:t>Port Camden (</w:t>
      </w:r>
      <w:proofErr w:type="spellStart"/>
      <w:r w:rsidRPr="00FB3FFC">
        <w:rPr>
          <w:sz w:val="22"/>
          <w:szCs w:val="22"/>
        </w:rPr>
        <w:t>Kuiu</w:t>
      </w:r>
      <w:proofErr w:type="spellEnd"/>
      <w:r w:rsidRPr="00FB3FFC">
        <w:rPr>
          <w:sz w:val="22"/>
          <w:szCs w:val="22"/>
        </w:rPr>
        <w:t xml:space="preserve"> Island) fall-run chum salmon have been harvested in a terminal commercial purse seine fishery (statistical area 109-43) in years when run strength appeared adequate to provide a harvest of fish surplus to escapement needs. Management of the Port Camden stock is based on aerial surveys conducted annually since the early 1960s at each of the two primary fall-run chum salmon streams, Port Camden South Head Creek and Port Camden West Head Creek. Both are relatively short streams in terms of spawning habitat; chum salmon runs average slightly smaller in the west head creek and run timing is about 10–14 days later than in the south head creek (Eggers and Heinl 2008).</w:t>
      </w:r>
    </w:p>
    <w:p w14:paraId="5CAB82CC" w14:textId="3ABBA7FF" w:rsidR="001C376E" w:rsidRPr="005A75B9" w:rsidRDefault="00FB3FFC" w:rsidP="00FB3FFC">
      <w:pPr>
        <w:rPr>
          <w:sz w:val="22"/>
          <w:szCs w:val="22"/>
        </w:rPr>
      </w:pPr>
      <w:r w:rsidRPr="00FB3FFC">
        <w:rPr>
          <w:b/>
          <w:bCs/>
          <w:sz w:val="22"/>
          <w:szCs w:val="22"/>
        </w:rPr>
        <w:t>Escapement Goals and Stock Status:</w:t>
      </w:r>
      <w:r w:rsidRPr="00FB3FFC">
        <w:rPr>
          <w:sz w:val="22"/>
          <w:szCs w:val="22"/>
        </w:rPr>
        <w:t xml:space="preserve"> In 2009, ADF&amp;G established a sustainable escapement goal range of 2,000–7,000 chum salmon counted on combined peak aerial surveys at Port Camden South Head and Port Camden West Head creeks, based on the 25th and 75th percentiles of historical escapement data (Eggers and Heinl 2008; Piston and Heinl 2017). From 2015 to 2019, escapement indices were below the sustainable escapement goal range in 1 of 5 years (Appendix Figure E5; Piston and Heinl 2020b).</w:t>
      </w:r>
    </w:p>
    <w:p w14:paraId="3AC5B65C" w14:textId="77777777" w:rsidR="001C376E" w:rsidRPr="005A75B9" w:rsidRDefault="001C376E" w:rsidP="001C376E">
      <w:pPr>
        <w:rPr>
          <w:sz w:val="22"/>
          <w:szCs w:val="22"/>
        </w:rPr>
      </w:pPr>
    </w:p>
    <w:p w14:paraId="4DF1B0A0" w14:textId="3BD6A8EC" w:rsidR="001C376E" w:rsidRPr="005A75B9" w:rsidRDefault="00FB3FFC" w:rsidP="001C376E">
      <w:pPr>
        <w:jc w:val="center"/>
        <w:rPr>
          <w:sz w:val="22"/>
          <w:szCs w:val="22"/>
        </w:rPr>
      </w:pPr>
      <w:r w:rsidRPr="0083537D">
        <w:rPr>
          <w:noProof/>
        </w:rPr>
        <w:drawing>
          <wp:inline distT="0" distB="0" distL="0" distR="0" wp14:anchorId="351B287F" wp14:editId="6DED63E7">
            <wp:extent cx="4379976" cy="3172968"/>
            <wp:effectExtent l="19050" t="19050" r="20955" b="27940"/>
            <wp:docPr id="67563584" name="Picture 6756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4C11D5B9" w14:textId="270B4E57" w:rsidR="001C376E" w:rsidRPr="005A75B9" w:rsidRDefault="001C1E16" w:rsidP="001C376E">
      <w:pPr>
        <w:pStyle w:val="Caption"/>
        <w:rPr>
          <w:szCs w:val="22"/>
        </w:rPr>
      </w:pPr>
      <w:bookmarkStart w:id="337" w:name="_Toc395791347"/>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5</w:t>
      </w:r>
      <w:r w:rsidR="00BD469F" w:rsidRPr="005A75B9">
        <w:rPr>
          <w:noProof/>
        </w:rPr>
        <w:fldChar w:fldCharType="end"/>
      </w:r>
      <w:r w:rsidR="001C376E" w:rsidRPr="005A75B9">
        <w:t>.–Port Camden fall-run chum salmon escapement index (peak aerial surveys), 1964–</w:t>
      </w:r>
      <w:r w:rsidR="0013488A" w:rsidRPr="005A75B9">
        <w:t>201</w:t>
      </w:r>
      <w:r w:rsidR="00FB3FFC">
        <w:t>9</w:t>
      </w:r>
      <w:r w:rsidR="001C376E" w:rsidRPr="005A75B9">
        <w:t>, and sustainable escapement goal range of 2,000–7,000 fish.</w:t>
      </w:r>
      <w:bookmarkEnd w:id="337"/>
    </w:p>
    <w:p w14:paraId="4CEDCCE5" w14:textId="00672242" w:rsidR="001C376E" w:rsidRPr="005A75B9" w:rsidRDefault="001C376E" w:rsidP="00AF16C2">
      <w:pPr>
        <w:pStyle w:val="Caption"/>
        <w:pBdr>
          <w:bottom w:val="single" w:sz="4" w:space="1" w:color="auto"/>
        </w:pBdr>
        <w:rPr>
          <w:szCs w:val="22"/>
        </w:rPr>
      </w:pPr>
      <w:r w:rsidRPr="005A75B9">
        <w:rPr>
          <w:szCs w:val="22"/>
        </w:rPr>
        <w:br w:type="page"/>
      </w:r>
      <w:bookmarkStart w:id="338" w:name="_Toc395791348"/>
      <w:bookmarkStart w:id="339" w:name="_Toc51147385"/>
      <w:r w:rsidRPr="005A75B9">
        <w:lastRenderedPageBreak/>
        <w:t>Appendix E</w:t>
      </w:r>
      <w:r w:rsidR="00BD469F" w:rsidRPr="005A75B9">
        <w:fldChar w:fldCharType="begin"/>
      </w:r>
      <w:r w:rsidR="006D5F73" w:rsidRPr="005A75B9">
        <w:instrText xml:space="preserve"> SEQ Appendix_E \* ARABIC </w:instrText>
      </w:r>
      <w:r w:rsidR="00BD469F" w:rsidRPr="005A75B9">
        <w:fldChar w:fldCharType="separate"/>
      </w:r>
      <w:r w:rsidR="008D0E59">
        <w:rPr>
          <w:noProof/>
        </w:rPr>
        <w:t>6</w:t>
      </w:r>
      <w:r w:rsidR="00BD469F" w:rsidRPr="005A75B9">
        <w:rPr>
          <w:noProof/>
        </w:rPr>
        <w:fldChar w:fldCharType="end"/>
      </w:r>
      <w:r w:rsidRPr="005A75B9">
        <w:t>.–Security Bay fall-run chum salmon.</w:t>
      </w:r>
      <w:bookmarkEnd w:id="338"/>
      <w:bookmarkEnd w:id="339"/>
    </w:p>
    <w:p w14:paraId="5E494DF8" w14:textId="77777777" w:rsidR="00FB3FFC" w:rsidRPr="00FB3FFC" w:rsidRDefault="00FB3FFC" w:rsidP="00FB3FFC">
      <w:pPr>
        <w:rPr>
          <w:sz w:val="22"/>
          <w:szCs w:val="22"/>
        </w:rPr>
      </w:pPr>
      <w:r w:rsidRPr="00FB3FFC">
        <w:rPr>
          <w:sz w:val="22"/>
          <w:szCs w:val="22"/>
        </w:rPr>
        <w:t>Security Bay (</w:t>
      </w:r>
      <w:proofErr w:type="spellStart"/>
      <w:r w:rsidRPr="00FB3FFC">
        <w:rPr>
          <w:sz w:val="22"/>
          <w:szCs w:val="22"/>
        </w:rPr>
        <w:t>Kuiu</w:t>
      </w:r>
      <w:proofErr w:type="spellEnd"/>
      <w:r w:rsidRPr="00FB3FFC">
        <w:rPr>
          <w:sz w:val="22"/>
          <w:szCs w:val="22"/>
        </w:rPr>
        <w:t xml:space="preserve"> Island) fall-run chum salmon have been harvested in a terminal commercial purse seine fishery (statistical area 109-45) in years when run strength appeared adequate to provide a harvest of fish surplus to escapement needs. Management of the Security Bay stock is based on aerial surveys at Salt Chuck Creek, which have been conducted annually since the early 1960s (Eggers and Heinl 2008).</w:t>
      </w:r>
    </w:p>
    <w:p w14:paraId="25F50ECE" w14:textId="3D410B18" w:rsidR="001C376E" w:rsidRPr="005A75B9" w:rsidRDefault="00FB3FFC" w:rsidP="00FB3FFC">
      <w:pPr>
        <w:rPr>
          <w:sz w:val="22"/>
          <w:szCs w:val="22"/>
        </w:rPr>
      </w:pPr>
      <w:r w:rsidRPr="00FB3FFC">
        <w:rPr>
          <w:b/>
          <w:bCs/>
          <w:sz w:val="22"/>
          <w:szCs w:val="22"/>
        </w:rPr>
        <w:t>Escapement Goals and Stock Status:</w:t>
      </w:r>
      <w:r w:rsidRPr="00FB3FFC">
        <w:rPr>
          <w:sz w:val="22"/>
          <w:szCs w:val="22"/>
        </w:rPr>
        <w:t xml:space="preserve"> In 2009, ADF&amp;G established a sustainable escapement goal range of 5,000–15,000 chum salmon counted on a peak aerial survey at Salt Chuck Creek, based on the 25th and 75th percentiles of historical escapement data (Eggers and Heinl 2008; Piston and Heinl 2017). From 2015 to 2019, escapement indices were within or above the sustainable escapement goal range in each year (Appendix Figure E6; Piston and Heinl 2020b).</w:t>
      </w:r>
    </w:p>
    <w:p w14:paraId="4545B580" w14:textId="77777777" w:rsidR="001C376E" w:rsidRPr="005A75B9" w:rsidRDefault="001C376E" w:rsidP="001C376E">
      <w:pPr>
        <w:rPr>
          <w:sz w:val="22"/>
          <w:szCs w:val="22"/>
        </w:rPr>
      </w:pPr>
    </w:p>
    <w:p w14:paraId="1E50BFFA" w14:textId="5CA97FE1" w:rsidR="001C376E" w:rsidRPr="005A75B9" w:rsidRDefault="00FB3FFC" w:rsidP="001C376E">
      <w:pPr>
        <w:jc w:val="center"/>
        <w:rPr>
          <w:sz w:val="22"/>
          <w:szCs w:val="22"/>
        </w:rPr>
      </w:pPr>
      <w:r w:rsidRPr="0083537D">
        <w:rPr>
          <w:noProof/>
        </w:rPr>
        <w:drawing>
          <wp:inline distT="0" distB="0" distL="0" distR="0" wp14:anchorId="6D9BC535" wp14:editId="0BE986BB">
            <wp:extent cx="4379976" cy="3172968"/>
            <wp:effectExtent l="19050" t="19050" r="20955" b="27940"/>
            <wp:docPr id="67563585" name="Picture 6756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1AE19072" w14:textId="1D61D3CE" w:rsidR="001C376E" w:rsidRPr="005A75B9" w:rsidRDefault="001C1E16" w:rsidP="001C376E">
      <w:pPr>
        <w:pStyle w:val="Caption"/>
        <w:rPr>
          <w:szCs w:val="22"/>
        </w:rPr>
      </w:pPr>
      <w:bookmarkStart w:id="340" w:name="_Toc395791349"/>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6</w:t>
      </w:r>
      <w:r w:rsidR="00BD469F" w:rsidRPr="005A75B9">
        <w:rPr>
          <w:noProof/>
        </w:rPr>
        <w:fldChar w:fldCharType="end"/>
      </w:r>
      <w:r w:rsidR="001C376E" w:rsidRPr="005A75B9">
        <w:t>.–Security Bay fall-run chum salmon escapement index (peak aerial surveys), 1964–</w:t>
      </w:r>
      <w:r w:rsidR="0013488A" w:rsidRPr="005A75B9">
        <w:t>201</w:t>
      </w:r>
      <w:r w:rsidR="00FB3FFC">
        <w:t>9</w:t>
      </w:r>
      <w:r w:rsidR="001C376E" w:rsidRPr="005A75B9">
        <w:t>, and sustainable escapement goal range of 5,000–15,000 fish.</w:t>
      </w:r>
      <w:bookmarkEnd w:id="340"/>
    </w:p>
    <w:p w14:paraId="757EF8F3" w14:textId="0A9F10F8" w:rsidR="001C376E" w:rsidRPr="005A75B9" w:rsidRDefault="001C376E" w:rsidP="00AF16C2">
      <w:pPr>
        <w:pStyle w:val="Caption"/>
        <w:pBdr>
          <w:bottom w:val="single" w:sz="4" w:space="1" w:color="auto"/>
        </w:pBdr>
        <w:rPr>
          <w:szCs w:val="22"/>
        </w:rPr>
      </w:pPr>
      <w:r w:rsidRPr="005A75B9">
        <w:rPr>
          <w:szCs w:val="22"/>
        </w:rPr>
        <w:br w:type="page"/>
      </w:r>
      <w:bookmarkStart w:id="341" w:name="_Toc395791350"/>
      <w:bookmarkStart w:id="342" w:name="_Toc51147386"/>
      <w:r w:rsidRPr="005A75B9">
        <w:lastRenderedPageBreak/>
        <w:t>Appendix E</w:t>
      </w:r>
      <w:r w:rsidR="00BD469F" w:rsidRPr="005A75B9">
        <w:fldChar w:fldCharType="begin"/>
      </w:r>
      <w:r w:rsidR="006D5F73" w:rsidRPr="005A75B9">
        <w:instrText xml:space="preserve"> SEQ Appendix_E \* ARABIC </w:instrText>
      </w:r>
      <w:r w:rsidR="00BD469F" w:rsidRPr="005A75B9">
        <w:fldChar w:fldCharType="separate"/>
      </w:r>
      <w:r w:rsidR="008D0E59">
        <w:rPr>
          <w:noProof/>
        </w:rPr>
        <w:t>7</w:t>
      </w:r>
      <w:r w:rsidR="00BD469F" w:rsidRPr="005A75B9">
        <w:rPr>
          <w:noProof/>
        </w:rPr>
        <w:fldChar w:fldCharType="end"/>
      </w:r>
      <w:r w:rsidRPr="005A75B9">
        <w:t>.–Excursion River fall-run chum salmon.</w:t>
      </w:r>
      <w:bookmarkEnd w:id="341"/>
      <w:bookmarkEnd w:id="342"/>
    </w:p>
    <w:p w14:paraId="16B3C829" w14:textId="77777777" w:rsidR="00B33695" w:rsidRPr="00B33695" w:rsidRDefault="00B33695" w:rsidP="00B33695">
      <w:pPr>
        <w:rPr>
          <w:sz w:val="22"/>
          <w:szCs w:val="22"/>
        </w:rPr>
      </w:pPr>
      <w:r w:rsidRPr="00B33695">
        <w:rPr>
          <w:sz w:val="22"/>
          <w:szCs w:val="22"/>
        </w:rPr>
        <w:t>Excursion Inlet fall-run chum salmon have been harvested in a terminal commercial purse seine fishery (statistical area 114-80) during years when run strength appeared adequate to provide a harvest of fish surplus to escapement needs. Escapements at the Excursion River (approximately 17 km northwest of Gustavus, Alaska), the primary chum salmon producing stream in Excursion Inlet, have been assessed annually through aerial surveys since 1960.</w:t>
      </w:r>
    </w:p>
    <w:p w14:paraId="58359364" w14:textId="0A129A00" w:rsidR="001C376E" w:rsidRPr="005A75B9" w:rsidRDefault="00B33695" w:rsidP="00B33695">
      <w:pPr>
        <w:rPr>
          <w:sz w:val="22"/>
          <w:szCs w:val="22"/>
        </w:rPr>
      </w:pPr>
      <w:r w:rsidRPr="00B33695">
        <w:rPr>
          <w:b/>
          <w:bCs/>
          <w:sz w:val="22"/>
          <w:szCs w:val="22"/>
        </w:rPr>
        <w:t>Escapement Goals and Stock Status:</w:t>
      </w:r>
      <w:r w:rsidRPr="00B33695">
        <w:rPr>
          <w:sz w:val="22"/>
          <w:szCs w:val="22"/>
        </w:rPr>
        <w:t xml:space="preserve"> In 2009, ADF&amp;G established a sustainable escapement goal range of 4,000–18,000 chum salmon counted on a peak aerial survey at Excursion River, based on the 25th and 75th percentiles of historical escapement data (Eggers and Heinl 2008; Piston and Heinl 2017). From 2015 to 2019, escapement indices were below the sustainable escapement goal range in 2 of 5 years (Appendix Figure E7; Piston and Heinl 2020b).</w:t>
      </w:r>
    </w:p>
    <w:p w14:paraId="1A644E2E" w14:textId="77777777" w:rsidR="001C376E" w:rsidRPr="005A75B9" w:rsidRDefault="001C376E" w:rsidP="001C376E">
      <w:pPr>
        <w:rPr>
          <w:sz w:val="22"/>
          <w:szCs w:val="22"/>
        </w:rPr>
      </w:pPr>
    </w:p>
    <w:p w14:paraId="1517EEF0" w14:textId="5EF1F2F4" w:rsidR="001C376E" w:rsidRPr="005A75B9" w:rsidRDefault="00B33695" w:rsidP="001C376E">
      <w:pPr>
        <w:jc w:val="center"/>
        <w:rPr>
          <w:sz w:val="22"/>
          <w:szCs w:val="22"/>
        </w:rPr>
      </w:pPr>
      <w:r w:rsidRPr="0083537D">
        <w:rPr>
          <w:noProof/>
        </w:rPr>
        <w:drawing>
          <wp:inline distT="0" distB="0" distL="0" distR="0" wp14:anchorId="0302765A" wp14:editId="108309E7">
            <wp:extent cx="4379976" cy="3172968"/>
            <wp:effectExtent l="19050" t="19050" r="20955" b="27940"/>
            <wp:docPr id="67563586" name="Picture 6756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523637D1" w14:textId="3768A66B" w:rsidR="001C376E" w:rsidRPr="005A75B9" w:rsidRDefault="001C1E16" w:rsidP="001C376E">
      <w:pPr>
        <w:pStyle w:val="Caption"/>
        <w:rPr>
          <w:szCs w:val="22"/>
        </w:rPr>
      </w:pPr>
      <w:bookmarkStart w:id="343" w:name="_Toc395791351"/>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7</w:t>
      </w:r>
      <w:r w:rsidR="00BD469F" w:rsidRPr="005A75B9">
        <w:rPr>
          <w:noProof/>
        </w:rPr>
        <w:fldChar w:fldCharType="end"/>
      </w:r>
      <w:r w:rsidR="001C376E" w:rsidRPr="005A75B9">
        <w:t>.–Excursion River fall-run chum salmon escapement index (peak aerial surveys), 1964–</w:t>
      </w:r>
      <w:r w:rsidR="0013488A" w:rsidRPr="005A75B9">
        <w:t>201</w:t>
      </w:r>
      <w:r w:rsidR="00B33695">
        <w:t>9</w:t>
      </w:r>
      <w:r w:rsidR="001C376E" w:rsidRPr="005A75B9">
        <w:t>, and sustainable escapement goal range of 4,000–18,000 fish.</w:t>
      </w:r>
      <w:bookmarkEnd w:id="343"/>
    </w:p>
    <w:p w14:paraId="24458491" w14:textId="205677D3" w:rsidR="001C376E" w:rsidRPr="005A75B9" w:rsidRDefault="001C376E" w:rsidP="00AF16C2">
      <w:pPr>
        <w:pStyle w:val="Caption"/>
        <w:pBdr>
          <w:bottom w:val="single" w:sz="4" w:space="1" w:color="auto"/>
        </w:pBdr>
        <w:rPr>
          <w:szCs w:val="22"/>
        </w:rPr>
      </w:pPr>
      <w:r w:rsidRPr="005A75B9">
        <w:rPr>
          <w:szCs w:val="22"/>
        </w:rPr>
        <w:br w:type="page"/>
      </w:r>
      <w:bookmarkStart w:id="344" w:name="_Toc395791352"/>
      <w:bookmarkStart w:id="345" w:name="_Toc51147387"/>
      <w:r w:rsidRPr="005A75B9">
        <w:lastRenderedPageBreak/>
        <w:t>Appendix E</w:t>
      </w:r>
      <w:r w:rsidR="00BD469F" w:rsidRPr="005A75B9">
        <w:fldChar w:fldCharType="begin"/>
      </w:r>
      <w:r w:rsidR="006D5F73" w:rsidRPr="005A75B9">
        <w:instrText xml:space="preserve"> SEQ Appendix_E \* ARABIC </w:instrText>
      </w:r>
      <w:r w:rsidR="00BD469F" w:rsidRPr="005A75B9">
        <w:fldChar w:fldCharType="separate"/>
      </w:r>
      <w:r w:rsidR="008D0E59">
        <w:rPr>
          <w:noProof/>
        </w:rPr>
        <w:t>8</w:t>
      </w:r>
      <w:r w:rsidR="00BD469F" w:rsidRPr="005A75B9">
        <w:rPr>
          <w:noProof/>
        </w:rPr>
        <w:fldChar w:fldCharType="end"/>
      </w:r>
      <w:r w:rsidRPr="005A75B9">
        <w:t>.–</w:t>
      </w:r>
      <w:proofErr w:type="spellStart"/>
      <w:r w:rsidRPr="005A75B9">
        <w:t>Chilkat</w:t>
      </w:r>
      <w:proofErr w:type="spellEnd"/>
      <w:r w:rsidRPr="005A75B9">
        <w:t xml:space="preserve"> River fall-run chum salmon.</w:t>
      </w:r>
      <w:bookmarkEnd w:id="344"/>
      <w:bookmarkEnd w:id="345"/>
    </w:p>
    <w:p w14:paraId="221156C2" w14:textId="77777777" w:rsidR="00B33695" w:rsidRPr="00B33695" w:rsidRDefault="00B33695" w:rsidP="00B33695">
      <w:pPr>
        <w:rPr>
          <w:sz w:val="22"/>
          <w:szCs w:val="22"/>
        </w:rPr>
      </w:pPr>
      <w:r w:rsidRPr="00B33695">
        <w:rPr>
          <w:sz w:val="22"/>
          <w:szCs w:val="22"/>
        </w:rPr>
        <w:t xml:space="preserve">The </w:t>
      </w:r>
      <w:proofErr w:type="spellStart"/>
      <w:r w:rsidRPr="00B33695">
        <w:rPr>
          <w:sz w:val="22"/>
          <w:szCs w:val="22"/>
        </w:rPr>
        <w:t>Chilkat</w:t>
      </w:r>
      <w:proofErr w:type="spellEnd"/>
      <w:r w:rsidRPr="00B33695">
        <w:rPr>
          <w:sz w:val="22"/>
          <w:szCs w:val="22"/>
        </w:rPr>
        <w:t xml:space="preserve"> River drainage, near Haines, Alaska, supports the largest fall-run chum salmon population in the region (</w:t>
      </w:r>
      <w:proofErr w:type="spellStart"/>
      <w:r w:rsidRPr="00B33695">
        <w:rPr>
          <w:sz w:val="22"/>
          <w:szCs w:val="22"/>
        </w:rPr>
        <w:t>Halupka</w:t>
      </w:r>
      <w:proofErr w:type="spellEnd"/>
      <w:r w:rsidRPr="00B33695">
        <w:rPr>
          <w:sz w:val="22"/>
          <w:szCs w:val="22"/>
        </w:rPr>
        <w:t xml:space="preserve"> et al. 2000). Most spawning takes place in the mainstem and side channels of the </w:t>
      </w:r>
      <w:proofErr w:type="spellStart"/>
      <w:r w:rsidRPr="00B33695">
        <w:rPr>
          <w:sz w:val="22"/>
          <w:szCs w:val="22"/>
        </w:rPr>
        <w:t>Chilkat</w:t>
      </w:r>
      <w:proofErr w:type="spellEnd"/>
      <w:r w:rsidRPr="00B33695">
        <w:rPr>
          <w:sz w:val="22"/>
          <w:szCs w:val="22"/>
        </w:rPr>
        <w:t xml:space="preserve"> River and a major tributary, the </w:t>
      </w:r>
      <w:proofErr w:type="spellStart"/>
      <w:r w:rsidRPr="00B33695">
        <w:rPr>
          <w:sz w:val="22"/>
          <w:szCs w:val="22"/>
        </w:rPr>
        <w:t>Klehini</w:t>
      </w:r>
      <w:proofErr w:type="spellEnd"/>
      <w:r w:rsidRPr="00B33695">
        <w:rPr>
          <w:sz w:val="22"/>
          <w:szCs w:val="22"/>
        </w:rPr>
        <w:t xml:space="preserve"> River. </w:t>
      </w:r>
      <w:proofErr w:type="spellStart"/>
      <w:r w:rsidRPr="00B33695">
        <w:rPr>
          <w:sz w:val="22"/>
          <w:szCs w:val="22"/>
        </w:rPr>
        <w:t>Chilkat</w:t>
      </w:r>
      <w:proofErr w:type="spellEnd"/>
      <w:r w:rsidRPr="00B33695">
        <w:rPr>
          <w:sz w:val="22"/>
          <w:szCs w:val="22"/>
        </w:rPr>
        <w:t xml:space="preserve"> River fall-run chum salmon are primarily harvested in the Lynn Canal (District 15) commercial drift gillnet fishery, although they are likely also harvested to some degree in other mixed stock fisheries prior to reaching Lynn Canal. Escapements by age have been estimated through a fish wheel project operated by ADF&amp;G on the river since 1994 (Bednarski et al. 2017). The department conducted in-river mark–recapture studies in 1990 and from 2002 to 2005 that were designed to estimate the spawning population of chum salmon and relate those estimates to the fish wheel catches and aerial surveys of the primary spawning areas. The cumulative fish wheel catch, which averaged 1.53% of total escapement, was used to estimate the total chum salmon escapement for years when mark–recapture estimates were not available.</w:t>
      </w:r>
    </w:p>
    <w:p w14:paraId="600D5481" w14:textId="71196912" w:rsidR="001C376E" w:rsidRDefault="00B33695" w:rsidP="00B33695">
      <w:pPr>
        <w:rPr>
          <w:sz w:val="22"/>
          <w:szCs w:val="22"/>
        </w:rPr>
      </w:pPr>
      <w:r w:rsidRPr="00B33695">
        <w:rPr>
          <w:b/>
          <w:bCs/>
          <w:sz w:val="22"/>
          <w:szCs w:val="22"/>
        </w:rPr>
        <w:t>Escapement Goals and Stock Status:</w:t>
      </w:r>
      <w:r w:rsidRPr="00B33695">
        <w:rPr>
          <w:sz w:val="22"/>
          <w:szCs w:val="22"/>
        </w:rPr>
        <w:t xml:space="preserve"> In 2009, ADF&amp;G established a sustainable escapement goal range of 75,000–170,000 fish or, equivalently, a fish wheel index catch of 1,125–2,550 fish, based on a stock-recruit analysis of the 1994–2002 brood years (Eggers and Heinl 2008). In 2015, the sustainable escapement goal was revised to a range of 75,000–250,000 fish, or, equivalently, a fish wheel index catch of 1,160–3,875 fish, based on an updated stock-recruit analysis of the 1994–2008 brood years (Piston and Heinl 2014</w:t>
      </w:r>
      <w:r w:rsidR="00595B2D">
        <w:rPr>
          <w:sz w:val="22"/>
          <w:szCs w:val="22"/>
        </w:rPr>
        <w:t>a</w:t>
      </w:r>
      <w:r w:rsidRPr="00B33695">
        <w:rPr>
          <w:sz w:val="22"/>
          <w:szCs w:val="22"/>
        </w:rPr>
        <w:t>). The escapement goal represents the range of escapements estimated to provide 70–100% probability of achieving greater than 70% of maximum sustained yield. The goal is considered a sustainable escapement goal due to uncertainty in escapement estimates (Piston and Heinl 2014</w:t>
      </w:r>
      <w:r w:rsidR="00595B2D">
        <w:rPr>
          <w:sz w:val="22"/>
          <w:szCs w:val="22"/>
        </w:rPr>
        <w:t>a</w:t>
      </w:r>
      <w:r w:rsidRPr="00B33695">
        <w:rPr>
          <w:sz w:val="22"/>
          <w:szCs w:val="22"/>
        </w:rPr>
        <w:t>). From 2015 to 2019, estimated escapements were within or above the escapement goal range in each year (Appendix Figure E8; no escapement estimate was available for 2018 due to extremely low water levels at the fish wheel site; Piston and Heinl 2020b).</w:t>
      </w:r>
    </w:p>
    <w:p w14:paraId="7A6FCC79" w14:textId="77777777" w:rsidR="001D0487" w:rsidRPr="005A75B9" w:rsidRDefault="001D0487" w:rsidP="001C376E">
      <w:pPr>
        <w:rPr>
          <w:sz w:val="22"/>
          <w:szCs w:val="22"/>
        </w:rPr>
      </w:pPr>
    </w:p>
    <w:p w14:paraId="2E044893" w14:textId="6D87337D" w:rsidR="001C376E" w:rsidRPr="005A75B9" w:rsidRDefault="00B33695" w:rsidP="001C376E">
      <w:pPr>
        <w:jc w:val="center"/>
        <w:rPr>
          <w:sz w:val="22"/>
          <w:szCs w:val="22"/>
        </w:rPr>
      </w:pPr>
      <w:r w:rsidRPr="0083537D">
        <w:rPr>
          <w:noProof/>
        </w:rPr>
        <w:drawing>
          <wp:inline distT="0" distB="0" distL="0" distR="0" wp14:anchorId="76CF3E90" wp14:editId="07A019C5">
            <wp:extent cx="4379976" cy="3172968"/>
            <wp:effectExtent l="19050" t="19050" r="20955" b="27940"/>
            <wp:docPr id="67563587" name="Picture 6756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79976" cy="3172968"/>
                    </a:xfrm>
                    <a:prstGeom prst="rect">
                      <a:avLst/>
                    </a:prstGeom>
                    <a:noFill/>
                    <a:ln w="6350">
                      <a:solidFill>
                        <a:sysClr val="windowText" lastClr="000000"/>
                      </a:solidFill>
                    </a:ln>
                  </pic:spPr>
                </pic:pic>
              </a:graphicData>
            </a:graphic>
          </wp:inline>
        </w:drawing>
      </w:r>
    </w:p>
    <w:p w14:paraId="75610ABD" w14:textId="1B6B05EB" w:rsidR="00380821" w:rsidRPr="00EF26FC" w:rsidRDefault="001C1E16" w:rsidP="00EF26FC">
      <w:pPr>
        <w:pStyle w:val="Caption"/>
      </w:pPr>
      <w:bookmarkStart w:id="346" w:name="_Toc395791353"/>
      <w:r w:rsidRPr="005A75B9">
        <w:t>Appendix Figure E</w:t>
      </w:r>
      <w:r w:rsidR="00BD469F" w:rsidRPr="005A75B9">
        <w:fldChar w:fldCharType="begin"/>
      </w:r>
      <w:r w:rsidR="006D5F73" w:rsidRPr="005A75B9">
        <w:instrText xml:space="preserve"> SEQ Appendix_Figure_E \* ARABIC </w:instrText>
      </w:r>
      <w:r w:rsidR="00BD469F" w:rsidRPr="005A75B9">
        <w:fldChar w:fldCharType="separate"/>
      </w:r>
      <w:r w:rsidR="008D0E59">
        <w:rPr>
          <w:noProof/>
        </w:rPr>
        <w:t>8</w:t>
      </w:r>
      <w:r w:rsidR="00BD469F" w:rsidRPr="005A75B9">
        <w:rPr>
          <w:noProof/>
        </w:rPr>
        <w:fldChar w:fldCharType="end"/>
      </w:r>
      <w:r w:rsidR="001C376E" w:rsidRPr="005A75B9">
        <w:t>.–</w:t>
      </w:r>
      <w:bookmarkEnd w:id="346"/>
      <w:proofErr w:type="spellStart"/>
      <w:r w:rsidR="00B33695" w:rsidRPr="00B33695">
        <w:t>Chilkat</w:t>
      </w:r>
      <w:proofErr w:type="spellEnd"/>
      <w:r w:rsidR="00B33695" w:rsidRPr="00B33695">
        <w:t xml:space="preserve"> River fall-run chum salmon escapements (expanded fish wheel counts), 1990–2019, and sustainable escapement goal range of 75,000–250,000 fish. </w:t>
      </w:r>
      <w:r w:rsidR="00B33695" w:rsidRPr="00EF26FC">
        <w:t>(Escapement estimates are not available for 1991–1993 and 2018.)</w:t>
      </w:r>
    </w:p>
    <w:sectPr w:rsidR="00380821" w:rsidRPr="00EF26FC" w:rsidSect="00582B21">
      <w:pgSz w:w="12240" w:h="15840" w:code="1"/>
      <w:pgMar w:top="1440" w:right="1440" w:bottom="1440" w:left="1440" w:header="720" w:footer="547" w:gutter="0"/>
      <w:cols w:space="432"/>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Heinl, Steve (DFG)" w:date="2020-12-21T08:41:00Z" w:initials="HS(">
    <w:p w14:paraId="0979447C" w14:textId="391E16CC" w:rsidR="00D03229" w:rsidRDefault="00D03229">
      <w:pPr>
        <w:pStyle w:val="CommentText"/>
      </w:pPr>
      <w:r>
        <w:rPr>
          <w:rStyle w:val="CommentReference"/>
        </w:rPr>
        <w:annotationRef/>
      </w:r>
      <w:r>
        <w:t>Citation no longer fits in the box</w:t>
      </w:r>
    </w:p>
  </w:comment>
  <w:comment w:id="25" w:author="Nichols, Jeff V (DFG)" w:date="2020-12-18T11:24:00Z" w:initials="NJV(">
    <w:p w14:paraId="734D5A90" w14:textId="2CED3ABD" w:rsidR="00D03229" w:rsidRDefault="00D03229">
      <w:pPr>
        <w:pStyle w:val="CommentText"/>
      </w:pPr>
      <w:r>
        <w:rPr>
          <w:rStyle w:val="CommentReference"/>
        </w:rPr>
        <w:annotationRef/>
      </w:r>
      <w:r>
        <w:t>note there is some table formatting to take care of after some comments were incorporated, addressed, etc.   mostly or exclusively for the escapement value columns.   Nichols can take care of this in the final that goes to Publications</w:t>
      </w:r>
    </w:p>
  </w:comment>
  <w:comment w:id="26" w:author="Heinl, Steve (DFG)" w:date="2020-12-22T14:26:00Z" w:initials="HS(">
    <w:p w14:paraId="4451DBE4" w14:textId="218D64E5" w:rsidR="003A5206" w:rsidRDefault="003A5206">
      <w:pPr>
        <w:pStyle w:val="CommentText"/>
      </w:pPr>
      <w:r>
        <w:rPr>
          <w:rStyle w:val="CommentReference"/>
        </w:rPr>
        <w:annotationRef/>
      </w:r>
      <w:r w:rsidRPr="003A5206">
        <w:t xml:space="preserve">Updated </w:t>
      </w:r>
      <w:r>
        <w:t xml:space="preserve">Alsek </w:t>
      </w:r>
      <w:r w:rsidRPr="003A5206">
        <w:t>escapement estimates according to Ed’s updates (email 12-22-2020).</w:t>
      </w:r>
    </w:p>
  </w:comment>
  <w:comment w:id="28" w:author="Heinl, Steve (DFG)" w:date="2020-12-22T14:07:00Z" w:initials="HS(">
    <w:p w14:paraId="0069E6D1" w14:textId="137E8C60" w:rsidR="00D03229" w:rsidRDefault="00D03229">
      <w:pPr>
        <w:pStyle w:val="CommentText"/>
      </w:pPr>
      <w:r>
        <w:rPr>
          <w:rStyle w:val="CommentReference"/>
        </w:rPr>
        <w:annotationRef/>
      </w:r>
      <w:r w:rsidRPr="002460B4">
        <w:t xml:space="preserve">Revised the </w:t>
      </w:r>
      <w:r w:rsidRPr="002460B4">
        <w:t xml:space="preserve">Taku sockeye rows </w:t>
      </w:r>
      <w:r w:rsidR="005332EA">
        <w:t xml:space="preserve">and footnote </w:t>
      </w:r>
      <w:r w:rsidRPr="002460B4">
        <w:t>to reflect changes a</w:t>
      </w:r>
      <w:r>
        <w:t>g</w:t>
      </w:r>
      <w:r w:rsidRPr="002460B4">
        <w:t>reed to by email 12-22-2020.</w:t>
      </w:r>
    </w:p>
  </w:comment>
  <w:comment w:id="35" w:author="Nichols, Jeff V (DFG)" w:date="2020-12-18T10:56:00Z" w:initials="NJV(">
    <w:p w14:paraId="69751E54" w14:textId="6969C867" w:rsidR="00D03229" w:rsidRDefault="00D03229">
      <w:pPr>
        <w:pStyle w:val="CommentText"/>
      </w:pPr>
      <w:r>
        <w:rPr>
          <w:rStyle w:val="CommentReference"/>
        </w:rPr>
        <w:annotationRef/>
      </w:r>
      <w:r>
        <w:t>We also have OEG’s.   why do we not define these here?  Are OEG’s not identified at all in the SSFP?  See also page 32 (currently) in our Summary section</w:t>
      </w:r>
    </w:p>
  </w:comment>
  <w:comment w:id="36" w:author="Heinl, Steve (DFG)" w:date="2020-12-21T09:01:00Z" w:initials="HS(">
    <w:p w14:paraId="4B3861BC" w14:textId="17C6E932" w:rsidR="00D03229" w:rsidRDefault="00D03229">
      <w:pPr>
        <w:pStyle w:val="CommentText"/>
      </w:pPr>
      <w:r>
        <w:rPr>
          <w:rStyle w:val="CommentReference"/>
        </w:rPr>
        <w:annotationRef/>
      </w:r>
      <w:r>
        <w:t>Perhaps inserting “by the escapement goal review committee” clarifies what we do.  The BOF sets OEGs and inriver goals, but I don’t believe we need to mention that – at least I don’t recall this being defined or mentioned in EG review reports for other regions.</w:t>
      </w:r>
    </w:p>
  </w:comment>
  <w:comment w:id="39" w:author="Jim Hasbrouck" w:date="2020-12-08T10:34:00Z" w:initials="jjh">
    <w:p w14:paraId="4128CA8C" w14:textId="6138489E" w:rsidR="00D03229" w:rsidRDefault="00D03229">
      <w:pPr>
        <w:pStyle w:val="CommentText"/>
      </w:pPr>
      <w:r>
        <w:rPr>
          <w:rStyle w:val="CommentReference"/>
        </w:rPr>
        <w:annotationRef/>
      </w:r>
      <w:r>
        <w:t xml:space="preserve">You may want to add 1-2 sentence caveat.  In the past year or so, realized </w:t>
      </w:r>
      <w:r>
        <w:t>Hilborn and Walters (1992) caution “. . .when you attempt to make predictions about future recruitment patterns and variability using the tabular approach, all those tabled parameter estimates will come back to haunt you.”  Am not advocating we now review and/or revise these EGs, rather providing caution to reader.</w:t>
      </w:r>
    </w:p>
  </w:comment>
  <w:comment w:id="40" w:author="Heinl, Steve (DFG)" w:date="2020-12-21T10:57:00Z" w:initials="HS(">
    <w:p w14:paraId="79E00887" w14:textId="0162CD48" w:rsidR="00D03229" w:rsidRDefault="00D03229">
      <w:pPr>
        <w:pStyle w:val="CommentText"/>
      </w:pPr>
      <w:r>
        <w:rPr>
          <w:rStyle w:val="CommentReference"/>
        </w:rPr>
        <w:annotationRef/>
      </w:r>
      <w:r>
        <w:t>Did my best to respond to this suggestion from reviewer comments with input from Piston and Munro.</w:t>
      </w:r>
    </w:p>
  </w:comment>
  <w:comment w:id="81" w:author="Nichols, Jeff V (DFG)" w:date="2020-12-17T17:31:00Z" w:initials="NJV(">
    <w:p w14:paraId="0EB243C2" w14:textId="242FD334" w:rsidR="00D03229" w:rsidRDefault="00D03229">
      <w:pPr>
        <w:pStyle w:val="CommentText"/>
      </w:pPr>
      <w:r>
        <w:rPr>
          <w:rStyle w:val="CommentReference"/>
        </w:rPr>
        <w:annotationRef/>
      </w:r>
      <w:r>
        <w:t xml:space="preserve">We can definitely provide a map, but let me just say…this characterization of the 3 groups makes little sense and adds no value unless the reader is informed why we make the distinction..  so if I produce a map, I don’t think it should have these categories.      </w:t>
      </w:r>
    </w:p>
    <w:p w14:paraId="4D65E132" w14:textId="77777777" w:rsidR="00D03229" w:rsidRDefault="00D03229">
      <w:pPr>
        <w:pStyle w:val="CommentText"/>
      </w:pPr>
    </w:p>
    <w:p w14:paraId="7E44B93A" w14:textId="77777777" w:rsidR="00D03229" w:rsidRDefault="00D03229">
      <w:pPr>
        <w:pStyle w:val="CommentText"/>
      </w:pPr>
      <w:r>
        <w:t xml:space="preserve">Consider this: </w:t>
      </w:r>
    </w:p>
    <w:p w14:paraId="25DE9C54" w14:textId="77777777" w:rsidR="00D03229" w:rsidRDefault="00D03229" w:rsidP="007508EE">
      <w:pPr>
        <w:pStyle w:val="CommentText"/>
        <w:numPr>
          <w:ilvl w:val="0"/>
          <w:numId w:val="29"/>
        </w:numPr>
      </w:pPr>
      <w:r>
        <w:t xml:space="preserve"> Alsek is considered a TBR system in PSC realm, yet here it’s a Yakutat area system</w:t>
      </w:r>
    </w:p>
    <w:p w14:paraId="0D120182" w14:textId="77777777" w:rsidR="00D03229" w:rsidRDefault="00D03229" w:rsidP="007508EE">
      <w:pPr>
        <w:pStyle w:val="CommentText"/>
        <w:numPr>
          <w:ilvl w:val="0"/>
          <w:numId w:val="29"/>
        </w:numPr>
      </w:pPr>
      <w:r>
        <w:t xml:space="preserve"> The Southeast Area includes every single system, regardless if the watershed crosses a border</w:t>
      </w:r>
    </w:p>
    <w:p w14:paraId="4D065F36" w14:textId="503F0AC5" w:rsidR="00D03229" w:rsidRDefault="00D03229" w:rsidP="007508EE">
      <w:pPr>
        <w:pStyle w:val="CommentText"/>
        <w:numPr>
          <w:ilvl w:val="0"/>
          <w:numId w:val="29"/>
        </w:numPr>
      </w:pPr>
      <w:r>
        <w:t xml:space="preserve"> The </w:t>
      </w:r>
      <w:r>
        <w:t xml:space="preserve">Unuk River originates in Canada yet isn’t considered a TBR system.   </w:t>
      </w:r>
    </w:p>
  </w:comment>
  <w:comment w:id="82" w:author="Heinl, Steve (DFG)" w:date="2020-12-21T10:58:00Z" w:initials="HS(">
    <w:p w14:paraId="28273EA9" w14:textId="4BFC2814" w:rsidR="00D03229" w:rsidRDefault="00D03229">
      <w:pPr>
        <w:pStyle w:val="CommentText"/>
      </w:pPr>
      <w:r>
        <w:rPr>
          <w:rStyle w:val="CommentReference"/>
        </w:rPr>
        <w:annotationRef/>
      </w:r>
      <w:r>
        <w:t>Could delete this sentence.</w:t>
      </w:r>
    </w:p>
  </w:comment>
  <w:comment w:id="90" w:author="Heinl, Steve (DFG)" w:date="2020-12-22T11:35:00Z" w:initials="HS(">
    <w:p w14:paraId="0D6D80D4" w14:textId="4E04220C" w:rsidR="00D03229" w:rsidRDefault="00D03229">
      <w:pPr>
        <w:pStyle w:val="CommentText"/>
      </w:pPr>
      <w:r>
        <w:rPr>
          <w:rStyle w:val="CommentReference"/>
        </w:rPr>
        <w:annotationRef/>
      </w:r>
      <w:r>
        <w:t>Edit.</w:t>
      </w:r>
    </w:p>
  </w:comment>
  <w:comment w:id="95" w:author="Heinl, Steve (DFG)" w:date="2020-12-22T10:52:00Z" w:initials="HS(">
    <w:p w14:paraId="242AF8E4" w14:textId="54E3E072" w:rsidR="00D03229" w:rsidRDefault="00D03229">
      <w:pPr>
        <w:pStyle w:val="CommentText"/>
      </w:pPr>
      <w:r>
        <w:rPr>
          <w:rStyle w:val="CommentReference"/>
        </w:rPr>
        <w:annotationRef/>
      </w:r>
      <w:r>
        <w:t>Added this to address reviewer comments about lack of additional tables and figures.</w:t>
      </w:r>
    </w:p>
  </w:comment>
  <w:comment w:id="105" w:author="Nichols, Jeff V (DFG)" w:date="2020-12-17T17:43:00Z" w:initials="NJV(">
    <w:p w14:paraId="1E803369" w14:textId="3E7D7BDD" w:rsidR="00D03229" w:rsidRDefault="00D03229">
      <w:pPr>
        <w:pStyle w:val="CommentText"/>
      </w:pPr>
      <w:r>
        <w:rPr>
          <w:rStyle w:val="CommentReference"/>
        </w:rPr>
        <w:annotationRef/>
      </w:r>
      <w:r>
        <w:t xml:space="preserve">Publications will probably deal with this, but table/figure/appendix captions should not include anything other than a ‘caption’.   These are footnote or ‘NOTE’ type items and should be placed/located after the caption.   I tried to do this but will rely on Pubs to do the rest </w:t>
      </w:r>
    </w:p>
  </w:comment>
  <w:comment w:id="108" w:author="Heinl, Steve (DFG)" w:date="2020-12-22T11:05:00Z" w:initials="HS(">
    <w:p w14:paraId="43F3B0BF" w14:textId="3267BE81" w:rsidR="00D03229" w:rsidRDefault="00D03229">
      <w:pPr>
        <w:pStyle w:val="CommentText"/>
      </w:pPr>
      <w:r>
        <w:rPr>
          <w:rStyle w:val="CommentReference"/>
        </w:rPr>
        <w:annotationRef/>
      </w:r>
      <w:r>
        <w:t>Added this to address reviewer comments about lack of additional tables and figures.</w:t>
      </w:r>
    </w:p>
  </w:comment>
  <w:comment w:id="118" w:author="Jim Hasbrouck" w:date="2020-12-08T18:19:00Z" w:initials="jjh">
    <w:p w14:paraId="52642FEC" w14:textId="70199437" w:rsidR="00D03229" w:rsidRDefault="00D03229">
      <w:pPr>
        <w:pStyle w:val="CommentText"/>
      </w:pPr>
      <w:r>
        <w:t xml:space="preserve">Results for </w:t>
      </w:r>
      <w:r>
        <w:t xml:space="preserve">Speel Lake (Table 7, Fig 3-7) are not presented for Taku or Chilkoot sockeye though it appears similar analyses done for all 3 stocks. Recommend </w:t>
      </w:r>
      <w:r>
        <w:rPr>
          <w:rStyle w:val="CommentReference"/>
        </w:rPr>
        <w:annotationRef/>
      </w:r>
      <w:r>
        <w:t xml:space="preserve">presentation of  SRA results be consistent among stocks (i.e., add table and figures like 3-7 for other stocks).   </w:t>
      </w:r>
    </w:p>
  </w:comment>
  <w:comment w:id="119" w:author="Heinl, Steve (DFG)" w:date="2020-12-09T13:33:00Z" w:initials="HS(">
    <w:p w14:paraId="536FBC31" w14:textId="59037FB8" w:rsidR="00D03229" w:rsidRDefault="00D03229">
      <w:pPr>
        <w:pStyle w:val="CommentText"/>
      </w:pPr>
      <w:r>
        <w:rPr>
          <w:rStyle w:val="CommentReference"/>
        </w:rPr>
        <w:annotationRef/>
      </w:r>
      <w:r>
        <w:t>Will get together with Sara Miller and Rich Brenner on this.</w:t>
      </w:r>
    </w:p>
  </w:comment>
  <w:comment w:id="120" w:author="Heinl, Steve (DFG)" w:date="2020-12-22T11:44:00Z" w:initials="HS(">
    <w:p w14:paraId="7DCF38BD" w14:textId="1D974227" w:rsidR="00D03229" w:rsidRDefault="00D03229">
      <w:pPr>
        <w:pStyle w:val="CommentText"/>
      </w:pPr>
      <w:r>
        <w:rPr>
          <w:rStyle w:val="CommentReference"/>
        </w:rPr>
        <w:annotationRef/>
      </w:r>
      <w:r>
        <w:t>The intent was to</w:t>
      </w:r>
      <w:r w:rsidRPr="00B9500B">
        <w:t xml:space="preserve"> present additional detail for stocks (e.g., </w:t>
      </w:r>
      <w:r w:rsidRPr="00B9500B">
        <w:t xml:space="preserve">Speel) where we have dug a bit deeper during </w:t>
      </w:r>
      <w:r>
        <w:t>this</w:t>
      </w:r>
      <w:r w:rsidRPr="00B9500B">
        <w:t xml:space="preserve"> EG cycle. </w:t>
      </w:r>
      <w:r>
        <w:t>Whereas we can r</w:t>
      </w:r>
      <w:r w:rsidRPr="00B9500B">
        <w:t xml:space="preserve">eference the Chilkoot and Taku reports rather than bulk up this </w:t>
      </w:r>
      <w:r>
        <w:t>report</w:t>
      </w:r>
      <w:r w:rsidRPr="00B9500B">
        <w:t xml:space="preserve"> any more than it needs to be.</w:t>
      </w:r>
      <w:r>
        <w:t xml:space="preserve">  That was the idea.</w:t>
      </w:r>
    </w:p>
  </w:comment>
  <w:comment w:id="121" w:author="Heinl, Steve (DFG)" w:date="2020-12-21T14:03:00Z" w:initials="HS(">
    <w:p w14:paraId="36AD0575" w14:textId="31C56C0F" w:rsidR="00D03229" w:rsidRDefault="00D03229">
      <w:pPr>
        <w:pStyle w:val="CommentText"/>
      </w:pPr>
      <w:r>
        <w:rPr>
          <w:rStyle w:val="CommentReference"/>
        </w:rPr>
        <w:annotationRef/>
      </w:r>
      <w:r w:rsidRPr="00B9500B">
        <w:t>Sara Miller edits inserted to address reviewer comments</w:t>
      </w:r>
      <w:r>
        <w:t>.</w:t>
      </w:r>
    </w:p>
  </w:comment>
  <w:comment w:id="124" w:author="Heinl, Steve (DFG)" w:date="2020-12-22T11:01:00Z" w:initials="HS(">
    <w:p w14:paraId="6D5228F1" w14:textId="1779986C" w:rsidR="00D03229" w:rsidRDefault="00D03229">
      <w:pPr>
        <w:pStyle w:val="CommentText"/>
      </w:pPr>
      <w:r>
        <w:rPr>
          <w:rStyle w:val="CommentReference"/>
        </w:rPr>
        <w:annotationRef/>
      </w:r>
      <w:r>
        <w:t>Inserted this to address reviewer comments.</w:t>
      </w:r>
      <w:r w:rsidR="00FD4B0B">
        <w:t xml:space="preserve"> Adequate?</w:t>
      </w:r>
    </w:p>
  </w:comment>
  <w:comment w:id="143" w:author="Jim Hasbrouck" w:date="2020-12-08T18:15:00Z" w:initials="jjh">
    <w:p w14:paraId="3D6BA506" w14:textId="0314DCB8" w:rsidR="00D03229" w:rsidRDefault="00D03229">
      <w:pPr>
        <w:pStyle w:val="CommentText"/>
      </w:pPr>
      <w:r>
        <w:rPr>
          <w:rStyle w:val="CommentReference"/>
        </w:rPr>
        <w:annotationRef/>
      </w:r>
      <w:r>
        <w:t>Sentence specific to lower bound but not mention upper bound.  As commented above, only have 1 probability at lower bound of attaining particular level of MSY.  Perhaps sentence is communicating probabilities of attaining particular level of MSY at the lower and upper bounds of EG?</w:t>
      </w:r>
    </w:p>
  </w:comment>
  <w:comment w:id="144" w:author="Jones, Ed L (DFG)" w:date="2020-12-09T07:24:00Z" w:initials="JEL(">
    <w:p w14:paraId="60031386" w14:textId="7B9F7EEF" w:rsidR="00D03229" w:rsidRDefault="00D03229">
      <w:pPr>
        <w:pStyle w:val="CommentText"/>
      </w:pPr>
      <w:r>
        <w:rPr>
          <w:rStyle w:val="CommentReference"/>
        </w:rPr>
        <w:annotationRef/>
      </w:r>
      <w:r>
        <w:t xml:space="preserve">Agreed, should always present lower and upper </w:t>
      </w:r>
      <w:r>
        <w:t>probablities</w:t>
      </w:r>
    </w:p>
  </w:comment>
  <w:comment w:id="145" w:author="Nichols, Jeff V (DFG)" w:date="2020-12-18T10:32:00Z" w:initials="NJV(">
    <w:p w14:paraId="3E7CE1C8" w14:textId="0361388E" w:rsidR="00D03229" w:rsidRDefault="00D03229">
      <w:pPr>
        <w:pStyle w:val="CommentText"/>
      </w:pPr>
      <w:r>
        <w:rPr>
          <w:rStyle w:val="CommentReference"/>
        </w:rPr>
        <w:annotationRef/>
      </w:r>
      <w:r>
        <w:t>Similar to last statement/question, is this resolved if we delete the higher end % probability?</w:t>
      </w:r>
    </w:p>
  </w:comment>
  <w:comment w:id="146" w:author="Heinl, Steve (DFG)" w:date="2020-12-21T14:06:00Z" w:initials="HS(">
    <w:p w14:paraId="613808BE" w14:textId="37BD8F36" w:rsidR="00D03229" w:rsidRDefault="00D03229">
      <w:pPr>
        <w:pStyle w:val="CommentText"/>
      </w:pPr>
      <w:r>
        <w:rPr>
          <w:rStyle w:val="CommentReference"/>
        </w:rPr>
        <w:annotationRef/>
      </w:r>
      <w:r>
        <w:t>Sara Miller edits inserted to address reviewer comments.</w:t>
      </w:r>
    </w:p>
  </w:comment>
  <w:comment w:id="150" w:author="Templin, Bill D (DFG)" w:date="2020-11-19T19:48:00Z" w:initials="TBD(">
    <w:p w14:paraId="4DAF1F26" w14:textId="73A93E4E" w:rsidR="00D03229" w:rsidRDefault="00D03229">
      <w:pPr>
        <w:pStyle w:val="CommentText"/>
      </w:pPr>
      <w:r>
        <w:rPr>
          <w:rStyle w:val="CommentReference"/>
        </w:rPr>
        <w:annotationRef/>
      </w:r>
      <w:r>
        <w:t>The text talks about ln(a) but Figure 5 caption talks about ln(a’).</w:t>
      </w:r>
    </w:p>
  </w:comment>
  <w:comment w:id="151" w:author="Jim Hasbrouck" w:date="2020-12-08T18:40:00Z" w:initials="jjh">
    <w:p w14:paraId="08AA4993" w14:textId="1356F00E" w:rsidR="00D03229" w:rsidRDefault="00D03229">
      <w:pPr>
        <w:pStyle w:val="CommentText"/>
      </w:pPr>
      <w:r>
        <w:rPr>
          <w:rStyle w:val="CommentReference"/>
        </w:rPr>
        <w:annotationRef/>
      </w:r>
      <w:r>
        <w:t>To be more consistent in presenting results, add MSY and ln(a’) to this table as shown in Table 8.</w:t>
      </w:r>
    </w:p>
  </w:comment>
  <w:comment w:id="152" w:author="Heinl, Steve (DFG)" w:date="2020-12-09T13:31:00Z" w:initials="HS(">
    <w:p w14:paraId="6DCF982A" w14:textId="61C82036" w:rsidR="00D03229" w:rsidRDefault="00D03229">
      <w:pPr>
        <w:pStyle w:val="CommentText"/>
      </w:pPr>
      <w:r>
        <w:rPr>
          <w:rStyle w:val="CommentReference"/>
        </w:rPr>
        <w:annotationRef/>
      </w:r>
      <w:r>
        <w:t>Will look into addressing these comments.</w:t>
      </w:r>
    </w:p>
  </w:comment>
  <w:comment w:id="153" w:author="Nichols, Jeff V (DFG)" w:date="2020-12-18T10:33:00Z" w:initials="NJV(">
    <w:p w14:paraId="0159D44E" w14:textId="65522134" w:rsidR="00D03229" w:rsidRDefault="00D03229">
      <w:pPr>
        <w:pStyle w:val="CommentText"/>
      </w:pPr>
      <w:r>
        <w:rPr>
          <w:rStyle w:val="CommentReference"/>
        </w:rPr>
        <w:annotationRef/>
      </w:r>
      <w:r>
        <w:t>Looks like this still needs addressed/resolved yes?</w:t>
      </w:r>
    </w:p>
  </w:comment>
  <w:comment w:id="154" w:author="Heinl, Steve (DFG)" w:date="2020-12-21T14:10:00Z" w:initials="HS(">
    <w:p w14:paraId="16172A58" w14:textId="6353ED1B" w:rsidR="00D03229" w:rsidRDefault="00D03229">
      <w:pPr>
        <w:pStyle w:val="CommentText"/>
      </w:pPr>
      <w:r>
        <w:rPr>
          <w:rStyle w:val="CommentReference"/>
        </w:rPr>
        <w:annotationRef/>
      </w:r>
      <w:r w:rsidRPr="00B9500B">
        <w:t>Sara Miller edits inserted to address reviewer comments.</w:t>
      </w:r>
    </w:p>
  </w:comment>
  <w:comment w:id="180" w:author="Jim Hasbrouck" w:date="2020-12-08T18:39:00Z" w:initials="jjh">
    <w:p w14:paraId="7D1C3D17" w14:textId="19FFE2BE" w:rsidR="00D03229" w:rsidRDefault="00D03229">
      <w:pPr>
        <w:pStyle w:val="CommentText"/>
      </w:pPr>
      <w:r>
        <w:rPr>
          <w:rStyle w:val="CommentReference"/>
        </w:rPr>
        <w:annotationRef/>
      </w:r>
      <w:r>
        <w:t>Recommend adding figures like Fig 3-7 for this stock, too.</w:t>
      </w:r>
    </w:p>
  </w:comment>
  <w:comment w:id="181" w:author="Nichols, Jeff V (DFG)" w:date="2020-12-18T10:44:00Z" w:initials="NJV(">
    <w:p w14:paraId="2C782E02" w14:textId="46BE413E" w:rsidR="00D03229" w:rsidRDefault="00D03229">
      <w:pPr>
        <w:pStyle w:val="CommentText"/>
      </w:pPr>
      <w:r>
        <w:rPr>
          <w:rStyle w:val="CommentReference"/>
        </w:rPr>
        <w:annotationRef/>
      </w:r>
      <w:r>
        <w:t>Don’t think this has been addressed or added</w:t>
      </w:r>
    </w:p>
  </w:comment>
  <w:comment w:id="182" w:author="Heinl, Steve (DFG)" w:date="2020-12-21T14:38:00Z" w:initials="HS(">
    <w:p w14:paraId="70C2D35C" w14:textId="77777777" w:rsidR="00D03229" w:rsidRDefault="00D03229">
      <w:pPr>
        <w:pStyle w:val="CommentText"/>
      </w:pPr>
      <w:r>
        <w:rPr>
          <w:rStyle w:val="CommentReference"/>
        </w:rPr>
        <w:annotationRef/>
      </w:r>
      <w:r>
        <w:t xml:space="preserve">Sara Miller comment:  </w:t>
      </w:r>
      <w:r w:rsidRPr="00433A31">
        <w:t xml:space="preserve">This is not possible in the current model form. </w:t>
      </w:r>
      <w:r w:rsidRPr="00433A31">
        <w:t>Speel Lake was age-structured but Redoubt Lake is not. The next time this EG is reviewed, Steve and I hope to do a Bayesian age structured model similar to Speel. I added the figure</w:t>
      </w:r>
      <w:r>
        <w:t>s</w:t>
      </w:r>
      <w:r w:rsidRPr="00433A31">
        <w:t xml:space="preserve"> I could</w:t>
      </w:r>
      <w:r>
        <w:t xml:space="preserve"> – Sara Miller</w:t>
      </w:r>
      <w:r w:rsidRPr="00433A31">
        <w:t>.</w:t>
      </w:r>
    </w:p>
    <w:p w14:paraId="35F3A439" w14:textId="77777777" w:rsidR="00D03229" w:rsidRDefault="00D03229">
      <w:pPr>
        <w:pStyle w:val="CommentText"/>
      </w:pPr>
    </w:p>
    <w:p w14:paraId="2E8C4FF0" w14:textId="044A1A01" w:rsidR="00D03229" w:rsidRDefault="00D03229">
      <w:pPr>
        <w:pStyle w:val="CommentText"/>
      </w:pPr>
      <w:r>
        <w:t>Also inserted Sara Miller’s changes/edits to address reviewer comments below.</w:t>
      </w:r>
    </w:p>
  </w:comment>
  <w:comment w:id="183" w:author="Heinl, Steve (DFG)" w:date="2020-12-22T14:43:00Z" w:initials="HS(">
    <w:p w14:paraId="07D6711C" w14:textId="66B8CD02" w:rsidR="00CA557A" w:rsidRDefault="00CA557A">
      <w:pPr>
        <w:pStyle w:val="CommentText"/>
      </w:pPr>
      <w:r>
        <w:rPr>
          <w:rStyle w:val="CommentReference"/>
        </w:rPr>
        <w:annotationRef/>
      </w:r>
      <w:r w:rsidRPr="00CA557A">
        <w:t>Inserted this to address reviewer comments. Adequate?</w:t>
      </w:r>
    </w:p>
  </w:comment>
  <w:comment w:id="205" w:author="Jim Hasbrouck" w:date="2020-12-08T18:34:00Z" w:initials="jjh">
    <w:p w14:paraId="4D46D902" w14:textId="359A5784" w:rsidR="00D03229" w:rsidRDefault="00D03229">
      <w:pPr>
        <w:pStyle w:val="CommentText"/>
      </w:pPr>
      <w:r>
        <w:rPr>
          <w:rStyle w:val="CommentReference"/>
        </w:rPr>
        <w:annotationRef/>
      </w:r>
      <w:r>
        <w:t>Not sure department should say there will be no change to OEG.  While I agree with likely outcome stated in sentence, OEG is set by the board, not the department, so maybe inappropriate for us to specify there will be no change to OEG.</w:t>
      </w:r>
    </w:p>
  </w:comment>
  <w:comment w:id="206" w:author="Nichols, Jeff V (DFG)" w:date="2020-12-18T10:46:00Z" w:initials="NJV(">
    <w:p w14:paraId="0BD9D346" w14:textId="5D22A818" w:rsidR="00D03229" w:rsidRDefault="00D03229">
      <w:pPr>
        <w:pStyle w:val="CommentText"/>
      </w:pPr>
      <w:r>
        <w:rPr>
          <w:rStyle w:val="CommentReference"/>
        </w:rPr>
        <w:annotationRef/>
      </w:r>
      <w:r>
        <w:t>Don’t disagree with Jim….but haven’t seen confirmation from DCF or Ed on this; otherwise, this gets accepted as revised</w:t>
      </w:r>
    </w:p>
  </w:comment>
  <w:comment w:id="207" w:author="Heinl, Steve (DFG)" w:date="2020-12-21T14:12:00Z" w:initials="HS(">
    <w:p w14:paraId="7B8E12F9" w14:textId="6BCBB6D8" w:rsidR="00D03229" w:rsidRDefault="00D03229">
      <w:pPr>
        <w:pStyle w:val="CommentText"/>
      </w:pPr>
      <w:r>
        <w:rPr>
          <w:rStyle w:val="CommentReference"/>
        </w:rPr>
        <w:annotationRef/>
      </w:r>
      <w:r>
        <w:t>Accepted edits.</w:t>
      </w:r>
    </w:p>
  </w:comment>
  <w:comment w:id="212" w:author="Templin, Bill D (DFG)" w:date="2020-11-19T10:50:00Z" w:initials="TBD(">
    <w:p w14:paraId="5EBDCB40" w14:textId="77777777" w:rsidR="00D03229" w:rsidRDefault="00D03229">
      <w:pPr>
        <w:pStyle w:val="CommentText"/>
      </w:pPr>
      <w:r>
        <w:rPr>
          <w:rStyle w:val="CommentReference"/>
        </w:rPr>
        <w:annotationRef/>
      </w:r>
      <w:r>
        <w:t>Is there a reason why alpha is not reported?</w:t>
      </w:r>
    </w:p>
  </w:comment>
  <w:comment w:id="213" w:author="Jones, Ed L (DFG)" w:date="2020-12-09T07:28:00Z" w:initials="JEL(">
    <w:p w14:paraId="322B3EDA" w14:textId="77777777" w:rsidR="00D03229" w:rsidRDefault="00D03229">
      <w:pPr>
        <w:pStyle w:val="CommentText"/>
      </w:pPr>
      <w:r>
        <w:rPr>
          <w:rStyle w:val="CommentReference"/>
        </w:rPr>
        <w:annotationRef/>
      </w:r>
      <w:r>
        <w:t>This is a good point … I believe we are at a stage where across the state we should adopt a consistent template of what parameters to report on when performing detailed SR analyses.</w:t>
      </w:r>
    </w:p>
  </w:comment>
  <w:comment w:id="217" w:author="Templin, Bill D (DFG)" w:date="2020-11-19T10:52:00Z" w:initials="TBD(">
    <w:p w14:paraId="45072E9E" w14:textId="77777777" w:rsidR="00D03229" w:rsidRDefault="00D03229" w:rsidP="00D1425C">
      <w:pPr>
        <w:pStyle w:val="CommentText"/>
      </w:pPr>
      <w:r>
        <w:rPr>
          <w:rStyle w:val="CommentReference"/>
        </w:rPr>
        <w:annotationRef/>
      </w:r>
      <w:r>
        <w:t>Correct notation?  Should be ln(a’)</w:t>
      </w:r>
    </w:p>
  </w:comment>
  <w:comment w:id="218" w:author="Nichols, Jeff V (DFG)" w:date="2020-12-18T10:48:00Z" w:initials="NJV(">
    <w:p w14:paraId="3F9443AF" w14:textId="77777777" w:rsidR="00D03229" w:rsidRDefault="00D03229" w:rsidP="00D1425C">
      <w:pPr>
        <w:pStyle w:val="CommentText"/>
      </w:pPr>
      <w:r>
        <w:rPr>
          <w:rStyle w:val="CommentReference"/>
        </w:rPr>
        <w:annotationRef/>
      </w:r>
      <w:r>
        <w:t>Not sure if this has been addressed as ln(a) (not prime) has already been introduced above??</w:t>
      </w:r>
    </w:p>
  </w:comment>
  <w:comment w:id="221" w:author="Templin, Bill D (DFG)" w:date="2020-11-19T15:46:00Z" w:initials="TBD(">
    <w:p w14:paraId="35F553B6" w14:textId="77777777" w:rsidR="00D03229" w:rsidRDefault="00D03229" w:rsidP="00D1425C">
      <w:pPr>
        <w:pStyle w:val="CommentText"/>
      </w:pPr>
      <w:r>
        <w:rPr>
          <w:rStyle w:val="CommentReference"/>
        </w:rPr>
        <w:annotationRef/>
      </w:r>
      <w:r>
        <w:t>These numbers don’t seem correct, how is the Geiger number lower than Model 2 given the ln(a) estimates above?</w:t>
      </w:r>
    </w:p>
  </w:comment>
  <w:comment w:id="219" w:author="Heinl, Steve (DFG)" w:date="2020-12-09T13:32:00Z" w:initials="HS(">
    <w:p w14:paraId="1F993D5E" w14:textId="77777777" w:rsidR="00D03229" w:rsidRDefault="00D03229" w:rsidP="00D1425C">
      <w:pPr>
        <w:pStyle w:val="CommentText"/>
      </w:pPr>
      <w:r>
        <w:rPr>
          <w:rStyle w:val="CommentReference"/>
        </w:rPr>
        <w:annotationRef/>
      </w:r>
      <w:r>
        <w:t>Will look at this and Geiger report again.</w:t>
      </w:r>
    </w:p>
  </w:comment>
  <w:comment w:id="220" w:author="Nichols, Jeff V (DFG)" w:date="2020-12-18T10:48:00Z" w:initials="NJV(">
    <w:p w14:paraId="54D4073A" w14:textId="77777777" w:rsidR="00D03229" w:rsidRDefault="00D03229" w:rsidP="00D1425C">
      <w:pPr>
        <w:pStyle w:val="CommentText"/>
      </w:pPr>
      <w:r>
        <w:rPr>
          <w:rStyle w:val="CommentReference"/>
        </w:rPr>
        <w:annotationRef/>
      </w:r>
      <w:r>
        <w:t>Needs addressed by Heinl et 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9447C" w15:done="0"/>
  <w15:commentEx w15:paraId="734D5A90" w15:done="0"/>
  <w15:commentEx w15:paraId="4451DBE4" w15:done="0"/>
  <w15:commentEx w15:paraId="0069E6D1" w15:done="0"/>
  <w15:commentEx w15:paraId="69751E54" w15:done="0"/>
  <w15:commentEx w15:paraId="4B3861BC" w15:paraIdParent="69751E54" w15:done="0"/>
  <w15:commentEx w15:paraId="4128CA8C" w15:done="0"/>
  <w15:commentEx w15:paraId="79E00887" w15:paraIdParent="4128CA8C" w15:done="0"/>
  <w15:commentEx w15:paraId="4D065F36" w15:done="0"/>
  <w15:commentEx w15:paraId="28273EA9" w15:paraIdParent="4D065F36" w15:done="0"/>
  <w15:commentEx w15:paraId="0D6D80D4" w15:done="0"/>
  <w15:commentEx w15:paraId="242AF8E4" w15:done="0"/>
  <w15:commentEx w15:paraId="1E803369" w15:done="0"/>
  <w15:commentEx w15:paraId="43F3B0BF" w15:done="0"/>
  <w15:commentEx w15:paraId="52642FEC" w15:done="0"/>
  <w15:commentEx w15:paraId="536FBC31" w15:paraIdParent="52642FEC" w15:done="0"/>
  <w15:commentEx w15:paraId="7DCF38BD" w15:paraIdParent="52642FEC" w15:done="0"/>
  <w15:commentEx w15:paraId="36AD0575" w15:done="0"/>
  <w15:commentEx w15:paraId="6D5228F1" w15:done="0"/>
  <w15:commentEx w15:paraId="3D6BA506" w15:done="0"/>
  <w15:commentEx w15:paraId="60031386" w15:paraIdParent="3D6BA506" w15:done="0"/>
  <w15:commentEx w15:paraId="3E7CE1C8" w15:paraIdParent="3D6BA506" w15:done="0"/>
  <w15:commentEx w15:paraId="613808BE" w15:paraIdParent="3D6BA506" w15:done="0"/>
  <w15:commentEx w15:paraId="4DAF1F26" w15:done="0"/>
  <w15:commentEx w15:paraId="08AA4993" w15:paraIdParent="4DAF1F26" w15:done="0"/>
  <w15:commentEx w15:paraId="6DCF982A" w15:paraIdParent="4DAF1F26" w15:done="0"/>
  <w15:commentEx w15:paraId="0159D44E" w15:paraIdParent="4DAF1F26" w15:done="0"/>
  <w15:commentEx w15:paraId="16172A58" w15:paraIdParent="4DAF1F26" w15:done="0"/>
  <w15:commentEx w15:paraId="7D1C3D17" w15:done="0"/>
  <w15:commentEx w15:paraId="2C782E02" w15:paraIdParent="7D1C3D17" w15:done="0"/>
  <w15:commentEx w15:paraId="2E8C4FF0" w15:paraIdParent="7D1C3D17" w15:done="0"/>
  <w15:commentEx w15:paraId="07D6711C" w15:done="0"/>
  <w15:commentEx w15:paraId="4D46D902" w15:done="0"/>
  <w15:commentEx w15:paraId="0BD9D346" w15:paraIdParent="4D46D902" w15:done="0"/>
  <w15:commentEx w15:paraId="7B8E12F9" w15:paraIdParent="4D46D902" w15:done="0"/>
  <w15:commentEx w15:paraId="5EBDCB40" w15:done="0"/>
  <w15:commentEx w15:paraId="322B3EDA" w15:paraIdParent="5EBDCB40" w15:done="0"/>
  <w15:commentEx w15:paraId="45072E9E" w15:done="0"/>
  <w15:commentEx w15:paraId="3F9443AF" w15:paraIdParent="45072E9E" w15:done="0"/>
  <w15:commentEx w15:paraId="35F553B6" w15:done="0"/>
  <w15:commentEx w15:paraId="1F993D5E" w15:paraIdParent="35F553B6" w15:done="0"/>
  <w15:commentEx w15:paraId="54D4073A" w15:paraIdParent="35F553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71002" w16cex:dateUtc="2020-12-18T20:24:00Z"/>
  <w16cex:commentExtensible w16cex:durableId="2387095F" w16cex:dateUtc="2020-12-18T19:56:00Z"/>
  <w16cex:commentExtensible w16cex:durableId="2379D529" w16cex:dateUtc="2020-12-08T19:34:00Z"/>
  <w16cex:commentExtensible w16cex:durableId="23861469" w16cex:dateUtc="2020-12-18T02:31:00Z"/>
  <w16cex:commentExtensible w16cex:durableId="2386172E" w16cex:dateUtc="2020-12-18T02:43:00Z"/>
  <w16cex:commentExtensible w16cex:durableId="237A4234" w16cex:dateUtc="2020-12-09T03:19:00Z"/>
  <w16cex:commentExtensible w16cex:durableId="237A415E" w16cex:dateUtc="2020-12-09T03:15:00Z"/>
  <w16cex:commentExtensible w16cex:durableId="237AFA2A" w16cex:dateUtc="2020-12-09T16:24:00Z"/>
  <w16cex:commentExtensible w16cex:durableId="238703C9" w16cex:dateUtc="2020-12-18T19:32:00Z"/>
  <w16cex:commentExtensible w16cex:durableId="23614A91" w16cex:dateUtc="2020-11-20T04:48:00Z"/>
  <w16cex:commentExtensible w16cex:durableId="237A4722" w16cex:dateUtc="2020-12-09T03:40:00Z"/>
  <w16cex:commentExtensible w16cex:durableId="238703FB" w16cex:dateUtc="2020-12-18T19:33:00Z"/>
  <w16cex:commentExtensible w16cex:durableId="237A46DB" w16cex:dateUtc="2020-12-09T03:39:00Z"/>
  <w16cex:commentExtensible w16cex:durableId="23870694" w16cex:dateUtc="2020-12-18T19:44:00Z"/>
  <w16cex:commentExtensible w16cex:durableId="237A45A7" w16cex:dateUtc="2020-12-09T03:34:00Z"/>
  <w16cex:commentExtensible w16cex:durableId="238706F7" w16cex:dateUtc="2020-12-18T19:46:00Z"/>
  <w16cex:commentExtensible w16cex:durableId="2360CCD7" w16cex:dateUtc="2020-11-19T19:52:00Z"/>
  <w16cex:commentExtensible w16cex:durableId="23870767" w16cex:dateUtc="2020-12-18T19:48:00Z"/>
  <w16cex:commentExtensible w16cex:durableId="236111EF" w16cex:dateUtc="2020-11-20T00:46:00Z"/>
  <w16cex:commentExtensible w16cex:durableId="2387078D" w16cex:dateUtc="2020-12-18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9447C" w16cid:durableId="238ADE53"/>
  <w16cid:commentId w16cid:paraId="734D5A90" w16cid:durableId="23871002"/>
  <w16cid:commentId w16cid:paraId="4451DBE4" w16cid:durableId="238C807C"/>
  <w16cid:commentId w16cid:paraId="0069E6D1" w16cid:durableId="238C7C2C"/>
  <w16cid:commentId w16cid:paraId="69751E54" w16cid:durableId="2387095F"/>
  <w16cid:commentId w16cid:paraId="4B3861BC" w16cid:durableId="238AE300"/>
  <w16cid:commentId w16cid:paraId="4128CA8C" w16cid:durableId="2379D529"/>
  <w16cid:commentId w16cid:paraId="79E00887" w16cid:durableId="238AFE01"/>
  <w16cid:commentId w16cid:paraId="4D065F36" w16cid:durableId="23861469"/>
  <w16cid:commentId w16cid:paraId="28273EA9" w16cid:durableId="238AFE6F"/>
  <w16cid:commentId w16cid:paraId="0D6D80D4" w16cid:durableId="238C587B"/>
  <w16cid:commentId w16cid:paraId="242AF8E4" w16cid:durableId="238C4E57"/>
  <w16cid:commentId w16cid:paraId="1E803369" w16cid:durableId="2386172E"/>
  <w16cid:commentId w16cid:paraId="43F3B0BF" w16cid:durableId="238C5169"/>
  <w16cid:commentId w16cid:paraId="52642FEC" w16cid:durableId="237A4234"/>
  <w16cid:commentId w16cid:paraId="536FBC31" w16cid:durableId="237B50C6"/>
  <w16cid:commentId w16cid:paraId="7DCF38BD" w16cid:durableId="238C5A88"/>
  <w16cid:commentId w16cid:paraId="36AD0575" w16cid:durableId="238B29C0"/>
  <w16cid:commentId w16cid:paraId="6D5228F1" w16cid:durableId="238C509C"/>
  <w16cid:commentId w16cid:paraId="3D6BA506" w16cid:durableId="237A415E"/>
  <w16cid:commentId w16cid:paraId="60031386" w16cid:durableId="237AFA2A"/>
  <w16cid:commentId w16cid:paraId="3E7CE1C8" w16cid:durableId="238703C9"/>
  <w16cid:commentId w16cid:paraId="613808BE" w16cid:durableId="238B2A7F"/>
  <w16cid:commentId w16cid:paraId="4DAF1F26" w16cid:durableId="23614A91"/>
  <w16cid:commentId w16cid:paraId="08AA4993" w16cid:durableId="237A4722"/>
  <w16cid:commentId w16cid:paraId="6DCF982A" w16cid:durableId="237B502E"/>
  <w16cid:commentId w16cid:paraId="0159D44E" w16cid:durableId="238703FB"/>
  <w16cid:commentId w16cid:paraId="16172A58" w16cid:durableId="238B2B3B"/>
  <w16cid:commentId w16cid:paraId="7D1C3D17" w16cid:durableId="237A46DB"/>
  <w16cid:commentId w16cid:paraId="2C782E02" w16cid:durableId="23870694"/>
  <w16cid:commentId w16cid:paraId="2E8C4FF0" w16cid:durableId="238B31E6"/>
  <w16cid:commentId w16cid:paraId="07D6711C" w16cid:durableId="238C848C"/>
  <w16cid:commentId w16cid:paraId="4D46D902" w16cid:durableId="237A45A7"/>
  <w16cid:commentId w16cid:paraId="0BD9D346" w16cid:durableId="238706F7"/>
  <w16cid:commentId w16cid:paraId="7B8E12F9" w16cid:durableId="238B2BE3"/>
  <w16cid:commentId w16cid:paraId="5EBDCB40" w16cid:durableId="238B376D"/>
  <w16cid:commentId w16cid:paraId="322B3EDA" w16cid:durableId="238B376C"/>
  <w16cid:commentId w16cid:paraId="45072E9E" w16cid:durableId="2360CCD7"/>
  <w16cid:commentId w16cid:paraId="3F9443AF" w16cid:durableId="23870767"/>
  <w16cid:commentId w16cid:paraId="35F553B6" w16cid:durableId="236111EF"/>
  <w16cid:commentId w16cid:paraId="1F993D5E" w16cid:durableId="237B5082"/>
  <w16cid:commentId w16cid:paraId="54D4073A" w16cid:durableId="238707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EEF22" w14:textId="77777777" w:rsidR="00D03229" w:rsidRDefault="00D03229">
      <w:r>
        <w:separator/>
      </w:r>
    </w:p>
  </w:endnote>
  <w:endnote w:type="continuationSeparator" w:id="0">
    <w:p w14:paraId="087B5D40" w14:textId="77777777" w:rsidR="00D03229" w:rsidRDefault="00D03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nion Pro">
    <w:altName w:val="Times New Roman"/>
    <w:panose1 w:val="00000000000000000000"/>
    <w:charset w:val="00"/>
    <w:family w:val="roman"/>
    <w:notTrueType/>
    <w:pitch w:val="variable"/>
    <w:sig w:usb0="00000001" w:usb1="5000E07B" w:usb2="00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D706E" w14:textId="77777777" w:rsidR="00D03229" w:rsidRDefault="00D03229"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6F28CA" w14:textId="77777777" w:rsidR="00D03229" w:rsidRDefault="00D0322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718B6" w14:textId="77777777" w:rsidR="00D03229" w:rsidRPr="0046045F" w:rsidRDefault="00D03229" w:rsidP="00106844"/>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1AF8D" w14:textId="77777777" w:rsidR="00D03229" w:rsidRDefault="00D03229" w:rsidP="00106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5D188CDD" w14:textId="77777777" w:rsidR="00D03229" w:rsidRPr="0046045F" w:rsidRDefault="00D03229" w:rsidP="0010684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B43DB" w14:textId="77777777" w:rsidR="00D03229" w:rsidRDefault="00D03229" w:rsidP="00C01EDD">
    <w:pPr>
      <w:pStyle w:val="Footer"/>
      <w:jc w:val="center"/>
    </w:pPr>
    <w:r>
      <w:fldChar w:fldCharType="begin"/>
    </w:r>
    <w:r>
      <w:instrText xml:space="preserve"> PAGE   \* MERGEFORMAT </w:instrText>
    </w:r>
    <w:r>
      <w:fldChar w:fldCharType="separate"/>
    </w:r>
    <w:r>
      <w:rPr>
        <w:noProof/>
      </w:rPr>
      <w:t>97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C7DEA" w14:textId="77777777" w:rsidR="00D03229" w:rsidRDefault="00D032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8B06F" w14:textId="77777777" w:rsidR="00D03229" w:rsidRDefault="00D032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E9ED9" w14:textId="77777777" w:rsidR="00D03229" w:rsidRDefault="00D032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D90B" w14:textId="77777777" w:rsidR="00D03229" w:rsidRDefault="00D0322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F0AE0" w14:textId="77777777" w:rsidR="00D03229" w:rsidRDefault="00D0322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1D145" w14:textId="77777777" w:rsidR="00D03229" w:rsidRDefault="00D0322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48D64" w14:textId="77777777" w:rsidR="00D03229" w:rsidRDefault="00D03229"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2960F2D9" w14:textId="77777777" w:rsidR="00D03229" w:rsidRDefault="00D0322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DFC53" w14:textId="77777777" w:rsidR="00D03229" w:rsidRPr="0046045F" w:rsidRDefault="00D03229" w:rsidP="00886BDF">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A5B61" w14:textId="77777777" w:rsidR="00D03229" w:rsidRDefault="00D03229">
      <w:r>
        <w:separator/>
      </w:r>
    </w:p>
  </w:footnote>
  <w:footnote w:type="continuationSeparator" w:id="0">
    <w:p w14:paraId="75BD53C4" w14:textId="77777777" w:rsidR="00D03229" w:rsidRDefault="00D03229">
      <w:r>
        <w:continuationSeparator/>
      </w:r>
    </w:p>
  </w:footnote>
  <w:footnote w:id="1">
    <w:p w14:paraId="66165FD6" w14:textId="77777777" w:rsidR="00D03229" w:rsidRDefault="00D03229" w:rsidP="00B16123">
      <w:pPr>
        <w:pStyle w:val="FootnoteText"/>
      </w:pPr>
      <w:r>
        <w:rPr>
          <w:rStyle w:val="FootnoteReference"/>
        </w:rPr>
        <w:footnoteRef/>
      </w:r>
      <w:r>
        <w:t xml:space="preserve"> </w:t>
      </w:r>
      <w:r>
        <w:tab/>
        <w:t>Bue, B. G., and J. J. Hasbrouck. Escapement goal review of salmon stocks of Upper Cook Inlet. Alaska Department of Fish and Game, Report to the Alaska Board of Fisheries, November 2001 (and February 2002), Anchorage, unpublished document.</w:t>
      </w:r>
    </w:p>
  </w:footnote>
  <w:footnote w:id="2">
    <w:p w14:paraId="1A5F387D" w14:textId="77777777" w:rsidR="00D03229" w:rsidRDefault="00D03229" w:rsidP="00CA2B8B">
      <w:pPr>
        <w:pStyle w:val="FootnoteText"/>
      </w:pPr>
      <w:r>
        <w:rPr>
          <w:rStyle w:val="FootnoteReference"/>
        </w:rPr>
        <w:footnoteRef/>
      </w:r>
      <w:r>
        <w:t xml:space="preserve"> Eiler, J. H., M. M. Masuda, and H. R. Carlson. Stock composition, timing, and movement patterns of adult coho salmon in the Taku River Drainage, 1992. National Marine Fisheries Service report, Juneau.</w:t>
      </w:r>
    </w:p>
  </w:footnote>
  <w:footnote w:id="3">
    <w:p w14:paraId="2774C617" w14:textId="77777777" w:rsidR="00D03229" w:rsidRPr="00C22620" w:rsidRDefault="00D03229" w:rsidP="00B43C3D">
      <w:pPr>
        <w:pStyle w:val="FootnoteText"/>
      </w:pPr>
      <w:r w:rsidRPr="00C22620">
        <w:rPr>
          <w:rStyle w:val="FootnoteReference"/>
        </w:rPr>
        <w:footnoteRef/>
      </w:r>
      <w:r w:rsidRPr="00C22620">
        <w:t xml:space="preserve"> </w:t>
      </w:r>
      <w:r w:rsidRPr="00C22620">
        <w:tab/>
        <w:t>20</w:t>
      </w:r>
      <w:r>
        <w:t>20</w:t>
      </w:r>
      <w:r w:rsidRPr="00C22620">
        <w:t xml:space="preserve"> Annual Management Plan, Southern Southeast Regional Aquaculture Association, unpublished document.</w:t>
      </w:r>
    </w:p>
    <w:p w14:paraId="45E02E0E" w14:textId="77777777" w:rsidR="00D03229" w:rsidRDefault="00D03229" w:rsidP="00B43C3D">
      <w:pPr>
        <w:pStyle w:val="FootnoteText"/>
      </w:pPr>
      <w:r w:rsidRPr="00C22620">
        <w:t>http://www.adfg.alaska.gov/index.cfm?adfg=fishingHatcheriesPlanning.annual (Accessed 8/</w:t>
      </w:r>
      <w:r>
        <w:t>12</w:t>
      </w:r>
      <w:r w:rsidRPr="00C22620">
        <w:t>/20</w:t>
      </w:r>
      <w:r>
        <w:t>20</w:t>
      </w:r>
      <w:r w:rsidRPr="00C22620">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5B3D0" w14:textId="77777777" w:rsidR="00D03229" w:rsidRDefault="00D0322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5940B" w14:textId="66B107DE" w:rsidR="00D03229" w:rsidRDefault="00D0322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7492F" w14:textId="77777777" w:rsidR="00D03229" w:rsidRDefault="00D032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D9E4F" w14:textId="77777777" w:rsidR="00D03229" w:rsidRDefault="00D032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5408A" w14:textId="77777777" w:rsidR="00D03229" w:rsidRDefault="00D032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FB124" w14:textId="77777777" w:rsidR="00D03229" w:rsidRDefault="00D032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002E3" w14:textId="77777777" w:rsidR="00D03229" w:rsidRDefault="00D0322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ECCD9" w14:textId="77777777" w:rsidR="00D03229" w:rsidRDefault="00D0322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DC5CF" w14:textId="77777777" w:rsidR="00D03229" w:rsidRDefault="00D0322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8D9F7" w14:textId="77777777" w:rsidR="00D03229" w:rsidRDefault="00D0322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3333200"/>
      <w:docPartObj>
        <w:docPartGallery w:val="Page Numbers (Margins)"/>
        <w:docPartUnique/>
      </w:docPartObj>
    </w:sdtPr>
    <w:sdtEndPr>
      <w:rPr>
        <w:rStyle w:val="PageNumber"/>
      </w:rPr>
    </w:sdtEndPr>
    <w:sdtContent>
      <w:p w14:paraId="7B53B90F" w14:textId="77777777" w:rsidR="00D03229" w:rsidRDefault="00D03229" w:rsidP="00846F7C">
        <w:pPr>
          <w:pStyle w:val="Footer"/>
          <w:framePr w:wrap="around" w:vAnchor="page" w:hAnchor="page" w:x="577"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sdtContent>
  </w:sdt>
  <w:p w14:paraId="55EF5C00" w14:textId="77777777" w:rsidR="00D03229" w:rsidRDefault="00D032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2EBB"/>
    <w:multiLevelType w:val="hybridMultilevel"/>
    <w:tmpl w:val="5D9CB9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71192"/>
    <w:multiLevelType w:val="hybridMultilevel"/>
    <w:tmpl w:val="450C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E1DA7"/>
    <w:multiLevelType w:val="hybridMultilevel"/>
    <w:tmpl w:val="6652C6B6"/>
    <w:lvl w:ilvl="0" w:tplc="41024DE2">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F4271"/>
    <w:multiLevelType w:val="hybridMultilevel"/>
    <w:tmpl w:val="4CBE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207CD"/>
    <w:multiLevelType w:val="hybridMultilevel"/>
    <w:tmpl w:val="F4BE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F73E3"/>
    <w:multiLevelType w:val="hybridMultilevel"/>
    <w:tmpl w:val="3C90D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A6EF9"/>
    <w:multiLevelType w:val="hybridMultilevel"/>
    <w:tmpl w:val="165A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82E83"/>
    <w:multiLevelType w:val="hybridMultilevel"/>
    <w:tmpl w:val="356C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068F8"/>
    <w:multiLevelType w:val="hybridMultilevel"/>
    <w:tmpl w:val="682A97C2"/>
    <w:lvl w:ilvl="0" w:tplc="4D263706">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6D32CF"/>
    <w:multiLevelType w:val="hybridMultilevel"/>
    <w:tmpl w:val="013A88B6"/>
    <w:lvl w:ilvl="0" w:tplc="F5DED76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63E2F"/>
    <w:multiLevelType w:val="hybridMultilevel"/>
    <w:tmpl w:val="F5F43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038F8"/>
    <w:multiLevelType w:val="hybridMultilevel"/>
    <w:tmpl w:val="7C56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574D1"/>
    <w:multiLevelType w:val="hybridMultilevel"/>
    <w:tmpl w:val="D77C3A7C"/>
    <w:lvl w:ilvl="0" w:tplc="59A0E2D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D36EDF"/>
    <w:multiLevelType w:val="hybridMultilevel"/>
    <w:tmpl w:val="B79A1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C556C2C"/>
    <w:multiLevelType w:val="hybridMultilevel"/>
    <w:tmpl w:val="5DB0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E3A62"/>
    <w:multiLevelType w:val="hybridMultilevel"/>
    <w:tmpl w:val="F0AE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771F3"/>
    <w:multiLevelType w:val="hybridMultilevel"/>
    <w:tmpl w:val="585083AA"/>
    <w:lvl w:ilvl="0" w:tplc="EE6C4D1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E517BA"/>
    <w:multiLevelType w:val="hybridMultilevel"/>
    <w:tmpl w:val="798C79EC"/>
    <w:lvl w:ilvl="0" w:tplc="1A8A954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AA1938"/>
    <w:multiLevelType w:val="hybridMultilevel"/>
    <w:tmpl w:val="59CC4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8119BA"/>
    <w:multiLevelType w:val="hybridMultilevel"/>
    <w:tmpl w:val="2F7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E1158"/>
    <w:multiLevelType w:val="multilevel"/>
    <w:tmpl w:val="20689C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34242D"/>
    <w:multiLevelType w:val="hybridMultilevel"/>
    <w:tmpl w:val="1126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597B71"/>
    <w:multiLevelType w:val="hybridMultilevel"/>
    <w:tmpl w:val="F72E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81200"/>
    <w:multiLevelType w:val="hybridMultilevel"/>
    <w:tmpl w:val="68921210"/>
    <w:lvl w:ilvl="0" w:tplc="5A70D7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F6048A"/>
    <w:multiLevelType w:val="hybridMultilevel"/>
    <w:tmpl w:val="B63E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6C0241"/>
    <w:multiLevelType w:val="hybridMultilevel"/>
    <w:tmpl w:val="4E021B28"/>
    <w:lvl w:ilvl="0" w:tplc="0409000B">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9C1421C"/>
    <w:multiLevelType w:val="hybridMultilevel"/>
    <w:tmpl w:val="E4A4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03E16"/>
    <w:multiLevelType w:val="hybridMultilevel"/>
    <w:tmpl w:val="B2EEE722"/>
    <w:lvl w:ilvl="0" w:tplc="5110276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21"/>
  </w:num>
  <w:num w:numId="4">
    <w:abstractNumId w:val="25"/>
  </w:num>
  <w:num w:numId="5">
    <w:abstractNumId w:val="14"/>
  </w:num>
  <w:num w:numId="6">
    <w:abstractNumId w:val="4"/>
  </w:num>
  <w:num w:numId="7">
    <w:abstractNumId w:val="15"/>
  </w:num>
  <w:num w:numId="8">
    <w:abstractNumId w:val="2"/>
  </w:num>
  <w:num w:numId="9">
    <w:abstractNumId w:val="19"/>
  </w:num>
  <w:num w:numId="10">
    <w:abstractNumId w:val="3"/>
  </w:num>
  <w:num w:numId="11">
    <w:abstractNumId w:val="20"/>
  </w:num>
  <w:num w:numId="12">
    <w:abstractNumId w:val="13"/>
  </w:num>
  <w:num w:numId="13">
    <w:abstractNumId w:val="0"/>
  </w:num>
  <w:num w:numId="14">
    <w:abstractNumId w:val="9"/>
  </w:num>
  <w:num w:numId="15">
    <w:abstractNumId w:val="12"/>
  </w:num>
  <w:num w:numId="16">
    <w:abstractNumId w:val="8"/>
  </w:num>
  <w:num w:numId="17">
    <w:abstractNumId w:val="28"/>
  </w:num>
  <w:num w:numId="18">
    <w:abstractNumId w:val="17"/>
  </w:num>
  <w:num w:numId="19">
    <w:abstractNumId w:val="16"/>
  </w:num>
  <w:num w:numId="20">
    <w:abstractNumId w:val="11"/>
  </w:num>
  <w:num w:numId="21">
    <w:abstractNumId w:val="1"/>
  </w:num>
  <w:num w:numId="22">
    <w:abstractNumId w:val="7"/>
  </w:num>
  <w:num w:numId="23">
    <w:abstractNumId w:val="22"/>
  </w:num>
  <w:num w:numId="24">
    <w:abstractNumId w:val="23"/>
  </w:num>
  <w:num w:numId="25">
    <w:abstractNumId w:val="27"/>
  </w:num>
  <w:num w:numId="26">
    <w:abstractNumId w:val="5"/>
  </w:num>
  <w:num w:numId="27">
    <w:abstractNumId w:val="18"/>
  </w:num>
  <w:num w:numId="28">
    <w:abstractNumId w:val="26"/>
  </w:num>
  <w:num w:numId="29">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inl, Steve (DFG)">
    <w15:presenceInfo w15:providerId="AD" w15:userId="S-1-5-21-440283733-3916095660-3029927770-3073"/>
  </w15:person>
  <w15:person w15:author="Jim Hasbrouck">
    <w15:presenceInfo w15:providerId="None" w15:userId="Jim Hasbrouck"/>
  </w15:person>
  <w15:person w15:author="Jones, Ed L (DFG)">
    <w15:presenceInfo w15:providerId="AD" w15:userId="S::ed.jones@alaska.gov::6491da50-1a19-48c8-b8bb-71ab5990d2e4"/>
  </w15:person>
  <w15:person w15:author="Templin, Bill D (DFG)">
    <w15:presenceInfo w15:providerId="AD" w15:userId="S::bill.templin@alaska.gov::153ff9e6-74d7-48de-a2bc-90db5845802a"/>
  </w15:person>
  <w15:person w15:author="Heinl, Steve (DFG) [2]">
    <w15:presenceInfo w15:providerId="AD" w15:userId="S::steve.heinl@alaska.gov::7fa9c0b6-f3fc-4d32-9792-37aa99b5de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s>
  <w:rsids>
    <w:rsidRoot w:val="004E258D"/>
    <w:rsid w:val="0000025C"/>
    <w:rsid w:val="00002217"/>
    <w:rsid w:val="00002E49"/>
    <w:rsid w:val="0000342C"/>
    <w:rsid w:val="0000352E"/>
    <w:rsid w:val="00003F9F"/>
    <w:rsid w:val="0000439D"/>
    <w:rsid w:val="000049B0"/>
    <w:rsid w:val="00005AE2"/>
    <w:rsid w:val="00005F1D"/>
    <w:rsid w:val="00010DBE"/>
    <w:rsid w:val="0001154A"/>
    <w:rsid w:val="00015F93"/>
    <w:rsid w:val="000160FB"/>
    <w:rsid w:val="000169EB"/>
    <w:rsid w:val="000214B5"/>
    <w:rsid w:val="00021618"/>
    <w:rsid w:val="00024D44"/>
    <w:rsid w:val="00025D6D"/>
    <w:rsid w:val="00026119"/>
    <w:rsid w:val="000270DE"/>
    <w:rsid w:val="000316C5"/>
    <w:rsid w:val="000319BA"/>
    <w:rsid w:val="000343A7"/>
    <w:rsid w:val="000344D9"/>
    <w:rsid w:val="00035A00"/>
    <w:rsid w:val="0003616D"/>
    <w:rsid w:val="0003655A"/>
    <w:rsid w:val="000370BE"/>
    <w:rsid w:val="00037209"/>
    <w:rsid w:val="000373EE"/>
    <w:rsid w:val="00041751"/>
    <w:rsid w:val="00041F7D"/>
    <w:rsid w:val="00042CC3"/>
    <w:rsid w:val="00045441"/>
    <w:rsid w:val="0004779C"/>
    <w:rsid w:val="00047ABE"/>
    <w:rsid w:val="00050FA0"/>
    <w:rsid w:val="00051A8E"/>
    <w:rsid w:val="000520FA"/>
    <w:rsid w:val="0005286E"/>
    <w:rsid w:val="000541B5"/>
    <w:rsid w:val="00054576"/>
    <w:rsid w:val="00054738"/>
    <w:rsid w:val="000547C8"/>
    <w:rsid w:val="00054C00"/>
    <w:rsid w:val="000550D5"/>
    <w:rsid w:val="00055896"/>
    <w:rsid w:val="00055F72"/>
    <w:rsid w:val="0005605D"/>
    <w:rsid w:val="000562BD"/>
    <w:rsid w:val="000572BA"/>
    <w:rsid w:val="00063ED1"/>
    <w:rsid w:val="00064FF8"/>
    <w:rsid w:val="00065417"/>
    <w:rsid w:val="00065CD6"/>
    <w:rsid w:val="0006716C"/>
    <w:rsid w:val="00067470"/>
    <w:rsid w:val="0007053C"/>
    <w:rsid w:val="00071320"/>
    <w:rsid w:val="0007357A"/>
    <w:rsid w:val="00074B16"/>
    <w:rsid w:val="00076254"/>
    <w:rsid w:val="000769A6"/>
    <w:rsid w:val="000771A1"/>
    <w:rsid w:val="00077DD1"/>
    <w:rsid w:val="000812CC"/>
    <w:rsid w:val="00082566"/>
    <w:rsid w:val="000863C5"/>
    <w:rsid w:val="00086CBB"/>
    <w:rsid w:val="00086EF8"/>
    <w:rsid w:val="000874D1"/>
    <w:rsid w:val="00090215"/>
    <w:rsid w:val="00092281"/>
    <w:rsid w:val="000933B6"/>
    <w:rsid w:val="00094390"/>
    <w:rsid w:val="00094778"/>
    <w:rsid w:val="00095E8C"/>
    <w:rsid w:val="00095EF9"/>
    <w:rsid w:val="00096FBC"/>
    <w:rsid w:val="00097D99"/>
    <w:rsid w:val="00097E84"/>
    <w:rsid w:val="00097FBC"/>
    <w:rsid w:val="000A0AC0"/>
    <w:rsid w:val="000A0C14"/>
    <w:rsid w:val="000A149E"/>
    <w:rsid w:val="000A167D"/>
    <w:rsid w:val="000A2119"/>
    <w:rsid w:val="000A2BB0"/>
    <w:rsid w:val="000A32F3"/>
    <w:rsid w:val="000A3328"/>
    <w:rsid w:val="000A3965"/>
    <w:rsid w:val="000A3EF3"/>
    <w:rsid w:val="000A51AF"/>
    <w:rsid w:val="000A5E9C"/>
    <w:rsid w:val="000B0840"/>
    <w:rsid w:val="000B0A25"/>
    <w:rsid w:val="000B10B3"/>
    <w:rsid w:val="000B1498"/>
    <w:rsid w:val="000B186B"/>
    <w:rsid w:val="000B31EA"/>
    <w:rsid w:val="000B33FA"/>
    <w:rsid w:val="000B3FEE"/>
    <w:rsid w:val="000B40E0"/>
    <w:rsid w:val="000B42E0"/>
    <w:rsid w:val="000B5DA5"/>
    <w:rsid w:val="000B6641"/>
    <w:rsid w:val="000B7093"/>
    <w:rsid w:val="000B71E9"/>
    <w:rsid w:val="000B79D7"/>
    <w:rsid w:val="000C0CA6"/>
    <w:rsid w:val="000C1656"/>
    <w:rsid w:val="000C1AEB"/>
    <w:rsid w:val="000C2564"/>
    <w:rsid w:val="000C77D8"/>
    <w:rsid w:val="000C7883"/>
    <w:rsid w:val="000D0807"/>
    <w:rsid w:val="000D0FB3"/>
    <w:rsid w:val="000D2948"/>
    <w:rsid w:val="000D34A2"/>
    <w:rsid w:val="000D3719"/>
    <w:rsid w:val="000D3A77"/>
    <w:rsid w:val="000D4A0B"/>
    <w:rsid w:val="000D54DA"/>
    <w:rsid w:val="000D5E0F"/>
    <w:rsid w:val="000D5F9F"/>
    <w:rsid w:val="000D6607"/>
    <w:rsid w:val="000D6DCD"/>
    <w:rsid w:val="000D6EDB"/>
    <w:rsid w:val="000D6FF4"/>
    <w:rsid w:val="000D7CDC"/>
    <w:rsid w:val="000E07FC"/>
    <w:rsid w:val="000E0C21"/>
    <w:rsid w:val="000E273A"/>
    <w:rsid w:val="000E2FA3"/>
    <w:rsid w:val="000E3B92"/>
    <w:rsid w:val="000E47A3"/>
    <w:rsid w:val="000E4CEE"/>
    <w:rsid w:val="000E4D17"/>
    <w:rsid w:val="000E66B7"/>
    <w:rsid w:val="000E775F"/>
    <w:rsid w:val="000F186F"/>
    <w:rsid w:val="000F218B"/>
    <w:rsid w:val="000F2443"/>
    <w:rsid w:val="000F2D6E"/>
    <w:rsid w:val="000F3D85"/>
    <w:rsid w:val="000F4FB8"/>
    <w:rsid w:val="000F616C"/>
    <w:rsid w:val="000F71E5"/>
    <w:rsid w:val="000F77B7"/>
    <w:rsid w:val="000F7FBD"/>
    <w:rsid w:val="000F7FCF"/>
    <w:rsid w:val="00100A60"/>
    <w:rsid w:val="00100E9C"/>
    <w:rsid w:val="00100FE4"/>
    <w:rsid w:val="00101AA3"/>
    <w:rsid w:val="00101B4D"/>
    <w:rsid w:val="00102695"/>
    <w:rsid w:val="001041D6"/>
    <w:rsid w:val="001057D5"/>
    <w:rsid w:val="001061AC"/>
    <w:rsid w:val="00106844"/>
    <w:rsid w:val="00106953"/>
    <w:rsid w:val="00106EED"/>
    <w:rsid w:val="00110722"/>
    <w:rsid w:val="0011235D"/>
    <w:rsid w:val="00112D9D"/>
    <w:rsid w:val="00112E8E"/>
    <w:rsid w:val="00113167"/>
    <w:rsid w:val="001139F3"/>
    <w:rsid w:val="00113B16"/>
    <w:rsid w:val="00114DAD"/>
    <w:rsid w:val="001151DA"/>
    <w:rsid w:val="00115D6C"/>
    <w:rsid w:val="00116029"/>
    <w:rsid w:val="00116898"/>
    <w:rsid w:val="001218D1"/>
    <w:rsid w:val="001229B4"/>
    <w:rsid w:val="00124249"/>
    <w:rsid w:val="00130BB6"/>
    <w:rsid w:val="001325AF"/>
    <w:rsid w:val="0013488A"/>
    <w:rsid w:val="001348D5"/>
    <w:rsid w:val="00134FE5"/>
    <w:rsid w:val="0013531D"/>
    <w:rsid w:val="00136D05"/>
    <w:rsid w:val="001379A8"/>
    <w:rsid w:val="00140D3E"/>
    <w:rsid w:val="00142690"/>
    <w:rsid w:val="001435AB"/>
    <w:rsid w:val="0014403B"/>
    <w:rsid w:val="00144E08"/>
    <w:rsid w:val="0014530D"/>
    <w:rsid w:val="001467D1"/>
    <w:rsid w:val="00146947"/>
    <w:rsid w:val="00146C1E"/>
    <w:rsid w:val="0014756C"/>
    <w:rsid w:val="00147597"/>
    <w:rsid w:val="001504AE"/>
    <w:rsid w:val="001546EE"/>
    <w:rsid w:val="00154FE0"/>
    <w:rsid w:val="0015605F"/>
    <w:rsid w:val="0015773D"/>
    <w:rsid w:val="00160A26"/>
    <w:rsid w:val="00160B44"/>
    <w:rsid w:val="00161408"/>
    <w:rsid w:val="001615E5"/>
    <w:rsid w:val="0016310F"/>
    <w:rsid w:val="001669B7"/>
    <w:rsid w:val="00170505"/>
    <w:rsid w:val="001709EA"/>
    <w:rsid w:val="00170D69"/>
    <w:rsid w:val="00170E55"/>
    <w:rsid w:val="00172620"/>
    <w:rsid w:val="00172BDD"/>
    <w:rsid w:val="00172C6C"/>
    <w:rsid w:val="001730CD"/>
    <w:rsid w:val="001732EE"/>
    <w:rsid w:val="0017362E"/>
    <w:rsid w:val="00174326"/>
    <w:rsid w:val="0017493F"/>
    <w:rsid w:val="00174C64"/>
    <w:rsid w:val="00174DF8"/>
    <w:rsid w:val="0017548F"/>
    <w:rsid w:val="00175B2C"/>
    <w:rsid w:val="00176288"/>
    <w:rsid w:val="00176E7B"/>
    <w:rsid w:val="001774EF"/>
    <w:rsid w:val="00182375"/>
    <w:rsid w:val="0018648D"/>
    <w:rsid w:val="00187432"/>
    <w:rsid w:val="00187439"/>
    <w:rsid w:val="00190338"/>
    <w:rsid w:val="0019072B"/>
    <w:rsid w:val="00190CC3"/>
    <w:rsid w:val="00191D0C"/>
    <w:rsid w:val="001937A7"/>
    <w:rsid w:val="00195A28"/>
    <w:rsid w:val="00196AE7"/>
    <w:rsid w:val="00196CE3"/>
    <w:rsid w:val="001A0660"/>
    <w:rsid w:val="001A17E9"/>
    <w:rsid w:val="001A2AE3"/>
    <w:rsid w:val="001A4BB4"/>
    <w:rsid w:val="001A4CC6"/>
    <w:rsid w:val="001A628D"/>
    <w:rsid w:val="001A6B5B"/>
    <w:rsid w:val="001A744D"/>
    <w:rsid w:val="001B0925"/>
    <w:rsid w:val="001B0AA1"/>
    <w:rsid w:val="001B1BAE"/>
    <w:rsid w:val="001B340F"/>
    <w:rsid w:val="001B380A"/>
    <w:rsid w:val="001B4437"/>
    <w:rsid w:val="001B5F0A"/>
    <w:rsid w:val="001B65D5"/>
    <w:rsid w:val="001B6FD8"/>
    <w:rsid w:val="001B7D4B"/>
    <w:rsid w:val="001C1E16"/>
    <w:rsid w:val="001C2C0F"/>
    <w:rsid w:val="001C376E"/>
    <w:rsid w:val="001C4935"/>
    <w:rsid w:val="001C4BDB"/>
    <w:rsid w:val="001C5EBC"/>
    <w:rsid w:val="001C6076"/>
    <w:rsid w:val="001C6CB7"/>
    <w:rsid w:val="001C7E1B"/>
    <w:rsid w:val="001D004D"/>
    <w:rsid w:val="001D0487"/>
    <w:rsid w:val="001D0F71"/>
    <w:rsid w:val="001D228C"/>
    <w:rsid w:val="001D6740"/>
    <w:rsid w:val="001E1B90"/>
    <w:rsid w:val="001E20A8"/>
    <w:rsid w:val="001E2ED1"/>
    <w:rsid w:val="001E3B81"/>
    <w:rsid w:val="001E4428"/>
    <w:rsid w:val="001E471C"/>
    <w:rsid w:val="001E4837"/>
    <w:rsid w:val="001E4B26"/>
    <w:rsid w:val="001E5209"/>
    <w:rsid w:val="001E5BFB"/>
    <w:rsid w:val="001E696B"/>
    <w:rsid w:val="001E6F19"/>
    <w:rsid w:val="001F0B8B"/>
    <w:rsid w:val="001F119B"/>
    <w:rsid w:val="001F1535"/>
    <w:rsid w:val="001F1A8D"/>
    <w:rsid w:val="001F2DF7"/>
    <w:rsid w:val="001F418D"/>
    <w:rsid w:val="001F554C"/>
    <w:rsid w:val="001F6300"/>
    <w:rsid w:val="001F67EF"/>
    <w:rsid w:val="0020002F"/>
    <w:rsid w:val="0020077B"/>
    <w:rsid w:val="00202EA4"/>
    <w:rsid w:val="00203204"/>
    <w:rsid w:val="00203AF1"/>
    <w:rsid w:val="00204F0C"/>
    <w:rsid w:val="002055DD"/>
    <w:rsid w:val="0020733C"/>
    <w:rsid w:val="0021061F"/>
    <w:rsid w:val="002118CE"/>
    <w:rsid w:val="002123BA"/>
    <w:rsid w:val="00212933"/>
    <w:rsid w:val="00213D66"/>
    <w:rsid w:val="00216CB0"/>
    <w:rsid w:val="002203D0"/>
    <w:rsid w:val="00220BCC"/>
    <w:rsid w:val="00220BF9"/>
    <w:rsid w:val="002214F5"/>
    <w:rsid w:val="00221A1D"/>
    <w:rsid w:val="00223F22"/>
    <w:rsid w:val="00224F8F"/>
    <w:rsid w:val="00226797"/>
    <w:rsid w:val="00227156"/>
    <w:rsid w:val="002311E4"/>
    <w:rsid w:val="00231459"/>
    <w:rsid w:val="002332F6"/>
    <w:rsid w:val="00234B71"/>
    <w:rsid w:val="002354C6"/>
    <w:rsid w:val="00236532"/>
    <w:rsid w:val="002402A8"/>
    <w:rsid w:val="00240CBB"/>
    <w:rsid w:val="00241646"/>
    <w:rsid w:val="00241C8F"/>
    <w:rsid w:val="002460B4"/>
    <w:rsid w:val="00246B44"/>
    <w:rsid w:val="00246DFD"/>
    <w:rsid w:val="00247D77"/>
    <w:rsid w:val="00247E80"/>
    <w:rsid w:val="002505C3"/>
    <w:rsid w:val="00250D37"/>
    <w:rsid w:val="00252BA8"/>
    <w:rsid w:val="00252BE1"/>
    <w:rsid w:val="002531D0"/>
    <w:rsid w:val="0025368B"/>
    <w:rsid w:val="00253737"/>
    <w:rsid w:val="00255501"/>
    <w:rsid w:val="0025586D"/>
    <w:rsid w:val="002560B6"/>
    <w:rsid w:val="002579CA"/>
    <w:rsid w:val="00261402"/>
    <w:rsid w:val="00262A04"/>
    <w:rsid w:val="00262ECF"/>
    <w:rsid w:val="00263D9D"/>
    <w:rsid w:val="002657AC"/>
    <w:rsid w:val="00267C43"/>
    <w:rsid w:val="00270BCC"/>
    <w:rsid w:val="0027181D"/>
    <w:rsid w:val="00271AF0"/>
    <w:rsid w:val="002732F0"/>
    <w:rsid w:val="00273E7B"/>
    <w:rsid w:val="0027604C"/>
    <w:rsid w:val="0027683E"/>
    <w:rsid w:val="00276B6E"/>
    <w:rsid w:val="00276ECE"/>
    <w:rsid w:val="00276F79"/>
    <w:rsid w:val="002777C1"/>
    <w:rsid w:val="00281C15"/>
    <w:rsid w:val="002829D6"/>
    <w:rsid w:val="00283ABB"/>
    <w:rsid w:val="002842C9"/>
    <w:rsid w:val="002846B5"/>
    <w:rsid w:val="002906B8"/>
    <w:rsid w:val="00290A28"/>
    <w:rsid w:val="00291966"/>
    <w:rsid w:val="00291FF7"/>
    <w:rsid w:val="002921BC"/>
    <w:rsid w:val="00292601"/>
    <w:rsid w:val="00292CE4"/>
    <w:rsid w:val="00292E22"/>
    <w:rsid w:val="00293AEA"/>
    <w:rsid w:val="002945FC"/>
    <w:rsid w:val="002955F4"/>
    <w:rsid w:val="002964AA"/>
    <w:rsid w:val="002A0AEE"/>
    <w:rsid w:val="002A1783"/>
    <w:rsid w:val="002A2E23"/>
    <w:rsid w:val="002A5C44"/>
    <w:rsid w:val="002A6604"/>
    <w:rsid w:val="002A7AC3"/>
    <w:rsid w:val="002B13A6"/>
    <w:rsid w:val="002B277E"/>
    <w:rsid w:val="002B420A"/>
    <w:rsid w:val="002B5955"/>
    <w:rsid w:val="002B67D8"/>
    <w:rsid w:val="002B6F29"/>
    <w:rsid w:val="002B7B18"/>
    <w:rsid w:val="002B7CE7"/>
    <w:rsid w:val="002C10ED"/>
    <w:rsid w:val="002C182A"/>
    <w:rsid w:val="002C6169"/>
    <w:rsid w:val="002C6A8F"/>
    <w:rsid w:val="002C74EA"/>
    <w:rsid w:val="002C766D"/>
    <w:rsid w:val="002D0A79"/>
    <w:rsid w:val="002D1618"/>
    <w:rsid w:val="002D1D35"/>
    <w:rsid w:val="002D2A54"/>
    <w:rsid w:val="002D3082"/>
    <w:rsid w:val="002D4FC8"/>
    <w:rsid w:val="002D587B"/>
    <w:rsid w:val="002E0B3C"/>
    <w:rsid w:val="002E1207"/>
    <w:rsid w:val="002E1525"/>
    <w:rsid w:val="002E18FB"/>
    <w:rsid w:val="002E2484"/>
    <w:rsid w:val="002E2699"/>
    <w:rsid w:val="002E375B"/>
    <w:rsid w:val="002E5873"/>
    <w:rsid w:val="002E78D6"/>
    <w:rsid w:val="002E79E5"/>
    <w:rsid w:val="002E7B73"/>
    <w:rsid w:val="002E7EE6"/>
    <w:rsid w:val="002F1090"/>
    <w:rsid w:val="002F14A9"/>
    <w:rsid w:val="002F246A"/>
    <w:rsid w:val="002F286A"/>
    <w:rsid w:val="002F4677"/>
    <w:rsid w:val="002F5A0E"/>
    <w:rsid w:val="002F5C19"/>
    <w:rsid w:val="002F6139"/>
    <w:rsid w:val="002F7182"/>
    <w:rsid w:val="002F7B63"/>
    <w:rsid w:val="00300309"/>
    <w:rsid w:val="00300454"/>
    <w:rsid w:val="0030098F"/>
    <w:rsid w:val="00300FB5"/>
    <w:rsid w:val="00301C59"/>
    <w:rsid w:val="0030331F"/>
    <w:rsid w:val="00304067"/>
    <w:rsid w:val="00304258"/>
    <w:rsid w:val="0030475E"/>
    <w:rsid w:val="0030476A"/>
    <w:rsid w:val="0030572C"/>
    <w:rsid w:val="00305F61"/>
    <w:rsid w:val="003067E5"/>
    <w:rsid w:val="00307B6D"/>
    <w:rsid w:val="0031345B"/>
    <w:rsid w:val="00313756"/>
    <w:rsid w:val="00313A21"/>
    <w:rsid w:val="00315980"/>
    <w:rsid w:val="00315E36"/>
    <w:rsid w:val="003163AB"/>
    <w:rsid w:val="0031675B"/>
    <w:rsid w:val="00320A15"/>
    <w:rsid w:val="00320D8C"/>
    <w:rsid w:val="00321A64"/>
    <w:rsid w:val="00322D23"/>
    <w:rsid w:val="003239D6"/>
    <w:rsid w:val="00324442"/>
    <w:rsid w:val="00325689"/>
    <w:rsid w:val="00326865"/>
    <w:rsid w:val="00326AE4"/>
    <w:rsid w:val="00326F6E"/>
    <w:rsid w:val="003276C7"/>
    <w:rsid w:val="0032776A"/>
    <w:rsid w:val="00330C7D"/>
    <w:rsid w:val="0033170A"/>
    <w:rsid w:val="00332C78"/>
    <w:rsid w:val="00333874"/>
    <w:rsid w:val="003339D1"/>
    <w:rsid w:val="00335AEA"/>
    <w:rsid w:val="0033721A"/>
    <w:rsid w:val="0034030E"/>
    <w:rsid w:val="0034055A"/>
    <w:rsid w:val="00341B14"/>
    <w:rsid w:val="003427B4"/>
    <w:rsid w:val="003429AB"/>
    <w:rsid w:val="0034321B"/>
    <w:rsid w:val="00343AB1"/>
    <w:rsid w:val="00343DE1"/>
    <w:rsid w:val="0034530E"/>
    <w:rsid w:val="0034635F"/>
    <w:rsid w:val="00351CF1"/>
    <w:rsid w:val="0035240B"/>
    <w:rsid w:val="00353879"/>
    <w:rsid w:val="003545C1"/>
    <w:rsid w:val="00354BEE"/>
    <w:rsid w:val="00355165"/>
    <w:rsid w:val="003567AA"/>
    <w:rsid w:val="0036141C"/>
    <w:rsid w:val="00361422"/>
    <w:rsid w:val="003618EE"/>
    <w:rsid w:val="003619A4"/>
    <w:rsid w:val="00364229"/>
    <w:rsid w:val="00364AD8"/>
    <w:rsid w:val="00367F5A"/>
    <w:rsid w:val="0037059E"/>
    <w:rsid w:val="00370D86"/>
    <w:rsid w:val="003765B6"/>
    <w:rsid w:val="00376847"/>
    <w:rsid w:val="0037790C"/>
    <w:rsid w:val="00377BE8"/>
    <w:rsid w:val="003801C3"/>
    <w:rsid w:val="00380821"/>
    <w:rsid w:val="00381580"/>
    <w:rsid w:val="00381C9F"/>
    <w:rsid w:val="003835EA"/>
    <w:rsid w:val="00383753"/>
    <w:rsid w:val="00383F1B"/>
    <w:rsid w:val="00384A9C"/>
    <w:rsid w:val="003854AB"/>
    <w:rsid w:val="00385A01"/>
    <w:rsid w:val="00386A91"/>
    <w:rsid w:val="00386EE1"/>
    <w:rsid w:val="00387C3F"/>
    <w:rsid w:val="00390E17"/>
    <w:rsid w:val="0039148B"/>
    <w:rsid w:val="003923F2"/>
    <w:rsid w:val="00395CB7"/>
    <w:rsid w:val="00396ED1"/>
    <w:rsid w:val="003975F0"/>
    <w:rsid w:val="003979B9"/>
    <w:rsid w:val="003A2A32"/>
    <w:rsid w:val="003A31A1"/>
    <w:rsid w:val="003A49C1"/>
    <w:rsid w:val="003A5206"/>
    <w:rsid w:val="003A5EBE"/>
    <w:rsid w:val="003A60B2"/>
    <w:rsid w:val="003A6296"/>
    <w:rsid w:val="003A690F"/>
    <w:rsid w:val="003A69F9"/>
    <w:rsid w:val="003B0BD7"/>
    <w:rsid w:val="003B12AF"/>
    <w:rsid w:val="003B18C8"/>
    <w:rsid w:val="003B226B"/>
    <w:rsid w:val="003B27D8"/>
    <w:rsid w:val="003B2D71"/>
    <w:rsid w:val="003B2F65"/>
    <w:rsid w:val="003B32EE"/>
    <w:rsid w:val="003B33E4"/>
    <w:rsid w:val="003B35F2"/>
    <w:rsid w:val="003B4856"/>
    <w:rsid w:val="003B51DC"/>
    <w:rsid w:val="003B72FD"/>
    <w:rsid w:val="003C193F"/>
    <w:rsid w:val="003C3111"/>
    <w:rsid w:val="003C33F1"/>
    <w:rsid w:val="003C42F1"/>
    <w:rsid w:val="003C4A23"/>
    <w:rsid w:val="003C549C"/>
    <w:rsid w:val="003D0F20"/>
    <w:rsid w:val="003D1D93"/>
    <w:rsid w:val="003D21D0"/>
    <w:rsid w:val="003D2835"/>
    <w:rsid w:val="003D3766"/>
    <w:rsid w:val="003D39F6"/>
    <w:rsid w:val="003D3B4A"/>
    <w:rsid w:val="003D50F5"/>
    <w:rsid w:val="003D557E"/>
    <w:rsid w:val="003D6F39"/>
    <w:rsid w:val="003D7226"/>
    <w:rsid w:val="003E0AB0"/>
    <w:rsid w:val="003E0F42"/>
    <w:rsid w:val="003E2071"/>
    <w:rsid w:val="003E48F2"/>
    <w:rsid w:val="003E4B50"/>
    <w:rsid w:val="003E726B"/>
    <w:rsid w:val="003E78B3"/>
    <w:rsid w:val="003F000D"/>
    <w:rsid w:val="003F0EDB"/>
    <w:rsid w:val="003F17F4"/>
    <w:rsid w:val="003F357B"/>
    <w:rsid w:val="003F5A54"/>
    <w:rsid w:val="003F5C6B"/>
    <w:rsid w:val="003F6B11"/>
    <w:rsid w:val="003F6C8A"/>
    <w:rsid w:val="00402463"/>
    <w:rsid w:val="00403B91"/>
    <w:rsid w:val="0040427F"/>
    <w:rsid w:val="00404568"/>
    <w:rsid w:val="004047B1"/>
    <w:rsid w:val="00404FF1"/>
    <w:rsid w:val="004054E8"/>
    <w:rsid w:val="004055DE"/>
    <w:rsid w:val="004064A0"/>
    <w:rsid w:val="004113E1"/>
    <w:rsid w:val="004120F7"/>
    <w:rsid w:val="00412FA7"/>
    <w:rsid w:val="00416184"/>
    <w:rsid w:val="00420504"/>
    <w:rsid w:val="004214E7"/>
    <w:rsid w:val="00421E4F"/>
    <w:rsid w:val="00421FB6"/>
    <w:rsid w:val="004236AA"/>
    <w:rsid w:val="00423D75"/>
    <w:rsid w:val="00425C8E"/>
    <w:rsid w:val="0042677C"/>
    <w:rsid w:val="0043021C"/>
    <w:rsid w:val="004312AB"/>
    <w:rsid w:val="00431B73"/>
    <w:rsid w:val="00432D70"/>
    <w:rsid w:val="00433A31"/>
    <w:rsid w:val="004346DD"/>
    <w:rsid w:val="004349A1"/>
    <w:rsid w:val="0043791E"/>
    <w:rsid w:val="00440322"/>
    <w:rsid w:val="0044066B"/>
    <w:rsid w:val="004414B1"/>
    <w:rsid w:val="0044239B"/>
    <w:rsid w:val="004434DC"/>
    <w:rsid w:val="00444723"/>
    <w:rsid w:val="004449D5"/>
    <w:rsid w:val="00447FB1"/>
    <w:rsid w:val="00450515"/>
    <w:rsid w:val="00453311"/>
    <w:rsid w:val="00455859"/>
    <w:rsid w:val="004571B9"/>
    <w:rsid w:val="00457E30"/>
    <w:rsid w:val="0046037E"/>
    <w:rsid w:val="00460D60"/>
    <w:rsid w:val="0046128A"/>
    <w:rsid w:val="00462DD6"/>
    <w:rsid w:val="00463375"/>
    <w:rsid w:val="004635E3"/>
    <w:rsid w:val="004653C6"/>
    <w:rsid w:val="00465E05"/>
    <w:rsid w:val="0046657A"/>
    <w:rsid w:val="00467A69"/>
    <w:rsid w:val="00470624"/>
    <w:rsid w:val="00472158"/>
    <w:rsid w:val="00472B17"/>
    <w:rsid w:val="00472C54"/>
    <w:rsid w:val="00473F8E"/>
    <w:rsid w:val="00474A8C"/>
    <w:rsid w:val="0047508B"/>
    <w:rsid w:val="00475339"/>
    <w:rsid w:val="0047622A"/>
    <w:rsid w:val="004807C8"/>
    <w:rsid w:val="004808BE"/>
    <w:rsid w:val="00481884"/>
    <w:rsid w:val="00482DE9"/>
    <w:rsid w:val="00484298"/>
    <w:rsid w:val="00484569"/>
    <w:rsid w:val="0048478C"/>
    <w:rsid w:val="004847F7"/>
    <w:rsid w:val="004850EC"/>
    <w:rsid w:val="00485D33"/>
    <w:rsid w:val="00485FFC"/>
    <w:rsid w:val="0048611A"/>
    <w:rsid w:val="00486AF9"/>
    <w:rsid w:val="00487EB6"/>
    <w:rsid w:val="00490630"/>
    <w:rsid w:val="00490FE1"/>
    <w:rsid w:val="0049183A"/>
    <w:rsid w:val="0049190B"/>
    <w:rsid w:val="0049266B"/>
    <w:rsid w:val="00493149"/>
    <w:rsid w:val="00493532"/>
    <w:rsid w:val="00493B26"/>
    <w:rsid w:val="00493CA7"/>
    <w:rsid w:val="00494CF4"/>
    <w:rsid w:val="00494E17"/>
    <w:rsid w:val="004951E7"/>
    <w:rsid w:val="00496039"/>
    <w:rsid w:val="0049647C"/>
    <w:rsid w:val="00496872"/>
    <w:rsid w:val="004A05AC"/>
    <w:rsid w:val="004A0A05"/>
    <w:rsid w:val="004A0C71"/>
    <w:rsid w:val="004A1013"/>
    <w:rsid w:val="004A3C47"/>
    <w:rsid w:val="004A3D7F"/>
    <w:rsid w:val="004A6F81"/>
    <w:rsid w:val="004A7B8B"/>
    <w:rsid w:val="004A7DE3"/>
    <w:rsid w:val="004B057C"/>
    <w:rsid w:val="004B06E3"/>
    <w:rsid w:val="004B0B0A"/>
    <w:rsid w:val="004B1622"/>
    <w:rsid w:val="004B1D8D"/>
    <w:rsid w:val="004B32A3"/>
    <w:rsid w:val="004B561B"/>
    <w:rsid w:val="004B69CF"/>
    <w:rsid w:val="004B7251"/>
    <w:rsid w:val="004C0786"/>
    <w:rsid w:val="004C312C"/>
    <w:rsid w:val="004C342F"/>
    <w:rsid w:val="004C3653"/>
    <w:rsid w:val="004C72E0"/>
    <w:rsid w:val="004C7D2A"/>
    <w:rsid w:val="004C7F95"/>
    <w:rsid w:val="004D1979"/>
    <w:rsid w:val="004D2099"/>
    <w:rsid w:val="004D2D7B"/>
    <w:rsid w:val="004D426C"/>
    <w:rsid w:val="004D60AA"/>
    <w:rsid w:val="004D6431"/>
    <w:rsid w:val="004D661F"/>
    <w:rsid w:val="004D7C90"/>
    <w:rsid w:val="004E0661"/>
    <w:rsid w:val="004E0E3C"/>
    <w:rsid w:val="004E0EA2"/>
    <w:rsid w:val="004E0F09"/>
    <w:rsid w:val="004E258D"/>
    <w:rsid w:val="004E2C2D"/>
    <w:rsid w:val="004E3527"/>
    <w:rsid w:val="004E375D"/>
    <w:rsid w:val="004E51BE"/>
    <w:rsid w:val="004E69BE"/>
    <w:rsid w:val="004E751B"/>
    <w:rsid w:val="004E760C"/>
    <w:rsid w:val="004F15C8"/>
    <w:rsid w:val="004F1BCC"/>
    <w:rsid w:val="004F23EC"/>
    <w:rsid w:val="004F28A1"/>
    <w:rsid w:val="004F4374"/>
    <w:rsid w:val="004F460E"/>
    <w:rsid w:val="004F5057"/>
    <w:rsid w:val="004F5238"/>
    <w:rsid w:val="004F596D"/>
    <w:rsid w:val="004F6EF4"/>
    <w:rsid w:val="004F73AA"/>
    <w:rsid w:val="0050324D"/>
    <w:rsid w:val="005035FF"/>
    <w:rsid w:val="00504090"/>
    <w:rsid w:val="005154CB"/>
    <w:rsid w:val="00515E99"/>
    <w:rsid w:val="00515F8C"/>
    <w:rsid w:val="00516CAA"/>
    <w:rsid w:val="00521AAA"/>
    <w:rsid w:val="00522D3D"/>
    <w:rsid w:val="0052301C"/>
    <w:rsid w:val="005231BA"/>
    <w:rsid w:val="005237B5"/>
    <w:rsid w:val="00523EBB"/>
    <w:rsid w:val="005240C7"/>
    <w:rsid w:val="005244CF"/>
    <w:rsid w:val="00526E47"/>
    <w:rsid w:val="005275CD"/>
    <w:rsid w:val="00530ABD"/>
    <w:rsid w:val="00531A68"/>
    <w:rsid w:val="005332EA"/>
    <w:rsid w:val="00533C08"/>
    <w:rsid w:val="00533E24"/>
    <w:rsid w:val="00534143"/>
    <w:rsid w:val="005344B6"/>
    <w:rsid w:val="00534CD2"/>
    <w:rsid w:val="00535047"/>
    <w:rsid w:val="005352CA"/>
    <w:rsid w:val="00535C07"/>
    <w:rsid w:val="00536096"/>
    <w:rsid w:val="00537AA0"/>
    <w:rsid w:val="00537B0F"/>
    <w:rsid w:val="0054067C"/>
    <w:rsid w:val="00540CFC"/>
    <w:rsid w:val="005411FA"/>
    <w:rsid w:val="005414F6"/>
    <w:rsid w:val="00541670"/>
    <w:rsid w:val="005425E1"/>
    <w:rsid w:val="00542729"/>
    <w:rsid w:val="00545081"/>
    <w:rsid w:val="00546225"/>
    <w:rsid w:val="005467E4"/>
    <w:rsid w:val="0054685B"/>
    <w:rsid w:val="00546EE7"/>
    <w:rsid w:val="00546F92"/>
    <w:rsid w:val="00547FCE"/>
    <w:rsid w:val="00550511"/>
    <w:rsid w:val="005523FA"/>
    <w:rsid w:val="005528B6"/>
    <w:rsid w:val="00552C04"/>
    <w:rsid w:val="005535CD"/>
    <w:rsid w:val="00555E92"/>
    <w:rsid w:val="00556419"/>
    <w:rsid w:val="00556AD1"/>
    <w:rsid w:val="00557408"/>
    <w:rsid w:val="005574ED"/>
    <w:rsid w:val="005576A0"/>
    <w:rsid w:val="00557E8D"/>
    <w:rsid w:val="005616AF"/>
    <w:rsid w:val="00565217"/>
    <w:rsid w:val="00565989"/>
    <w:rsid w:val="00565A0B"/>
    <w:rsid w:val="00566675"/>
    <w:rsid w:val="00570C99"/>
    <w:rsid w:val="00571630"/>
    <w:rsid w:val="00571957"/>
    <w:rsid w:val="00571BF0"/>
    <w:rsid w:val="00572002"/>
    <w:rsid w:val="005748FC"/>
    <w:rsid w:val="00577885"/>
    <w:rsid w:val="00580ECB"/>
    <w:rsid w:val="0058159A"/>
    <w:rsid w:val="00582587"/>
    <w:rsid w:val="00582B21"/>
    <w:rsid w:val="00582B4C"/>
    <w:rsid w:val="00584880"/>
    <w:rsid w:val="00584E64"/>
    <w:rsid w:val="0058652E"/>
    <w:rsid w:val="005868DD"/>
    <w:rsid w:val="00586B57"/>
    <w:rsid w:val="0059011A"/>
    <w:rsid w:val="00590296"/>
    <w:rsid w:val="00590337"/>
    <w:rsid w:val="00590D98"/>
    <w:rsid w:val="005912C5"/>
    <w:rsid w:val="00591C6D"/>
    <w:rsid w:val="005920BB"/>
    <w:rsid w:val="00592E83"/>
    <w:rsid w:val="0059399D"/>
    <w:rsid w:val="00594F71"/>
    <w:rsid w:val="00595A18"/>
    <w:rsid w:val="00595B2D"/>
    <w:rsid w:val="005968BB"/>
    <w:rsid w:val="005969C8"/>
    <w:rsid w:val="00597141"/>
    <w:rsid w:val="005977DD"/>
    <w:rsid w:val="00597ED3"/>
    <w:rsid w:val="005A028D"/>
    <w:rsid w:val="005A211D"/>
    <w:rsid w:val="005A37CA"/>
    <w:rsid w:val="005A415A"/>
    <w:rsid w:val="005A472D"/>
    <w:rsid w:val="005A5C46"/>
    <w:rsid w:val="005A5D64"/>
    <w:rsid w:val="005A5F3C"/>
    <w:rsid w:val="005A6104"/>
    <w:rsid w:val="005A75B9"/>
    <w:rsid w:val="005A7EAB"/>
    <w:rsid w:val="005B04E2"/>
    <w:rsid w:val="005B1E79"/>
    <w:rsid w:val="005B2A99"/>
    <w:rsid w:val="005B2C02"/>
    <w:rsid w:val="005B3474"/>
    <w:rsid w:val="005B534C"/>
    <w:rsid w:val="005B585B"/>
    <w:rsid w:val="005B76B5"/>
    <w:rsid w:val="005C05BD"/>
    <w:rsid w:val="005C0611"/>
    <w:rsid w:val="005C2263"/>
    <w:rsid w:val="005C3FF9"/>
    <w:rsid w:val="005C5BCF"/>
    <w:rsid w:val="005C72DB"/>
    <w:rsid w:val="005C752D"/>
    <w:rsid w:val="005C7AC4"/>
    <w:rsid w:val="005C7D12"/>
    <w:rsid w:val="005D186B"/>
    <w:rsid w:val="005D1C16"/>
    <w:rsid w:val="005D1CE3"/>
    <w:rsid w:val="005D1EA5"/>
    <w:rsid w:val="005D3160"/>
    <w:rsid w:val="005D453A"/>
    <w:rsid w:val="005D4D54"/>
    <w:rsid w:val="005D52E7"/>
    <w:rsid w:val="005D594D"/>
    <w:rsid w:val="005D5E81"/>
    <w:rsid w:val="005D6DCD"/>
    <w:rsid w:val="005D7779"/>
    <w:rsid w:val="005D7974"/>
    <w:rsid w:val="005E0B2F"/>
    <w:rsid w:val="005E3A49"/>
    <w:rsid w:val="005E4BA8"/>
    <w:rsid w:val="005E4DE6"/>
    <w:rsid w:val="005E52C4"/>
    <w:rsid w:val="005E7693"/>
    <w:rsid w:val="005F585E"/>
    <w:rsid w:val="005F66B7"/>
    <w:rsid w:val="005F7767"/>
    <w:rsid w:val="00601A89"/>
    <w:rsid w:val="00604BEC"/>
    <w:rsid w:val="00605281"/>
    <w:rsid w:val="00605AB3"/>
    <w:rsid w:val="00605C04"/>
    <w:rsid w:val="00606792"/>
    <w:rsid w:val="0061073D"/>
    <w:rsid w:val="0061517F"/>
    <w:rsid w:val="006155CB"/>
    <w:rsid w:val="00616B45"/>
    <w:rsid w:val="00617522"/>
    <w:rsid w:val="00617BF4"/>
    <w:rsid w:val="006228C6"/>
    <w:rsid w:val="00624383"/>
    <w:rsid w:val="00624F47"/>
    <w:rsid w:val="00625921"/>
    <w:rsid w:val="006266BB"/>
    <w:rsid w:val="00626E69"/>
    <w:rsid w:val="00627BEE"/>
    <w:rsid w:val="00627D1A"/>
    <w:rsid w:val="00630B2A"/>
    <w:rsid w:val="00631103"/>
    <w:rsid w:val="00631436"/>
    <w:rsid w:val="00633628"/>
    <w:rsid w:val="00634481"/>
    <w:rsid w:val="00635620"/>
    <w:rsid w:val="00640792"/>
    <w:rsid w:val="00641D5A"/>
    <w:rsid w:val="00644F84"/>
    <w:rsid w:val="00645233"/>
    <w:rsid w:val="006456BB"/>
    <w:rsid w:val="00646EE2"/>
    <w:rsid w:val="00650599"/>
    <w:rsid w:val="0065257A"/>
    <w:rsid w:val="006545A6"/>
    <w:rsid w:val="00655961"/>
    <w:rsid w:val="0066084C"/>
    <w:rsid w:val="00660BDA"/>
    <w:rsid w:val="00665F8D"/>
    <w:rsid w:val="00666080"/>
    <w:rsid w:val="006666BF"/>
    <w:rsid w:val="00666FBE"/>
    <w:rsid w:val="006703A2"/>
    <w:rsid w:val="00670FFB"/>
    <w:rsid w:val="00671512"/>
    <w:rsid w:val="0067316C"/>
    <w:rsid w:val="00673A8A"/>
    <w:rsid w:val="00673E90"/>
    <w:rsid w:val="0067425E"/>
    <w:rsid w:val="006760BC"/>
    <w:rsid w:val="006774A2"/>
    <w:rsid w:val="00677886"/>
    <w:rsid w:val="006800E1"/>
    <w:rsid w:val="0068305F"/>
    <w:rsid w:val="006841F5"/>
    <w:rsid w:val="006848DD"/>
    <w:rsid w:val="0069020C"/>
    <w:rsid w:val="006918AC"/>
    <w:rsid w:val="00691A8C"/>
    <w:rsid w:val="00691EC1"/>
    <w:rsid w:val="006923C6"/>
    <w:rsid w:val="00692C0C"/>
    <w:rsid w:val="00692E47"/>
    <w:rsid w:val="00695367"/>
    <w:rsid w:val="00695936"/>
    <w:rsid w:val="00695B1B"/>
    <w:rsid w:val="00695F80"/>
    <w:rsid w:val="006970F0"/>
    <w:rsid w:val="006A1829"/>
    <w:rsid w:val="006A1D06"/>
    <w:rsid w:val="006A2587"/>
    <w:rsid w:val="006A3848"/>
    <w:rsid w:val="006A3C7D"/>
    <w:rsid w:val="006A440E"/>
    <w:rsid w:val="006A5CA6"/>
    <w:rsid w:val="006B02C8"/>
    <w:rsid w:val="006B17C7"/>
    <w:rsid w:val="006B1C7C"/>
    <w:rsid w:val="006B2944"/>
    <w:rsid w:val="006B3AB5"/>
    <w:rsid w:val="006B54B2"/>
    <w:rsid w:val="006B606F"/>
    <w:rsid w:val="006B6088"/>
    <w:rsid w:val="006C052F"/>
    <w:rsid w:val="006C0E96"/>
    <w:rsid w:val="006C12B9"/>
    <w:rsid w:val="006C31F9"/>
    <w:rsid w:val="006C34CB"/>
    <w:rsid w:val="006C3628"/>
    <w:rsid w:val="006C3E69"/>
    <w:rsid w:val="006C5E24"/>
    <w:rsid w:val="006C6A3B"/>
    <w:rsid w:val="006D0527"/>
    <w:rsid w:val="006D05DF"/>
    <w:rsid w:val="006D1B82"/>
    <w:rsid w:val="006D2147"/>
    <w:rsid w:val="006D26F7"/>
    <w:rsid w:val="006D48D0"/>
    <w:rsid w:val="006D4AFE"/>
    <w:rsid w:val="006D51F1"/>
    <w:rsid w:val="006D5F73"/>
    <w:rsid w:val="006D6960"/>
    <w:rsid w:val="006D7CDC"/>
    <w:rsid w:val="006E0457"/>
    <w:rsid w:val="006E08B7"/>
    <w:rsid w:val="006E14F3"/>
    <w:rsid w:val="006E1BE7"/>
    <w:rsid w:val="006E28B0"/>
    <w:rsid w:val="006E3086"/>
    <w:rsid w:val="006E3B2E"/>
    <w:rsid w:val="006E68B9"/>
    <w:rsid w:val="006E6DD6"/>
    <w:rsid w:val="006E7EE7"/>
    <w:rsid w:val="006F055C"/>
    <w:rsid w:val="006F0C66"/>
    <w:rsid w:val="006F1A7C"/>
    <w:rsid w:val="006F230E"/>
    <w:rsid w:val="006F342D"/>
    <w:rsid w:val="006F46DC"/>
    <w:rsid w:val="006F4978"/>
    <w:rsid w:val="006F4F69"/>
    <w:rsid w:val="006F5700"/>
    <w:rsid w:val="006F7540"/>
    <w:rsid w:val="006F7612"/>
    <w:rsid w:val="006F7E58"/>
    <w:rsid w:val="007009DC"/>
    <w:rsid w:val="007011E3"/>
    <w:rsid w:val="007037DB"/>
    <w:rsid w:val="007043DF"/>
    <w:rsid w:val="007043F0"/>
    <w:rsid w:val="00705599"/>
    <w:rsid w:val="0070566A"/>
    <w:rsid w:val="007057D1"/>
    <w:rsid w:val="00705A74"/>
    <w:rsid w:val="0070698C"/>
    <w:rsid w:val="00706E07"/>
    <w:rsid w:val="007100FA"/>
    <w:rsid w:val="0071104F"/>
    <w:rsid w:val="00711CE8"/>
    <w:rsid w:val="00712FBC"/>
    <w:rsid w:val="007145CE"/>
    <w:rsid w:val="00714797"/>
    <w:rsid w:val="0071697F"/>
    <w:rsid w:val="007200B3"/>
    <w:rsid w:val="007226D2"/>
    <w:rsid w:val="00722727"/>
    <w:rsid w:val="0072285B"/>
    <w:rsid w:val="00722F32"/>
    <w:rsid w:val="0072419A"/>
    <w:rsid w:val="00725AD1"/>
    <w:rsid w:val="00727B53"/>
    <w:rsid w:val="0073206F"/>
    <w:rsid w:val="007320B6"/>
    <w:rsid w:val="00732A9E"/>
    <w:rsid w:val="007332B0"/>
    <w:rsid w:val="0073447C"/>
    <w:rsid w:val="00734B7C"/>
    <w:rsid w:val="00734CA7"/>
    <w:rsid w:val="007352F0"/>
    <w:rsid w:val="00735E76"/>
    <w:rsid w:val="00736EDD"/>
    <w:rsid w:val="00737942"/>
    <w:rsid w:val="007402FF"/>
    <w:rsid w:val="00740313"/>
    <w:rsid w:val="0074124A"/>
    <w:rsid w:val="00741254"/>
    <w:rsid w:val="00741B65"/>
    <w:rsid w:val="007445C0"/>
    <w:rsid w:val="00744CFA"/>
    <w:rsid w:val="00746DD2"/>
    <w:rsid w:val="007508EE"/>
    <w:rsid w:val="00751647"/>
    <w:rsid w:val="00752560"/>
    <w:rsid w:val="00753F39"/>
    <w:rsid w:val="00755C5E"/>
    <w:rsid w:val="00755DE8"/>
    <w:rsid w:val="00760CCD"/>
    <w:rsid w:val="00761763"/>
    <w:rsid w:val="00761D2B"/>
    <w:rsid w:val="0076377D"/>
    <w:rsid w:val="00764B8A"/>
    <w:rsid w:val="00764D85"/>
    <w:rsid w:val="00766F23"/>
    <w:rsid w:val="0076734D"/>
    <w:rsid w:val="00767BAB"/>
    <w:rsid w:val="007704FB"/>
    <w:rsid w:val="00770B3F"/>
    <w:rsid w:val="00771F3F"/>
    <w:rsid w:val="00772173"/>
    <w:rsid w:val="00773809"/>
    <w:rsid w:val="00773C6E"/>
    <w:rsid w:val="00774079"/>
    <w:rsid w:val="0077447C"/>
    <w:rsid w:val="00774689"/>
    <w:rsid w:val="0077482F"/>
    <w:rsid w:val="00774971"/>
    <w:rsid w:val="0077531C"/>
    <w:rsid w:val="00775C29"/>
    <w:rsid w:val="00776F01"/>
    <w:rsid w:val="007774D5"/>
    <w:rsid w:val="00777B82"/>
    <w:rsid w:val="007801FD"/>
    <w:rsid w:val="007805A9"/>
    <w:rsid w:val="00781A79"/>
    <w:rsid w:val="007820E3"/>
    <w:rsid w:val="007824B9"/>
    <w:rsid w:val="00782913"/>
    <w:rsid w:val="00783350"/>
    <w:rsid w:val="00783425"/>
    <w:rsid w:val="007842BB"/>
    <w:rsid w:val="007845B0"/>
    <w:rsid w:val="00784715"/>
    <w:rsid w:val="00784B21"/>
    <w:rsid w:val="007852BA"/>
    <w:rsid w:val="0078542B"/>
    <w:rsid w:val="007857F5"/>
    <w:rsid w:val="00785EDE"/>
    <w:rsid w:val="00787B4D"/>
    <w:rsid w:val="00787E7A"/>
    <w:rsid w:val="0079015A"/>
    <w:rsid w:val="007906C4"/>
    <w:rsid w:val="007923F4"/>
    <w:rsid w:val="007925CB"/>
    <w:rsid w:val="007930B0"/>
    <w:rsid w:val="00795463"/>
    <w:rsid w:val="00795BE1"/>
    <w:rsid w:val="00795C14"/>
    <w:rsid w:val="00796C48"/>
    <w:rsid w:val="0079713F"/>
    <w:rsid w:val="00797417"/>
    <w:rsid w:val="007974BF"/>
    <w:rsid w:val="00797B49"/>
    <w:rsid w:val="007A189C"/>
    <w:rsid w:val="007A1CCC"/>
    <w:rsid w:val="007A1E93"/>
    <w:rsid w:val="007A33A3"/>
    <w:rsid w:val="007A4682"/>
    <w:rsid w:val="007A5F31"/>
    <w:rsid w:val="007A662D"/>
    <w:rsid w:val="007A6A07"/>
    <w:rsid w:val="007A7B52"/>
    <w:rsid w:val="007B165D"/>
    <w:rsid w:val="007B30C1"/>
    <w:rsid w:val="007B41DA"/>
    <w:rsid w:val="007B49CE"/>
    <w:rsid w:val="007B4B8F"/>
    <w:rsid w:val="007B55E8"/>
    <w:rsid w:val="007B610A"/>
    <w:rsid w:val="007B6EEC"/>
    <w:rsid w:val="007B7375"/>
    <w:rsid w:val="007C02EF"/>
    <w:rsid w:val="007C0C5A"/>
    <w:rsid w:val="007C177B"/>
    <w:rsid w:val="007D0AF1"/>
    <w:rsid w:val="007D1743"/>
    <w:rsid w:val="007D4FF8"/>
    <w:rsid w:val="007D5421"/>
    <w:rsid w:val="007D5471"/>
    <w:rsid w:val="007D634A"/>
    <w:rsid w:val="007E030E"/>
    <w:rsid w:val="007E03F2"/>
    <w:rsid w:val="007E1478"/>
    <w:rsid w:val="007E1CA2"/>
    <w:rsid w:val="007E1DE4"/>
    <w:rsid w:val="007E26DF"/>
    <w:rsid w:val="007E4F62"/>
    <w:rsid w:val="007E593C"/>
    <w:rsid w:val="007E61BF"/>
    <w:rsid w:val="007E6444"/>
    <w:rsid w:val="007E74C9"/>
    <w:rsid w:val="007F2D38"/>
    <w:rsid w:val="007F3E2D"/>
    <w:rsid w:val="007F590C"/>
    <w:rsid w:val="007F5E2A"/>
    <w:rsid w:val="007F70C1"/>
    <w:rsid w:val="007F72F4"/>
    <w:rsid w:val="007F7618"/>
    <w:rsid w:val="00800FFF"/>
    <w:rsid w:val="008016F0"/>
    <w:rsid w:val="0080208A"/>
    <w:rsid w:val="00802ABC"/>
    <w:rsid w:val="00811D0C"/>
    <w:rsid w:val="008126AE"/>
    <w:rsid w:val="00812BE6"/>
    <w:rsid w:val="00813340"/>
    <w:rsid w:val="00814B53"/>
    <w:rsid w:val="00817AF0"/>
    <w:rsid w:val="00817DDE"/>
    <w:rsid w:val="00820D18"/>
    <w:rsid w:val="0082125B"/>
    <w:rsid w:val="00821816"/>
    <w:rsid w:val="00822105"/>
    <w:rsid w:val="008229F5"/>
    <w:rsid w:val="00823776"/>
    <w:rsid w:val="00823871"/>
    <w:rsid w:val="008240D3"/>
    <w:rsid w:val="00824948"/>
    <w:rsid w:val="00824F05"/>
    <w:rsid w:val="00825DF2"/>
    <w:rsid w:val="00826782"/>
    <w:rsid w:val="00827135"/>
    <w:rsid w:val="0082762A"/>
    <w:rsid w:val="00827A78"/>
    <w:rsid w:val="008303F8"/>
    <w:rsid w:val="00830501"/>
    <w:rsid w:val="00830769"/>
    <w:rsid w:val="00830CA7"/>
    <w:rsid w:val="008312A0"/>
    <w:rsid w:val="0083185E"/>
    <w:rsid w:val="00832054"/>
    <w:rsid w:val="00832D72"/>
    <w:rsid w:val="00832D8D"/>
    <w:rsid w:val="00832F03"/>
    <w:rsid w:val="00834034"/>
    <w:rsid w:val="00834AFB"/>
    <w:rsid w:val="00834DD1"/>
    <w:rsid w:val="008353A9"/>
    <w:rsid w:val="00836432"/>
    <w:rsid w:val="00837225"/>
    <w:rsid w:val="00840692"/>
    <w:rsid w:val="00842416"/>
    <w:rsid w:val="00844D70"/>
    <w:rsid w:val="00845630"/>
    <w:rsid w:val="00846F7C"/>
    <w:rsid w:val="00850A1F"/>
    <w:rsid w:val="008515B4"/>
    <w:rsid w:val="008515CB"/>
    <w:rsid w:val="00851D64"/>
    <w:rsid w:val="00851DA3"/>
    <w:rsid w:val="008524D4"/>
    <w:rsid w:val="00853957"/>
    <w:rsid w:val="0085404B"/>
    <w:rsid w:val="00854D4F"/>
    <w:rsid w:val="008550D4"/>
    <w:rsid w:val="00855C96"/>
    <w:rsid w:val="008564B5"/>
    <w:rsid w:val="00857F6D"/>
    <w:rsid w:val="00862099"/>
    <w:rsid w:val="00862128"/>
    <w:rsid w:val="0086290F"/>
    <w:rsid w:val="00863044"/>
    <w:rsid w:val="0086343B"/>
    <w:rsid w:val="00864041"/>
    <w:rsid w:val="00864D8F"/>
    <w:rsid w:val="00870D3E"/>
    <w:rsid w:val="00870FB5"/>
    <w:rsid w:val="008719D1"/>
    <w:rsid w:val="00876A5D"/>
    <w:rsid w:val="00877381"/>
    <w:rsid w:val="00877941"/>
    <w:rsid w:val="00881106"/>
    <w:rsid w:val="0088289C"/>
    <w:rsid w:val="00882FFE"/>
    <w:rsid w:val="0088650C"/>
    <w:rsid w:val="00886BDF"/>
    <w:rsid w:val="00886E74"/>
    <w:rsid w:val="00887AA4"/>
    <w:rsid w:val="00891041"/>
    <w:rsid w:val="0089150E"/>
    <w:rsid w:val="0089253A"/>
    <w:rsid w:val="00892BC9"/>
    <w:rsid w:val="00893E5D"/>
    <w:rsid w:val="00895DA8"/>
    <w:rsid w:val="00895EB1"/>
    <w:rsid w:val="008A0259"/>
    <w:rsid w:val="008A0278"/>
    <w:rsid w:val="008A2807"/>
    <w:rsid w:val="008A293B"/>
    <w:rsid w:val="008A5E52"/>
    <w:rsid w:val="008A623C"/>
    <w:rsid w:val="008B0FD3"/>
    <w:rsid w:val="008B2E0C"/>
    <w:rsid w:val="008B3079"/>
    <w:rsid w:val="008B378E"/>
    <w:rsid w:val="008B3F25"/>
    <w:rsid w:val="008B4FF3"/>
    <w:rsid w:val="008B57BF"/>
    <w:rsid w:val="008B5F71"/>
    <w:rsid w:val="008B6B9B"/>
    <w:rsid w:val="008B7EF2"/>
    <w:rsid w:val="008C1E86"/>
    <w:rsid w:val="008C2446"/>
    <w:rsid w:val="008C2A7C"/>
    <w:rsid w:val="008C2FBC"/>
    <w:rsid w:val="008C59A9"/>
    <w:rsid w:val="008C5F64"/>
    <w:rsid w:val="008C70CE"/>
    <w:rsid w:val="008D0E59"/>
    <w:rsid w:val="008D1290"/>
    <w:rsid w:val="008D146B"/>
    <w:rsid w:val="008D23C7"/>
    <w:rsid w:val="008D47AA"/>
    <w:rsid w:val="008D4A61"/>
    <w:rsid w:val="008D4B6F"/>
    <w:rsid w:val="008D4C8E"/>
    <w:rsid w:val="008D5B2A"/>
    <w:rsid w:val="008D5DBA"/>
    <w:rsid w:val="008D5EC1"/>
    <w:rsid w:val="008D787F"/>
    <w:rsid w:val="008D7CDF"/>
    <w:rsid w:val="008D7FDB"/>
    <w:rsid w:val="008E1230"/>
    <w:rsid w:val="008E258E"/>
    <w:rsid w:val="008E3501"/>
    <w:rsid w:val="008E3617"/>
    <w:rsid w:val="008E3975"/>
    <w:rsid w:val="008E3CC9"/>
    <w:rsid w:val="008E4BBF"/>
    <w:rsid w:val="008E670C"/>
    <w:rsid w:val="008E744D"/>
    <w:rsid w:val="008F0621"/>
    <w:rsid w:val="008F101A"/>
    <w:rsid w:val="008F11D6"/>
    <w:rsid w:val="008F17E0"/>
    <w:rsid w:val="008F1872"/>
    <w:rsid w:val="008F23CA"/>
    <w:rsid w:val="008F2E1D"/>
    <w:rsid w:val="008F51E9"/>
    <w:rsid w:val="008F5AD8"/>
    <w:rsid w:val="008F5E45"/>
    <w:rsid w:val="008F7D45"/>
    <w:rsid w:val="009009DE"/>
    <w:rsid w:val="0090179D"/>
    <w:rsid w:val="009018CE"/>
    <w:rsid w:val="00902D2A"/>
    <w:rsid w:val="00903C2C"/>
    <w:rsid w:val="0090495B"/>
    <w:rsid w:val="00906013"/>
    <w:rsid w:val="0090639D"/>
    <w:rsid w:val="009139C2"/>
    <w:rsid w:val="00913B8C"/>
    <w:rsid w:val="00913D58"/>
    <w:rsid w:val="00913D8C"/>
    <w:rsid w:val="0091447B"/>
    <w:rsid w:val="00915A38"/>
    <w:rsid w:val="00916246"/>
    <w:rsid w:val="00916DA5"/>
    <w:rsid w:val="00917069"/>
    <w:rsid w:val="00920B24"/>
    <w:rsid w:val="00920ED6"/>
    <w:rsid w:val="00922BB5"/>
    <w:rsid w:val="00926A21"/>
    <w:rsid w:val="009304AE"/>
    <w:rsid w:val="009314B0"/>
    <w:rsid w:val="00932766"/>
    <w:rsid w:val="009360A1"/>
    <w:rsid w:val="00937F16"/>
    <w:rsid w:val="0094209D"/>
    <w:rsid w:val="00943B35"/>
    <w:rsid w:val="00945719"/>
    <w:rsid w:val="00946041"/>
    <w:rsid w:val="0094622C"/>
    <w:rsid w:val="0094711D"/>
    <w:rsid w:val="009506F6"/>
    <w:rsid w:val="009508E7"/>
    <w:rsid w:val="0095206D"/>
    <w:rsid w:val="00952983"/>
    <w:rsid w:val="00953122"/>
    <w:rsid w:val="00954262"/>
    <w:rsid w:val="00954633"/>
    <w:rsid w:val="00954E25"/>
    <w:rsid w:val="009557C8"/>
    <w:rsid w:val="009565EA"/>
    <w:rsid w:val="00960F6A"/>
    <w:rsid w:val="00961B79"/>
    <w:rsid w:val="00962871"/>
    <w:rsid w:val="00962CCB"/>
    <w:rsid w:val="00963B8A"/>
    <w:rsid w:val="00964E6A"/>
    <w:rsid w:val="00964F9F"/>
    <w:rsid w:val="0096530C"/>
    <w:rsid w:val="00965B3C"/>
    <w:rsid w:val="0096648B"/>
    <w:rsid w:val="00970167"/>
    <w:rsid w:val="00972C68"/>
    <w:rsid w:val="00973ADC"/>
    <w:rsid w:val="009743A0"/>
    <w:rsid w:val="0097444F"/>
    <w:rsid w:val="00974B66"/>
    <w:rsid w:val="009754AE"/>
    <w:rsid w:val="009769B6"/>
    <w:rsid w:val="00976A41"/>
    <w:rsid w:val="00977844"/>
    <w:rsid w:val="00977AFF"/>
    <w:rsid w:val="00980A69"/>
    <w:rsid w:val="0098136D"/>
    <w:rsid w:val="009814DE"/>
    <w:rsid w:val="00983A56"/>
    <w:rsid w:val="00983D62"/>
    <w:rsid w:val="00984D8E"/>
    <w:rsid w:val="00986216"/>
    <w:rsid w:val="00986633"/>
    <w:rsid w:val="00990D00"/>
    <w:rsid w:val="00991DAE"/>
    <w:rsid w:val="0099303D"/>
    <w:rsid w:val="009932B1"/>
    <w:rsid w:val="00994D80"/>
    <w:rsid w:val="009956BF"/>
    <w:rsid w:val="00995FA0"/>
    <w:rsid w:val="00995FF0"/>
    <w:rsid w:val="00996107"/>
    <w:rsid w:val="009974EB"/>
    <w:rsid w:val="0099752B"/>
    <w:rsid w:val="009A1C58"/>
    <w:rsid w:val="009A21EB"/>
    <w:rsid w:val="009A26D4"/>
    <w:rsid w:val="009A4065"/>
    <w:rsid w:val="009A4335"/>
    <w:rsid w:val="009A571F"/>
    <w:rsid w:val="009A6260"/>
    <w:rsid w:val="009A6EFD"/>
    <w:rsid w:val="009A7114"/>
    <w:rsid w:val="009A75E7"/>
    <w:rsid w:val="009B1EC5"/>
    <w:rsid w:val="009B2EB1"/>
    <w:rsid w:val="009B3394"/>
    <w:rsid w:val="009B539D"/>
    <w:rsid w:val="009B5BAF"/>
    <w:rsid w:val="009B64D8"/>
    <w:rsid w:val="009B65BC"/>
    <w:rsid w:val="009B6ECF"/>
    <w:rsid w:val="009B7862"/>
    <w:rsid w:val="009C0429"/>
    <w:rsid w:val="009C08A9"/>
    <w:rsid w:val="009C1172"/>
    <w:rsid w:val="009C18FE"/>
    <w:rsid w:val="009C367F"/>
    <w:rsid w:val="009C4B79"/>
    <w:rsid w:val="009C5DF8"/>
    <w:rsid w:val="009C6954"/>
    <w:rsid w:val="009D33DF"/>
    <w:rsid w:val="009D4AB0"/>
    <w:rsid w:val="009D6C4D"/>
    <w:rsid w:val="009D6D5D"/>
    <w:rsid w:val="009D71DB"/>
    <w:rsid w:val="009D75D2"/>
    <w:rsid w:val="009D7771"/>
    <w:rsid w:val="009E0D45"/>
    <w:rsid w:val="009E109E"/>
    <w:rsid w:val="009E2EEA"/>
    <w:rsid w:val="009E3838"/>
    <w:rsid w:val="009E4172"/>
    <w:rsid w:val="009E42D6"/>
    <w:rsid w:val="009E6141"/>
    <w:rsid w:val="009E6883"/>
    <w:rsid w:val="009F2687"/>
    <w:rsid w:val="009F2D05"/>
    <w:rsid w:val="009F332E"/>
    <w:rsid w:val="009F3C11"/>
    <w:rsid w:val="009F4464"/>
    <w:rsid w:val="009F5FF4"/>
    <w:rsid w:val="009F643F"/>
    <w:rsid w:val="009F6A0B"/>
    <w:rsid w:val="009F6A79"/>
    <w:rsid w:val="009F7706"/>
    <w:rsid w:val="00A00575"/>
    <w:rsid w:val="00A00941"/>
    <w:rsid w:val="00A00ADF"/>
    <w:rsid w:val="00A04592"/>
    <w:rsid w:val="00A05658"/>
    <w:rsid w:val="00A0567A"/>
    <w:rsid w:val="00A05ED3"/>
    <w:rsid w:val="00A06509"/>
    <w:rsid w:val="00A065F6"/>
    <w:rsid w:val="00A06AD8"/>
    <w:rsid w:val="00A11584"/>
    <w:rsid w:val="00A12E61"/>
    <w:rsid w:val="00A131CB"/>
    <w:rsid w:val="00A145BB"/>
    <w:rsid w:val="00A16044"/>
    <w:rsid w:val="00A16241"/>
    <w:rsid w:val="00A2053F"/>
    <w:rsid w:val="00A20EAD"/>
    <w:rsid w:val="00A23BF6"/>
    <w:rsid w:val="00A2496F"/>
    <w:rsid w:val="00A254EB"/>
    <w:rsid w:val="00A2662E"/>
    <w:rsid w:val="00A27591"/>
    <w:rsid w:val="00A27931"/>
    <w:rsid w:val="00A30D66"/>
    <w:rsid w:val="00A30EE7"/>
    <w:rsid w:val="00A32083"/>
    <w:rsid w:val="00A33846"/>
    <w:rsid w:val="00A338FF"/>
    <w:rsid w:val="00A33F13"/>
    <w:rsid w:val="00A34C8B"/>
    <w:rsid w:val="00A357C6"/>
    <w:rsid w:val="00A35B7F"/>
    <w:rsid w:val="00A36FD6"/>
    <w:rsid w:val="00A37603"/>
    <w:rsid w:val="00A41172"/>
    <w:rsid w:val="00A417DD"/>
    <w:rsid w:val="00A42F48"/>
    <w:rsid w:val="00A44077"/>
    <w:rsid w:val="00A449F3"/>
    <w:rsid w:val="00A44D92"/>
    <w:rsid w:val="00A44F8A"/>
    <w:rsid w:val="00A474B6"/>
    <w:rsid w:val="00A5095C"/>
    <w:rsid w:val="00A50BD1"/>
    <w:rsid w:val="00A5119C"/>
    <w:rsid w:val="00A51377"/>
    <w:rsid w:val="00A518B0"/>
    <w:rsid w:val="00A53A80"/>
    <w:rsid w:val="00A54D3A"/>
    <w:rsid w:val="00A5561F"/>
    <w:rsid w:val="00A55EAF"/>
    <w:rsid w:val="00A56139"/>
    <w:rsid w:val="00A60531"/>
    <w:rsid w:val="00A6225C"/>
    <w:rsid w:val="00A62363"/>
    <w:rsid w:val="00A63614"/>
    <w:rsid w:val="00A64244"/>
    <w:rsid w:val="00A642B7"/>
    <w:rsid w:val="00A6455A"/>
    <w:rsid w:val="00A650E3"/>
    <w:rsid w:val="00A656E4"/>
    <w:rsid w:val="00A66724"/>
    <w:rsid w:val="00A667C9"/>
    <w:rsid w:val="00A67E56"/>
    <w:rsid w:val="00A7046A"/>
    <w:rsid w:val="00A709DF"/>
    <w:rsid w:val="00A7122A"/>
    <w:rsid w:val="00A714E4"/>
    <w:rsid w:val="00A72A1C"/>
    <w:rsid w:val="00A732D7"/>
    <w:rsid w:val="00A75065"/>
    <w:rsid w:val="00A77C5E"/>
    <w:rsid w:val="00A826B4"/>
    <w:rsid w:val="00A83B3F"/>
    <w:rsid w:val="00A844A3"/>
    <w:rsid w:val="00A84C13"/>
    <w:rsid w:val="00A85013"/>
    <w:rsid w:val="00A85F25"/>
    <w:rsid w:val="00A85F47"/>
    <w:rsid w:val="00A87DDB"/>
    <w:rsid w:val="00A87E8B"/>
    <w:rsid w:val="00A90A33"/>
    <w:rsid w:val="00A90E58"/>
    <w:rsid w:val="00A9154B"/>
    <w:rsid w:val="00A91DA9"/>
    <w:rsid w:val="00A92E68"/>
    <w:rsid w:val="00A93D7C"/>
    <w:rsid w:val="00A94FC9"/>
    <w:rsid w:val="00A97162"/>
    <w:rsid w:val="00A971C5"/>
    <w:rsid w:val="00A979CA"/>
    <w:rsid w:val="00AA0AA8"/>
    <w:rsid w:val="00AA1282"/>
    <w:rsid w:val="00AA2899"/>
    <w:rsid w:val="00AA37CF"/>
    <w:rsid w:val="00AA40B1"/>
    <w:rsid w:val="00AA40D4"/>
    <w:rsid w:val="00AA4EFA"/>
    <w:rsid w:val="00AA51D5"/>
    <w:rsid w:val="00AA5613"/>
    <w:rsid w:val="00AA5BA8"/>
    <w:rsid w:val="00AA6580"/>
    <w:rsid w:val="00AB01B4"/>
    <w:rsid w:val="00AB061F"/>
    <w:rsid w:val="00AB171A"/>
    <w:rsid w:val="00AB2FBB"/>
    <w:rsid w:val="00AB386A"/>
    <w:rsid w:val="00AB3C31"/>
    <w:rsid w:val="00AB44AD"/>
    <w:rsid w:val="00AB4D93"/>
    <w:rsid w:val="00AB5414"/>
    <w:rsid w:val="00AB74DE"/>
    <w:rsid w:val="00AC682D"/>
    <w:rsid w:val="00AC6B7A"/>
    <w:rsid w:val="00AD0A15"/>
    <w:rsid w:val="00AD13AB"/>
    <w:rsid w:val="00AD3EE0"/>
    <w:rsid w:val="00AD402B"/>
    <w:rsid w:val="00AD4A56"/>
    <w:rsid w:val="00AD5202"/>
    <w:rsid w:val="00AD5F5D"/>
    <w:rsid w:val="00AD6284"/>
    <w:rsid w:val="00AD6DCF"/>
    <w:rsid w:val="00AE169D"/>
    <w:rsid w:val="00AE1CF1"/>
    <w:rsid w:val="00AE2FA0"/>
    <w:rsid w:val="00AE46A1"/>
    <w:rsid w:val="00AE47EB"/>
    <w:rsid w:val="00AE7395"/>
    <w:rsid w:val="00AE7A10"/>
    <w:rsid w:val="00AE7D74"/>
    <w:rsid w:val="00AF16C2"/>
    <w:rsid w:val="00AF201E"/>
    <w:rsid w:val="00AF5773"/>
    <w:rsid w:val="00AF7CAA"/>
    <w:rsid w:val="00B02522"/>
    <w:rsid w:val="00B027D2"/>
    <w:rsid w:val="00B0285E"/>
    <w:rsid w:val="00B035DC"/>
    <w:rsid w:val="00B050EA"/>
    <w:rsid w:val="00B054A6"/>
    <w:rsid w:val="00B07883"/>
    <w:rsid w:val="00B1381D"/>
    <w:rsid w:val="00B14941"/>
    <w:rsid w:val="00B15F75"/>
    <w:rsid w:val="00B16123"/>
    <w:rsid w:val="00B1658B"/>
    <w:rsid w:val="00B17EEC"/>
    <w:rsid w:val="00B203EB"/>
    <w:rsid w:val="00B21243"/>
    <w:rsid w:val="00B2179A"/>
    <w:rsid w:val="00B2418C"/>
    <w:rsid w:val="00B250B8"/>
    <w:rsid w:val="00B269D0"/>
    <w:rsid w:val="00B27A92"/>
    <w:rsid w:val="00B27CFC"/>
    <w:rsid w:val="00B3033D"/>
    <w:rsid w:val="00B316CE"/>
    <w:rsid w:val="00B3307D"/>
    <w:rsid w:val="00B33695"/>
    <w:rsid w:val="00B33B74"/>
    <w:rsid w:val="00B342BE"/>
    <w:rsid w:val="00B342ED"/>
    <w:rsid w:val="00B3524F"/>
    <w:rsid w:val="00B35997"/>
    <w:rsid w:val="00B35D93"/>
    <w:rsid w:val="00B364B5"/>
    <w:rsid w:val="00B365A1"/>
    <w:rsid w:val="00B37DC4"/>
    <w:rsid w:val="00B40919"/>
    <w:rsid w:val="00B40E6B"/>
    <w:rsid w:val="00B4108E"/>
    <w:rsid w:val="00B41747"/>
    <w:rsid w:val="00B420AD"/>
    <w:rsid w:val="00B42119"/>
    <w:rsid w:val="00B42E7F"/>
    <w:rsid w:val="00B43C3D"/>
    <w:rsid w:val="00B446E6"/>
    <w:rsid w:val="00B4670F"/>
    <w:rsid w:val="00B47FCA"/>
    <w:rsid w:val="00B533C8"/>
    <w:rsid w:val="00B54996"/>
    <w:rsid w:val="00B55852"/>
    <w:rsid w:val="00B55DCF"/>
    <w:rsid w:val="00B5715C"/>
    <w:rsid w:val="00B61691"/>
    <w:rsid w:val="00B62672"/>
    <w:rsid w:val="00B62AE5"/>
    <w:rsid w:val="00B648D2"/>
    <w:rsid w:val="00B64A06"/>
    <w:rsid w:val="00B6571B"/>
    <w:rsid w:val="00B65801"/>
    <w:rsid w:val="00B65987"/>
    <w:rsid w:val="00B66DE0"/>
    <w:rsid w:val="00B701DC"/>
    <w:rsid w:val="00B7045B"/>
    <w:rsid w:val="00B7054F"/>
    <w:rsid w:val="00B7117E"/>
    <w:rsid w:val="00B71542"/>
    <w:rsid w:val="00B731B9"/>
    <w:rsid w:val="00B74432"/>
    <w:rsid w:val="00B745FA"/>
    <w:rsid w:val="00B75F91"/>
    <w:rsid w:val="00B76EB1"/>
    <w:rsid w:val="00B76F11"/>
    <w:rsid w:val="00B7758E"/>
    <w:rsid w:val="00B77961"/>
    <w:rsid w:val="00B81B20"/>
    <w:rsid w:val="00B81BA2"/>
    <w:rsid w:val="00B82977"/>
    <w:rsid w:val="00B82E0C"/>
    <w:rsid w:val="00B83722"/>
    <w:rsid w:val="00B84BC5"/>
    <w:rsid w:val="00B850F0"/>
    <w:rsid w:val="00B86977"/>
    <w:rsid w:val="00B925C8"/>
    <w:rsid w:val="00B9500B"/>
    <w:rsid w:val="00B95192"/>
    <w:rsid w:val="00BA07DB"/>
    <w:rsid w:val="00BA0845"/>
    <w:rsid w:val="00BA08FB"/>
    <w:rsid w:val="00BA2303"/>
    <w:rsid w:val="00BA482F"/>
    <w:rsid w:val="00BA4B55"/>
    <w:rsid w:val="00BA4C37"/>
    <w:rsid w:val="00BA5447"/>
    <w:rsid w:val="00BA5A75"/>
    <w:rsid w:val="00BA633F"/>
    <w:rsid w:val="00BA74AA"/>
    <w:rsid w:val="00BA74CA"/>
    <w:rsid w:val="00BA7691"/>
    <w:rsid w:val="00BB0123"/>
    <w:rsid w:val="00BB07E2"/>
    <w:rsid w:val="00BB0E9D"/>
    <w:rsid w:val="00BB2B7D"/>
    <w:rsid w:val="00BB3DB3"/>
    <w:rsid w:val="00BB3DBD"/>
    <w:rsid w:val="00BB64DF"/>
    <w:rsid w:val="00BC005C"/>
    <w:rsid w:val="00BC005F"/>
    <w:rsid w:val="00BC0BAA"/>
    <w:rsid w:val="00BC0FCD"/>
    <w:rsid w:val="00BC25CE"/>
    <w:rsid w:val="00BC31F2"/>
    <w:rsid w:val="00BC371F"/>
    <w:rsid w:val="00BC3B9A"/>
    <w:rsid w:val="00BC5282"/>
    <w:rsid w:val="00BC59E2"/>
    <w:rsid w:val="00BC7D51"/>
    <w:rsid w:val="00BC7E25"/>
    <w:rsid w:val="00BD07B0"/>
    <w:rsid w:val="00BD0A69"/>
    <w:rsid w:val="00BD16FD"/>
    <w:rsid w:val="00BD3275"/>
    <w:rsid w:val="00BD32CA"/>
    <w:rsid w:val="00BD44E2"/>
    <w:rsid w:val="00BD469F"/>
    <w:rsid w:val="00BD4A93"/>
    <w:rsid w:val="00BD5DD1"/>
    <w:rsid w:val="00BD7595"/>
    <w:rsid w:val="00BD7B91"/>
    <w:rsid w:val="00BE1459"/>
    <w:rsid w:val="00BE2E44"/>
    <w:rsid w:val="00BE34D6"/>
    <w:rsid w:val="00BE39BF"/>
    <w:rsid w:val="00BE3EC5"/>
    <w:rsid w:val="00BE54FB"/>
    <w:rsid w:val="00BE6356"/>
    <w:rsid w:val="00BF0F21"/>
    <w:rsid w:val="00BF11B7"/>
    <w:rsid w:val="00BF154A"/>
    <w:rsid w:val="00BF1711"/>
    <w:rsid w:val="00BF2163"/>
    <w:rsid w:val="00BF4AB0"/>
    <w:rsid w:val="00BF4EF8"/>
    <w:rsid w:val="00C006D7"/>
    <w:rsid w:val="00C008A5"/>
    <w:rsid w:val="00C0127A"/>
    <w:rsid w:val="00C012DE"/>
    <w:rsid w:val="00C01DE2"/>
    <w:rsid w:val="00C01EDD"/>
    <w:rsid w:val="00C02AA3"/>
    <w:rsid w:val="00C049FA"/>
    <w:rsid w:val="00C065D0"/>
    <w:rsid w:val="00C06886"/>
    <w:rsid w:val="00C072DB"/>
    <w:rsid w:val="00C072EA"/>
    <w:rsid w:val="00C0795C"/>
    <w:rsid w:val="00C11518"/>
    <w:rsid w:val="00C11D59"/>
    <w:rsid w:val="00C11E0F"/>
    <w:rsid w:val="00C124A9"/>
    <w:rsid w:val="00C1456A"/>
    <w:rsid w:val="00C14F07"/>
    <w:rsid w:val="00C15013"/>
    <w:rsid w:val="00C17315"/>
    <w:rsid w:val="00C20A53"/>
    <w:rsid w:val="00C22036"/>
    <w:rsid w:val="00C22D05"/>
    <w:rsid w:val="00C2383F"/>
    <w:rsid w:val="00C23CC0"/>
    <w:rsid w:val="00C242EE"/>
    <w:rsid w:val="00C24F7D"/>
    <w:rsid w:val="00C2639E"/>
    <w:rsid w:val="00C26CCD"/>
    <w:rsid w:val="00C31460"/>
    <w:rsid w:val="00C315F4"/>
    <w:rsid w:val="00C35E77"/>
    <w:rsid w:val="00C3605E"/>
    <w:rsid w:val="00C379D2"/>
    <w:rsid w:val="00C37E27"/>
    <w:rsid w:val="00C41410"/>
    <w:rsid w:val="00C42E80"/>
    <w:rsid w:val="00C458AA"/>
    <w:rsid w:val="00C46151"/>
    <w:rsid w:val="00C4650B"/>
    <w:rsid w:val="00C46987"/>
    <w:rsid w:val="00C47097"/>
    <w:rsid w:val="00C4798E"/>
    <w:rsid w:val="00C539D7"/>
    <w:rsid w:val="00C53CD8"/>
    <w:rsid w:val="00C54DDF"/>
    <w:rsid w:val="00C54E08"/>
    <w:rsid w:val="00C55B54"/>
    <w:rsid w:val="00C606A0"/>
    <w:rsid w:val="00C609A3"/>
    <w:rsid w:val="00C60CB3"/>
    <w:rsid w:val="00C61142"/>
    <w:rsid w:val="00C61714"/>
    <w:rsid w:val="00C617B5"/>
    <w:rsid w:val="00C642A2"/>
    <w:rsid w:val="00C659A4"/>
    <w:rsid w:val="00C65A7E"/>
    <w:rsid w:val="00C66040"/>
    <w:rsid w:val="00C70D1C"/>
    <w:rsid w:val="00C72AA5"/>
    <w:rsid w:val="00C7366A"/>
    <w:rsid w:val="00C73B19"/>
    <w:rsid w:val="00C7661C"/>
    <w:rsid w:val="00C8060F"/>
    <w:rsid w:val="00C81B4D"/>
    <w:rsid w:val="00C8316E"/>
    <w:rsid w:val="00C84929"/>
    <w:rsid w:val="00C85127"/>
    <w:rsid w:val="00C8643B"/>
    <w:rsid w:val="00C87C39"/>
    <w:rsid w:val="00C87DA9"/>
    <w:rsid w:val="00C91302"/>
    <w:rsid w:val="00C9303E"/>
    <w:rsid w:val="00C946D3"/>
    <w:rsid w:val="00C94D8E"/>
    <w:rsid w:val="00C9594A"/>
    <w:rsid w:val="00C968A7"/>
    <w:rsid w:val="00C96BBD"/>
    <w:rsid w:val="00CA04E6"/>
    <w:rsid w:val="00CA0FC8"/>
    <w:rsid w:val="00CA1B92"/>
    <w:rsid w:val="00CA1C92"/>
    <w:rsid w:val="00CA2B1C"/>
    <w:rsid w:val="00CA2B8B"/>
    <w:rsid w:val="00CA557A"/>
    <w:rsid w:val="00CA5DE4"/>
    <w:rsid w:val="00CA75F7"/>
    <w:rsid w:val="00CB219B"/>
    <w:rsid w:val="00CB38F9"/>
    <w:rsid w:val="00CB3B05"/>
    <w:rsid w:val="00CB590B"/>
    <w:rsid w:val="00CB6CC0"/>
    <w:rsid w:val="00CB6EF0"/>
    <w:rsid w:val="00CB7D75"/>
    <w:rsid w:val="00CB7FA4"/>
    <w:rsid w:val="00CC065D"/>
    <w:rsid w:val="00CC07FA"/>
    <w:rsid w:val="00CC0E93"/>
    <w:rsid w:val="00CC1427"/>
    <w:rsid w:val="00CC1B1E"/>
    <w:rsid w:val="00CC1D24"/>
    <w:rsid w:val="00CC1F30"/>
    <w:rsid w:val="00CC1FE5"/>
    <w:rsid w:val="00CC27F1"/>
    <w:rsid w:val="00CC2C8B"/>
    <w:rsid w:val="00CC49B2"/>
    <w:rsid w:val="00CC6073"/>
    <w:rsid w:val="00CC62C7"/>
    <w:rsid w:val="00CC62FE"/>
    <w:rsid w:val="00CC67D0"/>
    <w:rsid w:val="00CC7720"/>
    <w:rsid w:val="00CC7823"/>
    <w:rsid w:val="00CC7947"/>
    <w:rsid w:val="00CD0075"/>
    <w:rsid w:val="00CD060F"/>
    <w:rsid w:val="00CD26AA"/>
    <w:rsid w:val="00CD312E"/>
    <w:rsid w:val="00CD47EB"/>
    <w:rsid w:val="00CD4E7D"/>
    <w:rsid w:val="00CD5179"/>
    <w:rsid w:val="00CD550D"/>
    <w:rsid w:val="00CD55A1"/>
    <w:rsid w:val="00CD5C49"/>
    <w:rsid w:val="00CD63FB"/>
    <w:rsid w:val="00CD645C"/>
    <w:rsid w:val="00CD6C02"/>
    <w:rsid w:val="00CD7918"/>
    <w:rsid w:val="00CE14BC"/>
    <w:rsid w:val="00CE25EF"/>
    <w:rsid w:val="00CE585C"/>
    <w:rsid w:val="00CE5D45"/>
    <w:rsid w:val="00CE6CA2"/>
    <w:rsid w:val="00CE7344"/>
    <w:rsid w:val="00CE78C3"/>
    <w:rsid w:val="00CF0260"/>
    <w:rsid w:val="00CF13B9"/>
    <w:rsid w:val="00CF17B4"/>
    <w:rsid w:val="00CF263C"/>
    <w:rsid w:val="00CF26F0"/>
    <w:rsid w:val="00CF4BB5"/>
    <w:rsid w:val="00CF5CE9"/>
    <w:rsid w:val="00CF67F3"/>
    <w:rsid w:val="00CF7307"/>
    <w:rsid w:val="00D023E3"/>
    <w:rsid w:val="00D03091"/>
    <w:rsid w:val="00D03229"/>
    <w:rsid w:val="00D047AC"/>
    <w:rsid w:val="00D04B9B"/>
    <w:rsid w:val="00D05D64"/>
    <w:rsid w:val="00D06C8E"/>
    <w:rsid w:val="00D07340"/>
    <w:rsid w:val="00D07A6D"/>
    <w:rsid w:val="00D10928"/>
    <w:rsid w:val="00D1285C"/>
    <w:rsid w:val="00D12AB9"/>
    <w:rsid w:val="00D1425C"/>
    <w:rsid w:val="00D15C40"/>
    <w:rsid w:val="00D16EBB"/>
    <w:rsid w:val="00D177E9"/>
    <w:rsid w:val="00D20B7E"/>
    <w:rsid w:val="00D21DF2"/>
    <w:rsid w:val="00D22543"/>
    <w:rsid w:val="00D2488F"/>
    <w:rsid w:val="00D2494E"/>
    <w:rsid w:val="00D24B77"/>
    <w:rsid w:val="00D2735B"/>
    <w:rsid w:val="00D30D0F"/>
    <w:rsid w:val="00D3121E"/>
    <w:rsid w:val="00D31740"/>
    <w:rsid w:val="00D3227F"/>
    <w:rsid w:val="00D32BD4"/>
    <w:rsid w:val="00D33211"/>
    <w:rsid w:val="00D33451"/>
    <w:rsid w:val="00D33C78"/>
    <w:rsid w:val="00D349BD"/>
    <w:rsid w:val="00D354F1"/>
    <w:rsid w:val="00D3553E"/>
    <w:rsid w:val="00D402B5"/>
    <w:rsid w:val="00D40BDC"/>
    <w:rsid w:val="00D41194"/>
    <w:rsid w:val="00D415B6"/>
    <w:rsid w:val="00D42636"/>
    <w:rsid w:val="00D43961"/>
    <w:rsid w:val="00D47038"/>
    <w:rsid w:val="00D4742D"/>
    <w:rsid w:val="00D502E7"/>
    <w:rsid w:val="00D518FF"/>
    <w:rsid w:val="00D51B9D"/>
    <w:rsid w:val="00D52596"/>
    <w:rsid w:val="00D52F99"/>
    <w:rsid w:val="00D53A8E"/>
    <w:rsid w:val="00D54AE6"/>
    <w:rsid w:val="00D55290"/>
    <w:rsid w:val="00D55FFC"/>
    <w:rsid w:val="00D5640F"/>
    <w:rsid w:val="00D57448"/>
    <w:rsid w:val="00D60B6D"/>
    <w:rsid w:val="00D60F01"/>
    <w:rsid w:val="00D61F53"/>
    <w:rsid w:val="00D62592"/>
    <w:rsid w:val="00D629DA"/>
    <w:rsid w:val="00D637BB"/>
    <w:rsid w:val="00D637FE"/>
    <w:rsid w:val="00D65227"/>
    <w:rsid w:val="00D66211"/>
    <w:rsid w:val="00D664C4"/>
    <w:rsid w:val="00D66DF5"/>
    <w:rsid w:val="00D67D08"/>
    <w:rsid w:val="00D67E9E"/>
    <w:rsid w:val="00D67F73"/>
    <w:rsid w:val="00D72040"/>
    <w:rsid w:val="00D726B5"/>
    <w:rsid w:val="00D72B76"/>
    <w:rsid w:val="00D73081"/>
    <w:rsid w:val="00D73440"/>
    <w:rsid w:val="00D73A7A"/>
    <w:rsid w:val="00D7444E"/>
    <w:rsid w:val="00D74849"/>
    <w:rsid w:val="00D7502B"/>
    <w:rsid w:val="00D75213"/>
    <w:rsid w:val="00D76CD1"/>
    <w:rsid w:val="00D7774A"/>
    <w:rsid w:val="00D77C79"/>
    <w:rsid w:val="00D77E40"/>
    <w:rsid w:val="00D80954"/>
    <w:rsid w:val="00D81444"/>
    <w:rsid w:val="00D81BA4"/>
    <w:rsid w:val="00D82F81"/>
    <w:rsid w:val="00D830B8"/>
    <w:rsid w:val="00D831A7"/>
    <w:rsid w:val="00D83508"/>
    <w:rsid w:val="00D856E7"/>
    <w:rsid w:val="00D859EF"/>
    <w:rsid w:val="00D87478"/>
    <w:rsid w:val="00D905E0"/>
    <w:rsid w:val="00D92BEB"/>
    <w:rsid w:val="00D948BF"/>
    <w:rsid w:val="00D95A99"/>
    <w:rsid w:val="00D965E9"/>
    <w:rsid w:val="00D967CC"/>
    <w:rsid w:val="00D96940"/>
    <w:rsid w:val="00DA0DB5"/>
    <w:rsid w:val="00DA2BE4"/>
    <w:rsid w:val="00DA2D5F"/>
    <w:rsid w:val="00DA2E93"/>
    <w:rsid w:val="00DA339C"/>
    <w:rsid w:val="00DA34EA"/>
    <w:rsid w:val="00DA5FF0"/>
    <w:rsid w:val="00DA7827"/>
    <w:rsid w:val="00DB1357"/>
    <w:rsid w:val="00DB34EA"/>
    <w:rsid w:val="00DB3784"/>
    <w:rsid w:val="00DB645D"/>
    <w:rsid w:val="00DB6785"/>
    <w:rsid w:val="00DB683B"/>
    <w:rsid w:val="00DB6D01"/>
    <w:rsid w:val="00DB6D5B"/>
    <w:rsid w:val="00DB72C0"/>
    <w:rsid w:val="00DC091A"/>
    <w:rsid w:val="00DC10A5"/>
    <w:rsid w:val="00DC2C98"/>
    <w:rsid w:val="00DC41E9"/>
    <w:rsid w:val="00DC4414"/>
    <w:rsid w:val="00DC5857"/>
    <w:rsid w:val="00DC5B60"/>
    <w:rsid w:val="00DC6562"/>
    <w:rsid w:val="00DC71D1"/>
    <w:rsid w:val="00DC7E43"/>
    <w:rsid w:val="00DD0D01"/>
    <w:rsid w:val="00DD14F4"/>
    <w:rsid w:val="00DD16C2"/>
    <w:rsid w:val="00DD1F1E"/>
    <w:rsid w:val="00DD23FC"/>
    <w:rsid w:val="00DD4659"/>
    <w:rsid w:val="00DD49EF"/>
    <w:rsid w:val="00DD6532"/>
    <w:rsid w:val="00DD761A"/>
    <w:rsid w:val="00DD7EE6"/>
    <w:rsid w:val="00DE00DC"/>
    <w:rsid w:val="00DE3F56"/>
    <w:rsid w:val="00DE54C3"/>
    <w:rsid w:val="00DE610C"/>
    <w:rsid w:val="00DE68BF"/>
    <w:rsid w:val="00DF01E6"/>
    <w:rsid w:val="00DF1CBD"/>
    <w:rsid w:val="00DF2C58"/>
    <w:rsid w:val="00DF41EC"/>
    <w:rsid w:val="00DF7076"/>
    <w:rsid w:val="00E0020E"/>
    <w:rsid w:val="00E024F7"/>
    <w:rsid w:val="00E0270E"/>
    <w:rsid w:val="00E02941"/>
    <w:rsid w:val="00E0330A"/>
    <w:rsid w:val="00E042F5"/>
    <w:rsid w:val="00E04563"/>
    <w:rsid w:val="00E04602"/>
    <w:rsid w:val="00E0485C"/>
    <w:rsid w:val="00E05E11"/>
    <w:rsid w:val="00E0686A"/>
    <w:rsid w:val="00E101B6"/>
    <w:rsid w:val="00E115DD"/>
    <w:rsid w:val="00E123DF"/>
    <w:rsid w:val="00E13A02"/>
    <w:rsid w:val="00E14D5D"/>
    <w:rsid w:val="00E15386"/>
    <w:rsid w:val="00E1627C"/>
    <w:rsid w:val="00E170FB"/>
    <w:rsid w:val="00E173EE"/>
    <w:rsid w:val="00E2039A"/>
    <w:rsid w:val="00E204BB"/>
    <w:rsid w:val="00E20EB0"/>
    <w:rsid w:val="00E22807"/>
    <w:rsid w:val="00E22D29"/>
    <w:rsid w:val="00E2518C"/>
    <w:rsid w:val="00E254FE"/>
    <w:rsid w:val="00E2645E"/>
    <w:rsid w:val="00E300C4"/>
    <w:rsid w:val="00E31EC2"/>
    <w:rsid w:val="00E32004"/>
    <w:rsid w:val="00E3258A"/>
    <w:rsid w:val="00E335BB"/>
    <w:rsid w:val="00E356B9"/>
    <w:rsid w:val="00E364EE"/>
    <w:rsid w:val="00E41BF0"/>
    <w:rsid w:val="00E42402"/>
    <w:rsid w:val="00E4292B"/>
    <w:rsid w:val="00E42C7F"/>
    <w:rsid w:val="00E4320C"/>
    <w:rsid w:val="00E43273"/>
    <w:rsid w:val="00E462B5"/>
    <w:rsid w:val="00E477DE"/>
    <w:rsid w:val="00E47FAB"/>
    <w:rsid w:val="00E51244"/>
    <w:rsid w:val="00E53293"/>
    <w:rsid w:val="00E54D9A"/>
    <w:rsid w:val="00E55077"/>
    <w:rsid w:val="00E55231"/>
    <w:rsid w:val="00E55772"/>
    <w:rsid w:val="00E56785"/>
    <w:rsid w:val="00E5718E"/>
    <w:rsid w:val="00E57378"/>
    <w:rsid w:val="00E57C34"/>
    <w:rsid w:val="00E62EF5"/>
    <w:rsid w:val="00E64856"/>
    <w:rsid w:val="00E64B8E"/>
    <w:rsid w:val="00E67354"/>
    <w:rsid w:val="00E728DE"/>
    <w:rsid w:val="00E72F80"/>
    <w:rsid w:val="00E73639"/>
    <w:rsid w:val="00E7408C"/>
    <w:rsid w:val="00E74E76"/>
    <w:rsid w:val="00E75500"/>
    <w:rsid w:val="00E77B78"/>
    <w:rsid w:val="00E80A88"/>
    <w:rsid w:val="00E817B0"/>
    <w:rsid w:val="00E81D00"/>
    <w:rsid w:val="00E8306A"/>
    <w:rsid w:val="00E83410"/>
    <w:rsid w:val="00E8392C"/>
    <w:rsid w:val="00E870C4"/>
    <w:rsid w:val="00E873EC"/>
    <w:rsid w:val="00E9023F"/>
    <w:rsid w:val="00E9262D"/>
    <w:rsid w:val="00E93068"/>
    <w:rsid w:val="00E937EB"/>
    <w:rsid w:val="00E95B19"/>
    <w:rsid w:val="00E960C0"/>
    <w:rsid w:val="00EA120B"/>
    <w:rsid w:val="00EA27CD"/>
    <w:rsid w:val="00EA3668"/>
    <w:rsid w:val="00EA476D"/>
    <w:rsid w:val="00EA4C41"/>
    <w:rsid w:val="00EA62C0"/>
    <w:rsid w:val="00EA7011"/>
    <w:rsid w:val="00EA7301"/>
    <w:rsid w:val="00EB027E"/>
    <w:rsid w:val="00EB1194"/>
    <w:rsid w:val="00EB2990"/>
    <w:rsid w:val="00EB44DA"/>
    <w:rsid w:val="00EB63A9"/>
    <w:rsid w:val="00EB6C08"/>
    <w:rsid w:val="00EB758E"/>
    <w:rsid w:val="00EC116B"/>
    <w:rsid w:val="00EC175A"/>
    <w:rsid w:val="00EC5D74"/>
    <w:rsid w:val="00EC728E"/>
    <w:rsid w:val="00ED04AB"/>
    <w:rsid w:val="00ED13AB"/>
    <w:rsid w:val="00ED1DF7"/>
    <w:rsid w:val="00ED223C"/>
    <w:rsid w:val="00ED2518"/>
    <w:rsid w:val="00ED25E0"/>
    <w:rsid w:val="00ED4C6B"/>
    <w:rsid w:val="00ED520E"/>
    <w:rsid w:val="00ED5772"/>
    <w:rsid w:val="00ED7BD6"/>
    <w:rsid w:val="00EE0192"/>
    <w:rsid w:val="00EE215A"/>
    <w:rsid w:val="00EE22E4"/>
    <w:rsid w:val="00EE378B"/>
    <w:rsid w:val="00EE3EAA"/>
    <w:rsid w:val="00EE49E5"/>
    <w:rsid w:val="00EE524A"/>
    <w:rsid w:val="00EE57DC"/>
    <w:rsid w:val="00EE5A0F"/>
    <w:rsid w:val="00EE5B14"/>
    <w:rsid w:val="00EE627F"/>
    <w:rsid w:val="00EE6701"/>
    <w:rsid w:val="00EF091C"/>
    <w:rsid w:val="00EF0994"/>
    <w:rsid w:val="00EF14E4"/>
    <w:rsid w:val="00EF18E5"/>
    <w:rsid w:val="00EF20A8"/>
    <w:rsid w:val="00EF26FC"/>
    <w:rsid w:val="00EF273D"/>
    <w:rsid w:val="00EF3C68"/>
    <w:rsid w:val="00EF4EAB"/>
    <w:rsid w:val="00EF50A3"/>
    <w:rsid w:val="00EF59C4"/>
    <w:rsid w:val="00F00084"/>
    <w:rsid w:val="00F013DF"/>
    <w:rsid w:val="00F013FE"/>
    <w:rsid w:val="00F01527"/>
    <w:rsid w:val="00F0225F"/>
    <w:rsid w:val="00F02FA1"/>
    <w:rsid w:val="00F04260"/>
    <w:rsid w:val="00F100CA"/>
    <w:rsid w:val="00F1135C"/>
    <w:rsid w:val="00F12DBE"/>
    <w:rsid w:val="00F1307D"/>
    <w:rsid w:val="00F137BC"/>
    <w:rsid w:val="00F13D8A"/>
    <w:rsid w:val="00F1407B"/>
    <w:rsid w:val="00F15253"/>
    <w:rsid w:val="00F15711"/>
    <w:rsid w:val="00F15996"/>
    <w:rsid w:val="00F17046"/>
    <w:rsid w:val="00F20E02"/>
    <w:rsid w:val="00F22F50"/>
    <w:rsid w:val="00F230F4"/>
    <w:rsid w:val="00F233FF"/>
    <w:rsid w:val="00F2340D"/>
    <w:rsid w:val="00F2393D"/>
    <w:rsid w:val="00F23C5C"/>
    <w:rsid w:val="00F243B3"/>
    <w:rsid w:val="00F24B98"/>
    <w:rsid w:val="00F259E7"/>
    <w:rsid w:val="00F30C13"/>
    <w:rsid w:val="00F32287"/>
    <w:rsid w:val="00F34733"/>
    <w:rsid w:val="00F351B5"/>
    <w:rsid w:val="00F364D0"/>
    <w:rsid w:val="00F41DF2"/>
    <w:rsid w:val="00F42141"/>
    <w:rsid w:val="00F44BF6"/>
    <w:rsid w:val="00F44D2B"/>
    <w:rsid w:val="00F4564D"/>
    <w:rsid w:val="00F5097D"/>
    <w:rsid w:val="00F518A0"/>
    <w:rsid w:val="00F523C0"/>
    <w:rsid w:val="00F536C1"/>
    <w:rsid w:val="00F53ABE"/>
    <w:rsid w:val="00F550FE"/>
    <w:rsid w:val="00F5591D"/>
    <w:rsid w:val="00F55F67"/>
    <w:rsid w:val="00F56033"/>
    <w:rsid w:val="00F56F60"/>
    <w:rsid w:val="00F5786D"/>
    <w:rsid w:val="00F57FC3"/>
    <w:rsid w:val="00F610D3"/>
    <w:rsid w:val="00F61603"/>
    <w:rsid w:val="00F6194D"/>
    <w:rsid w:val="00F632C5"/>
    <w:rsid w:val="00F646E1"/>
    <w:rsid w:val="00F64DE4"/>
    <w:rsid w:val="00F65B5F"/>
    <w:rsid w:val="00F661C5"/>
    <w:rsid w:val="00F7040E"/>
    <w:rsid w:val="00F706E5"/>
    <w:rsid w:val="00F72077"/>
    <w:rsid w:val="00F725D7"/>
    <w:rsid w:val="00F733D0"/>
    <w:rsid w:val="00F76B12"/>
    <w:rsid w:val="00F76BC6"/>
    <w:rsid w:val="00F82C71"/>
    <w:rsid w:val="00F8455C"/>
    <w:rsid w:val="00F86B8A"/>
    <w:rsid w:val="00F87A52"/>
    <w:rsid w:val="00F900E5"/>
    <w:rsid w:val="00F90697"/>
    <w:rsid w:val="00F9247D"/>
    <w:rsid w:val="00F92AF7"/>
    <w:rsid w:val="00F92D87"/>
    <w:rsid w:val="00F9355B"/>
    <w:rsid w:val="00F93FCD"/>
    <w:rsid w:val="00F9526D"/>
    <w:rsid w:val="00F96AD1"/>
    <w:rsid w:val="00F96F44"/>
    <w:rsid w:val="00F978E7"/>
    <w:rsid w:val="00FA0412"/>
    <w:rsid w:val="00FA04A1"/>
    <w:rsid w:val="00FA05AF"/>
    <w:rsid w:val="00FA09BE"/>
    <w:rsid w:val="00FA0F85"/>
    <w:rsid w:val="00FA1B2D"/>
    <w:rsid w:val="00FA4318"/>
    <w:rsid w:val="00FA47B3"/>
    <w:rsid w:val="00FA4911"/>
    <w:rsid w:val="00FA77A6"/>
    <w:rsid w:val="00FA7DF8"/>
    <w:rsid w:val="00FB1527"/>
    <w:rsid w:val="00FB1BB2"/>
    <w:rsid w:val="00FB2953"/>
    <w:rsid w:val="00FB3C40"/>
    <w:rsid w:val="00FB3FFC"/>
    <w:rsid w:val="00FB53D7"/>
    <w:rsid w:val="00FB7458"/>
    <w:rsid w:val="00FB7982"/>
    <w:rsid w:val="00FC0FAF"/>
    <w:rsid w:val="00FC1EEA"/>
    <w:rsid w:val="00FC57AF"/>
    <w:rsid w:val="00FD0E05"/>
    <w:rsid w:val="00FD4B0B"/>
    <w:rsid w:val="00FD6D2C"/>
    <w:rsid w:val="00FD7A13"/>
    <w:rsid w:val="00FE0345"/>
    <w:rsid w:val="00FE0E47"/>
    <w:rsid w:val="00FE1E36"/>
    <w:rsid w:val="00FE23FE"/>
    <w:rsid w:val="00FE2E5D"/>
    <w:rsid w:val="00FE32A4"/>
    <w:rsid w:val="00FE33F6"/>
    <w:rsid w:val="00FE35D2"/>
    <w:rsid w:val="00FE3FA4"/>
    <w:rsid w:val="00FE791E"/>
    <w:rsid w:val="00FF2392"/>
    <w:rsid w:val="00FF2FED"/>
    <w:rsid w:val="00FF3760"/>
    <w:rsid w:val="00FF3B9B"/>
    <w:rsid w:val="00FF51A5"/>
    <w:rsid w:val="00FF601F"/>
    <w:rsid w:val="00FF6BF9"/>
    <w:rsid w:val="00FF74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C6944A6"/>
  <w15:docId w15:val="{4BD5201F-DE1F-4581-B4E2-529F3B39A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uiPriority w:val="9"/>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uiPriority w:val="9"/>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uiPriority w:val="99"/>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link w:val="TitleChar"/>
    <w:uiPriority w:val="99"/>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uiPriority w:val="99"/>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uiPriority w:val="99"/>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link w:val="Lit-CitedChar1"/>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link w:val="HeaderChar"/>
    <w:uiPriority w:val="99"/>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link w:val="BodyTextChar"/>
    <w:uiPriority w:val="99"/>
    <w:rsid w:val="00785EDE"/>
    <w:rPr>
      <w:sz w:val="22"/>
    </w:rPr>
  </w:style>
  <w:style w:type="paragraph" w:customStyle="1" w:styleId="Captiontitle">
    <w:name w:val="Caption title"/>
    <w:basedOn w:val="Normal"/>
    <w:next w:val="Normal"/>
    <w:link w:val="CaptiontitleChar"/>
    <w:uiPriority w:val="99"/>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uiPriority w:val="99"/>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link w:val="PlainTextChar"/>
    <w:uiPriority w:val="99"/>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link w:val="CommentTextChar"/>
    <w:rsid w:val="00785EDE"/>
    <w:rPr>
      <w:sz w:val="20"/>
      <w:szCs w:val="20"/>
    </w:rPr>
  </w:style>
  <w:style w:type="paragraph" w:styleId="FootnoteText">
    <w:name w:val="footnote text"/>
    <w:basedOn w:val="Normal"/>
    <w:link w:val="FootnoteTextChar"/>
    <w:uiPriority w:val="99"/>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link w:val="CommentSubjectChar"/>
    <w:uiPriority w:val="99"/>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uiPriority w:val="59"/>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1">
    <w:name w:val="Footnote Reference11"/>
    <w:basedOn w:val="Table-Footnote"/>
    <w:rsid w:val="00785EDE"/>
    <w:rPr>
      <w:vertAlign w:val="superscript"/>
    </w:rPr>
  </w:style>
  <w:style w:type="character" w:customStyle="1" w:styleId="FooterChar">
    <w:name w:val="Footer Char"/>
    <w:link w:val="Footer"/>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uiPriority w:val="9"/>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customStyle="1" w:styleId="xl22">
    <w:name w:val="xl22"/>
    <w:basedOn w:val="Normal"/>
    <w:rsid w:val="00106844"/>
    <w:pPr>
      <w:spacing w:before="100" w:beforeAutospacing="1" w:after="100" w:afterAutospacing="1"/>
      <w:jc w:val="left"/>
    </w:pPr>
    <w:rPr>
      <w:sz w:val="20"/>
    </w:rPr>
  </w:style>
  <w:style w:type="character" w:customStyle="1" w:styleId="Lit-CitedChar1">
    <w:name w:val="Lit-Cited Char1"/>
    <w:basedOn w:val="DefaultParagraphFont"/>
    <w:link w:val="Lit-Cited"/>
    <w:rsid w:val="00276B6E"/>
  </w:style>
  <w:style w:type="paragraph" w:styleId="BalloonText">
    <w:name w:val="Balloon Text"/>
    <w:basedOn w:val="Normal"/>
    <w:link w:val="BalloonTextChar"/>
    <w:uiPriority w:val="99"/>
    <w:rsid w:val="0046657A"/>
    <w:pPr>
      <w:spacing w:after="0"/>
    </w:pPr>
    <w:rPr>
      <w:rFonts w:ascii="Tahoma" w:hAnsi="Tahoma" w:cs="Tahoma"/>
      <w:sz w:val="16"/>
      <w:szCs w:val="16"/>
    </w:rPr>
  </w:style>
  <w:style w:type="character" w:customStyle="1" w:styleId="BalloonTextChar">
    <w:name w:val="Balloon Text Char"/>
    <w:link w:val="BalloonText"/>
    <w:uiPriority w:val="99"/>
    <w:rsid w:val="0046657A"/>
    <w:rPr>
      <w:rFonts w:ascii="Tahoma" w:hAnsi="Tahoma" w:cs="Tahoma"/>
      <w:sz w:val="16"/>
      <w:szCs w:val="16"/>
    </w:rPr>
  </w:style>
  <w:style w:type="paragraph" w:styleId="Revision">
    <w:name w:val="Revision"/>
    <w:hidden/>
    <w:uiPriority w:val="99"/>
    <w:semiHidden/>
    <w:rsid w:val="008A0259"/>
    <w:rPr>
      <w:sz w:val="24"/>
      <w:szCs w:val="24"/>
    </w:rPr>
  </w:style>
  <w:style w:type="paragraph" w:styleId="ListParagraph">
    <w:name w:val="List Paragraph"/>
    <w:basedOn w:val="Normal"/>
    <w:uiPriority w:val="34"/>
    <w:qFormat/>
    <w:rsid w:val="007B6EEC"/>
    <w:pPr>
      <w:spacing w:after="0"/>
      <w:ind w:left="720"/>
      <w:contextualSpacing/>
      <w:jc w:val="left"/>
    </w:pPr>
    <w:rPr>
      <w:rFonts w:ascii="Calibri" w:eastAsiaTheme="minorHAnsi" w:hAnsi="Calibri"/>
      <w:sz w:val="22"/>
      <w:szCs w:val="22"/>
    </w:rPr>
  </w:style>
  <w:style w:type="character" w:customStyle="1" w:styleId="CommentTextChar">
    <w:name w:val="Comment Text Char"/>
    <w:basedOn w:val="DefaultParagraphFont"/>
    <w:link w:val="CommentText"/>
    <w:rsid w:val="005A5C46"/>
  </w:style>
  <w:style w:type="character" w:customStyle="1" w:styleId="HeaderChar">
    <w:name w:val="Header Char"/>
    <w:basedOn w:val="DefaultParagraphFont"/>
    <w:link w:val="Header"/>
    <w:uiPriority w:val="99"/>
    <w:rsid w:val="00B65801"/>
    <w:rPr>
      <w:sz w:val="24"/>
    </w:rPr>
  </w:style>
  <w:style w:type="paragraph" w:customStyle="1" w:styleId="BasicParagraph">
    <w:name w:val="[Basic Paragraph]"/>
    <w:basedOn w:val="Normal"/>
    <w:uiPriority w:val="99"/>
    <w:rsid w:val="00B65801"/>
    <w:pPr>
      <w:autoSpaceDE w:val="0"/>
      <w:autoSpaceDN w:val="0"/>
      <w:adjustRightInd w:val="0"/>
      <w:spacing w:after="0" w:line="288" w:lineRule="auto"/>
      <w:jc w:val="left"/>
      <w:textAlignment w:val="center"/>
    </w:pPr>
    <w:rPr>
      <w:rFonts w:ascii="Minion Pro" w:eastAsia="Calibri" w:hAnsi="Minion Pro" w:cs="Minion Pro"/>
      <w:color w:val="000000"/>
    </w:rPr>
  </w:style>
  <w:style w:type="character" w:customStyle="1" w:styleId="FootnoteTextChar">
    <w:name w:val="Footnote Text Char"/>
    <w:link w:val="FootnoteText"/>
    <w:uiPriority w:val="99"/>
    <w:semiHidden/>
    <w:rsid w:val="00B65801"/>
    <w:rPr>
      <w:sz w:val="16"/>
      <w:szCs w:val="16"/>
    </w:rPr>
  </w:style>
  <w:style w:type="character" w:customStyle="1" w:styleId="CommentSubjectChar">
    <w:name w:val="Comment Subject Char"/>
    <w:basedOn w:val="CommentTextChar"/>
    <w:link w:val="CommentSubject"/>
    <w:uiPriority w:val="99"/>
    <w:semiHidden/>
    <w:rsid w:val="00B65801"/>
    <w:rPr>
      <w:b/>
      <w:bCs/>
    </w:rPr>
  </w:style>
  <w:style w:type="character" w:customStyle="1" w:styleId="Heading6Char">
    <w:name w:val="Heading 6 Char"/>
    <w:basedOn w:val="DefaultParagraphFont"/>
    <w:link w:val="Heading6"/>
    <w:uiPriority w:val="99"/>
    <w:rsid w:val="00B65801"/>
    <w:rPr>
      <w:b/>
      <w:bCs/>
      <w:sz w:val="22"/>
      <w:szCs w:val="22"/>
    </w:rPr>
  </w:style>
  <w:style w:type="character" w:customStyle="1" w:styleId="BodyTextChar">
    <w:name w:val="Body Text Char"/>
    <w:basedOn w:val="DefaultParagraphFont"/>
    <w:link w:val="BodyText"/>
    <w:uiPriority w:val="99"/>
    <w:rsid w:val="00B65801"/>
    <w:rPr>
      <w:sz w:val="22"/>
      <w:szCs w:val="24"/>
    </w:rPr>
  </w:style>
  <w:style w:type="character" w:customStyle="1" w:styleId="BodyText3Char">
    <w:name w:val="Body Text 3 Char"/>
    <w:basedOn w:val="DefaultParagraphFont"/>
    <w:link w:val="BodyText3"/>
    <w:uiPriority w:val="99"/>
    <w:rsid w:val="00B65801"/>
    <w:rPr>
      <w:szCs w:val="24"/>
    </w:rPr>
  </w:style>
  <w:style w:type="character" w:customStyle="1" w:styleId="Lit-CitedChar">
    <w:name w:val="Lit-Cited Char"/>
    <w:basedOn w:val="DefaultParagraphFont"/>
    <w:uiPriority w:val="99"/>
    <w:locked/>
    <w:rsid w:val="00B65801"/>
    <w:rPr>
      <w:rFonts w:ascii="Times New Roman" w:eastAsia="Times New Roman" w:hAnsi="Times New Roman"/>
    </w:rPr>
  </w:style>
  <w:style w:type="character" w:customStyle="1" w:styleId="TitleChar">
    <w:name w:val="Title Char"/>
    <w:basedOn w:val="DefaultParagraphFont"/>
    <w:link w:val="Title"/>
    <w:uiPriority w:val="99"/>
    <w:rsid w:val="00B65801"/>
    <w:rPr>
      <w:b/>
    </w:rPr>
  </w:style>
  <w:style w:type="paragraph" w:styleId="BodyTextIndent">
    <w:name w:val="Body Text Indent"/>
    <w:basedOn w:val="Normal"/>
    <w:link w:val="BodyTextIndentChar"/>
    <w:uiPriority w:val="99"/>
    <w:unhideWhenUsed/>
    <w:rsid w:val="00B65801"/>
    <w:pPr>
      <w:spacing w:line="276" w:lineRule="auto"/>
      <w:ind w:left="360"/>
      <w:jc w:val="left"/>
    </w:pPr>
    <w:rPr>
      <w:rFonts w:ascii="Calibri" w:eastAsia="Calibri" w:hAnsi="Calibri"/>
      <w:sz w:val="22"/>
      <w:szCs w:val="22"/>
    </w:rPr>
  </w:style>
  <w:style w:type="character" w:customStyle="1" w:styleId="BodyTextIndentChar">
    <w:name w:val="Body Text Indent Char"/>
    <w:basedOn w:val="DefaultParagraphFont"/>
    <w:link w:val="BodyTextIndent"/>
    <w:uiPriority w:val="99"/>
    <w:rsid w:val="00B65801"/>
    <w:rPr>
      <w:rFonts w:ascii="Calibri" w:eastAsia="Calibri" w:hAnsi="Calibri"/>
      <w:sz w:val="22"/>
      <w:szCs w:val="22"/>
    </w:rPr>
  </w:style>
  <w:style w:type="character" w:customStyle="1" w:styleId="PlainTextChar">
    <w:name w:val="Plain Text Char"/>
    <w:basedOn w:val="DefaultParagraphFont"/>
    <w:link w:val="PlainText"/>
    <w:uiPriority w:val="99"/>
    <w:rsid w:val="00B65801"/>
    <w:rPr>
      <w:rFonts w:ascii="Courier New" w:hAnsi="Courier New" w:cs="Courier New"/>
    </w:rPr>
  </w:style>
  <w:style w:type="character" w:customStyle="1" w:styleId="BodyText2Char">
    <w:name w:val="Body Text 2 Char"/>
    <w:basedOn w:val="DefaultParagraphFont"/>
    <w:link w:val="BodyText2"/>
    <w:rsid w:val="00B65801"/>
    <w:rPr>
      <w:b/>
      <w:bCs/>
      <w:sz w:val="24"/>
    </w:rPr>
  </w:style>
  <w:style w:type="paragraph" w:styleId="NormalWeb">
    <w:name w:val="Normal (Web)"/>
    <w:basedOn w:val="Normal"/>
    <w:uiPriority w:val="99"/>
    <w:unhideWhenUsed/>
    <w:rsid w:val="00B65801"/>
    <w:pPr>
      <w:spacing w:before="195" w:after="195"/>
      <w:jc w:val="left"/>
    </w:pPr>
    <w:rPr>
      <w:rFonts w:ascii="Arial" w:hAnsi="Arial" w:cs="Arial"/>
      <w:color w:val="000000"/>
      <w:sz w:val="21"/>
      <w:szCs w:val="21"/>
    </w:rPr>
  </w:style>
  <w:style w:type="character" w:customStyle="1" w:styleId="apple-converted-space">
    <w:name w:val="apple-converted-space"/>
    <w:basedOn w:val="DefaultParagraphFont"/>
    <w:rsid w:val="00C01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666009">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347058139">
      <w:bodyDiv w:val="1"/>
      <w:marLeft w:val="0"/>
      <w:marRight w:val="0"/>
      <w:marTop w:val="0"/>
      <w:marBottom w:val="0"/>
      <w:divBdr>
        <w:top w:val="none" w:sz="0" w:space="0" w:color="auto"/>
        <w:left w:val="none" w:sz="0" w:space="0" w:color="auto"/>
        <w:bottom w:val="none" w:sz="0" w:space="0" w:color="auto"/>
        <w:right w:val="none" w:sz="0" w:space="0" w:color="auto"/>
      </w:divBdr>
    </w:div>
    <w:div w:id="1421020927">
      <w:bodyDiv w:val="1"/>
      <w:marLeft w:val="0"/>
      <w:marRight w:val="0"/>
      <w:marTop w:val="0"/>
      <w:marBottom w:val="0"/>
      <w:divBdr>
        <w:top w:val="none" w:sz="0" w:space="0" w:color="auto"/>
        <w:left w:val="none" w:sz="0" w:space="0" w:color="auto"/>
        <w:bottom w:val="none" w:sz="0" w:space="0" w:color="auto"/>
        <w:right w:val="none" w:sz="0" w:space="0" w:color="auto"/>
      </w:divBdr>
    </w:div>
    <w:div w:id="1510826548">
      <w:bodyDiv w:val="1"/>
      <w:marLeft w:val="0"/>
      <w:marRight w:val="0"/>
      <w:marTop w:val="0"/>
      <w:marBottom w:val="0"/>
      <w:divBdr>
        <w:top w:val="none" w:sz="0" w:space="0" w:color="auto"/>
        <w:left w:val="none" w:sz="0" w:space="0" w:color="auto"/>
        <w:bottom w:val="none" w:sz="0" w:space="0" w:color="auto"/>
        <w:right w:val="none" w:sz="0" w:space="0" w:color="auto"/>
      </w:divBdr>
    </w:div>
    <w:div w:id="2063552098">
      <w:bodyDiv w:val="1"/>
      <w:marLeft w:val="0"/>
      <w:marRight w:val="0"/>
      <w:marTop w:val="0"/>
      <w:marBottom w:val="0"/>
      <w:divBdr>
        <w:top w:val="none" w:sz="0" w:space="0" w:color="auto"/>
        <w:left w:val="none" w:sz="0" w:space="0" w:color="auto"/>
        <w:bottom w:val="none" w:sz="0" w:space="0" w:color="auto"/>
        <w:right w:val="none" w:sz="0" w:space="0" w:color="auto"/>
      </w:divBdr>
      <w:divsChild>
        <w:div w:id="1538086871">
          <w:marLeft w:val="0"/>
          <w:marRight w:val="0"/>
          <w:marTop w:val="0"/>
          <w:marBottom w:val="0"/>
          <w:divBdr>
            <w:top w:val="none" w:sz="0" w:space="0" w:color="auto"/>
            <w:left w:val="none" w:sz="0" w:space="0" w:color="auto"/>
            <w:bottom w:val="none" w:sz="0" w:space="0" w:color="auto"/>
            <w:right w:val="none" w:sz="0" w:space="0" w:color="auto"/>
          </w:divBdr>
          <w:divsChild>
            <w:div w:id="549613148">
              <w:marLeft w:val="0"/>
              <w:marRight w:val="0"/>
              <w:marTop w:val="0"/>
              <w:marBottom w:val="0"/>
              <w:divBdr>
                <w:top w:val="none" w:sz="0" w:space="0" w:color="auto"/>
                <w:left w:val="none" w:sz="0" w:space="0" w:color="auto"/>
                <w:bottom w:val="none" w:sz="0" w:space="0" w:color="auto"/>
                <w:right w:val="none" w:sz="0" w:space="0" w:color="auto"/>
              </w:divBdr>
              <w:divsChild>
                <w:div w:id="2136944514">
                  <w:marLeft w:val="0"/>
                  <w:marRight w:val="0"/>
                  <w:marTop w:val="0"/>
                  <w:marBottom w:val="0"/>
                  <w:divBdr>
                    <w:top w:val="none" w:sz="0" w:space="0" w:color="auto"/>
                    <w:left w:val="none" w:sz="0" w:space="0" w:color="auto"/>
                    <w:bottom w:val="none" w:sz="0" w:space="0" w:color="auto"/>
                    <w:right w:val="none" w:sz="0" w:space="0" w:color="auto"/>
                  </w:divBdr>
                  <w:divsChild>
                    <w:div w:id="865564417">
                      <w:marLeft w:val="0"/>
                      <w:marRight w:val="0"/>
                      <w:marTop w:val="39"/>
                      <w:marBottom w:val="0"/>
                      <w:divBdr>
                        <w:top w:val="none" w:sz="0" w:space="0" w:color="auto"/>
                        <w:left w:val="none" w:sz="0" w:space="0" w:color="auto"/>
                        <w:bottom w:val="none" w:sz="0" w:space="0" w:color="auto"/>
                        <w:right w:val="none" w:sz="0" w:space="0" w:color="auto"/>
                      </w:divBdr>
                      <w:divsChild>
                        <w:div w:id="1709140107">
                          <w:marLeft w:val="0"/>
                          <w:marRight w:val="0"/>
                          <w:marTop w:val="0"/>
                          <w:marBottom w:val="0"/>
                          <w:divBdr>
                            <w:top w:val="none" w:sz="0" w:space="0" w:color="auto"/>
                            <w:left w:val="none" w:sz="0" w:space="0" w:color="auto"/>
                            <w:bottom w:val="none" w:sz="0" w:space="0" w:color="auto"/>
                            <w:right w:val="none" w:sz="0" w:space="0" w:color="auto"/>
                          </w:divBdr>
                          <w:divsChild>
                            <w:div w:id="1590506422">
                              <w:marLeft w:val="1807"/>
                              <w:marRight w:val="3325"/>
                              <w:marTop w:val="0"/>
                              <w:marBottom w:val="0"/>
                              <w:divBdr>
                                <w:top w:val="none" w:sz="0" w:space="0" w:color="auto"/>
                                <w:left w:val="none" w:sz="0" w:space="0" w:color="auto"/>
                                <w:bottom w:val="none" w:sz="0" w:space="0" w:color="auto"/>
                                <w:right w:val="none" w:sz="0" w:space="0" w:color="auto"/>
                              </w:divBdr>
                              <w:divsChild>
                                <w:div w:id="2079355000">
                                  <w:marLeft w:val="0"/>
                                  <w:marRight w:val="0"/>
                                  <w:marTop w:val="0"/>
                                  <w:marBottom w:val="0"/>
                                  <w:divBdr>
                                    <w:top w:val="none" w:sz="0" w:space="0" w:color="auto"/>
                                    <w:left w:val="none" w:sz="0" w:space="0" w:color="auto"/>
                                    <w:bottom w:val="none" w:sz="0" w:space="0" w:color="auto"/>
                                    <w:right w:val="none" w:sz="0" w:space="0" w:color="auto"/>
                                  </w:divBdr>
                                  <w:divsChild>
                                    <w:div w:id="652030689">
                                      <w:marLeft w:val="0"/>
                                      <w:marRight w:val="0"/>
                                      <w:marTop w:val="0"/>
                                      <w:marBottom w:val="0"/>
                                      <w:divBdr>
                                        <w:top w:val="none" w:sz="0" w:space="0" w:color="auto"/>
                                        <w:left w:val="none" w:sz="0" w:space="0" w:color="auto"/>
                                        <w:bottom w:val="none" w:sz="0" w:space="0" w:color="auto"/>
                                        <w:right w:val="none" w:sz="0" w:space="0" w:color="auto"/>
                                      </w:divBdr>
                                      <w:divsChild>
                                        <w:div w:id="1077436747">
                                          <w:marLeft w:val="0"/>
                                          <w:marRight w:val="0"/>
                                          <w:marTop w:val="0"/>
                                          <w:marBottom w:val="0"/>
                                          <w:divBdr>
                                            <w:top w:val="none" w:sz="0" w:space="0" w:color="auto"/>
                                            <w:left w:val="none" w:sz="0" w:space="0" w:color="auto"/>
                                            <w:bottom w:val="none" w:sz="0" w:space="0" w:color="auto"/>
                                            <w:right w:val="none" w:sz="0" w:space="0" w:color="auto"/>
                                          </w:divBdr>
                                          <w:divsChild>
                                            <w:div w:id="372386574">
                                              <w:marLeft w:val="0"/>
                                              <w:marRight w:val="0"/>
                                              <w:marTop w:val="0"/>
                                              <w:marBottom w:val="0"/>
                                              <w:divBdr>
                                                <w:top w:val="none" w:sz="0" w:space="0" w:color="auto"/>
                                                <w:left w:val="none" w:sz="0" w:space="0" w:color="auto"/>
                                                <w:bottom w:val="none" w:sz="0" w:space="0" w:color="auto"/>
                                                <w:right w:val="none" w:sz="0" w:space="0" w:color="auto"/>
                                              </w:divBdr>
                                              <w:divsChild>
                                                <w:div w:id="144590029">
                                                  <w:marLeft w:val="0"/>
                                                  <w:marRight w:val="0"/>
                                                  <w:marTop w:val="0"/>
                                                  <w:marBottom w:val="0"/>
                                                  <w:divBdr>
                                                    <w:top w:val="none" w:sz="0" w:space="0" w:color="auto"/>
                                                    <w:left w:val="none" w:sz="0" w:space="0" w:color="auto"/>
                                                    <w:bottom w:val="none" w:sz="0" w:space="0" w:color="auto"/>
                                                    <w:right w:val="none" w:sz="0" w:space="0" w:color="auto"/>
                                                  </w:divBdr>
                                                  <w:divsChild>
                                                    <w:div w:id="747384208">
                                                      <w:marLeft w:val="0"/>
                                                      <w:marRight w:val="0"/>
                                                      <w:marTop w:val="0"/>
                                                      <w:marBottom w:val="0"/>
                                                      <w:divBdr>
                                                        <w:top w:val="none" w:sz="0" w:space="0" w:color="auto"/>
                                                        <w:left w:val="none" w:sz="0" w:space="0" w:color="auto"/>
                                                        <w:bottom w:val="none" w:sz="0" w:space="0" w:color="auto"/>
                                                        <w:right w:val="none" w:sz="0" w:space="0" w:color="auto"/>
                                                      </w:divBdr>
                                                      <w:divsChild>
                                                        <w:div w:id="759066763">
                                                          <w:marLeft w:val="0"/>
                                                          <w:marRight w:val="0"/>
                                                          <w:marTop w:val="0"/>
                                                          <w:marBottom w:val="0"/>
                                                          <w:divBdr>
                                                            <w:top w:val="none" w:sz="0" w:space="0" w:color="auto"/>
                                                            <w:left w:val="none" w:sz="0" w:space="0" w:color="auto"/>
                                                            <w:bottom w:val="none" w:sz="0" w:space="0" w:color="auto"/>
                                                            <w:right w:val="none" w:sz="0" w:space="0" w:color="auto"/>
                                                          </w:divBdr>
                                                          <w:divsChild>
                                                            <w:div w:id="296642515">
                                                              <w:marLeft w:val="0"/>
                                                              <w:marRight w:val="0"/>
                                                              <w:marTop w:val="0"/>
                                                              <w:marBottom w:val="0"/>
                                                              <w:divBdr>
                                                                <w:top w:val="none" w:sz="0" w:space="0" w:color="auto"/>
                                                                <w:left w:val="none" w:sz="0" w:space="0" w:color="auto"/>
                                                                <w:bottom w:val="none" w:sz="0" w:space="0" w:color="auto"/>
                                                                <w:right w:val="none" w:sz="0" w:space="0" w:color="auto"/>
                                                              </w:divBdr>
                                                              <w:divsChild>
                                                                <w:div w:id="538592481">
                                                                  <w:marLeft w:val="0"/>
                                                                  <w:marRight w:val="0"/>
                                                                  <w:marTop w:val="0"/>
                                                                  <w:marBottom w:val="0"/>
                                                                  <w:divBdr>
                                                                    <w:top w:val="none" w:sz="0" w:space="0" w:color="auto"/>
                                                                    <w:left w:val="none" w:sz="0" w:space="0" w:color="auto"/>
                                                                    <w:bottom w:val="none" w:sz="0" w:space="0" w:color="auto"/>
                                                                    <w:right w:val="none" w:sz="0" w:space="0" w:color="auto"/>
                                                                  </w:divBdr>
                                                                  <w:divsChild>
                                                                    <w:div w:id="916785467">
                                                                      <w:marLeft w:val="0"/>
                                                                      <w:marRight w:val="0"/>
                                                                      <w:marTop w:val="0"/>
                                                                      <w:marBottom w:val="0"/>
                                                                      <w:divBdr>
                                                                        <w:top w:val="none" w:sz="0" w:space="0" w:color="auto"/>
                                                                        <w:left w:val="none" w:sz="0" w:space="0" w:color="auto"/>
                                                                        <w:bottom w:val="none" w:sz="0" w:space="0" w:color="auto"/>
                                                                        <w:right w:val="none" w:sz="0" w:space="0" w:color="auto"/>
                                                                      </w:divBdr>
                                                                      <w:divsChild>
                                                                        <w:div w:id="943659148">
                                                                          <w:marLeft w:val="0"/>
                                                                          <w:marRight w:val="0"/>
                                                                          <w:marTop w:val="0"/>
                                                                          <w:marBottom w:val="0"/>
                                                                          <w:divBdr>
                                                                            <w:top w:val="none" w:sz="0" w:space="0" w:color="auto"/>
                                                                            <w:left w:val="none" w:sz="0" w:space="0" w:color="auto"/>
                                                                            <w:bottom w:val="none" w:sz="0" w:space="0" w:color="auto"/>
                                                                            <w:right w:val="none" w:sz="0" w:space="0" w:color="auto"/>
                                                                          </w:divBdr>
                                                                          <w:divsChild>
                                                                            <w:div w:id="2023512829">
                                                                              <w:marLeft w:val="0"/>
                                                                              <w:marRight w:val="0"/>
                                                                              <w:marTop w:val="0"/>
                                                                              <w:marBottom w:val="0"/>
                                                                              <w:divBdr>
                                                                                <w:top w:val="none" w:sz="0" w:space="0" w:color="auto"/>
                                                                                <w:left w:val="none" w:sz="0" w:space="0" w:color="auto"/>
                                                                                <w:bottom w:val="none" w:sz="0" w:space="0" w:color="auto"/>
                                                                                <w:right w:val="none" w:sz="0" w:space="0" w:color="auto"/>
                                                                              </w:divBdr>
                                                                              <w:divsChild>
                                                                                <w:div w:id="727070153">
                                                                                  <w:marLeft w:val="0"/>
                                                                                  <w:marRight w:val="0"/>
                                                                                  <w:marTop w:val="0"/>
                                                                                  <w:marBottom w:val="0"/>
                                                                                  <w:divBdr>
                                                                                    <w:top w:val="none" w:sz="0" w:space="0" w:color="auto"/>
                                                                                    <w:left w:val="none" w:sz="0" w:space="0" w:color="auto"/>
                                                                                    <w:bottom w:val="none" w:sz="0" w:space="0" w:color="auto"/>
                                                                                    <w:right w:val="none" w:sz="0" w:space="0" w:color="auto"/>
                                                                                  </w:divBdr>
                                                                                  <w:divsChild>
                                                                                    <w:div w:id="1894191697">
                                                                                      <w:marLeft w:val="0"/>
                                                                                      <w:marRight w:val="0"/>
                                                                                      <w:marTop w:val="0"/>
                                                                                      <w:marBottom w:val="0"/>
                                                                                      <w:divBdr>
                                                                                        <w:top w:val="none" w:sz="0" w:space="0" w:color="auto"/>
                                                                                        <w:left w:val="none" w:sz="0" w:space="0" w:color="auto"/>
                                                                                        <w:bottom w:val="none" w:sz="0" w:space="0" w:color="auto"/>
                                                                                        <w:right w:val="none" w:sz="0" w:space="0" w:color="auto"/>
                                                                                      </w:divBdr>
                                                                                      <w:divsChild>
                                                                                        <w:div w:id="74203974">
                                                                                          <w:marLeft w:val="262"/>
                                                                                          <w:marRight w:val="0"/>
                                                                                          <w:marTop w:val="0"/>
                                                                                          <w:marBottom w:val="0"/>
                                                                                          <w:divBdr>
                                                                                            <w:top w:val="none" w:sz="0" w:space="0" w:color="auto"/>
                                                                                            <w:left w:val="none" w:sz="0" w:space="0" w:color="auto"/>
                                                                                            <w:bottom w:val="none" w:sz="0" w:space="0" w:color="auto"/>
                                                                                            <w:right w:val="none" w:sz="0" w:space="0" w:color="auto"/>
                                                                                          </w:divBdr>
                                                                                          <w:divsChild>
                                                                                            <w:div w:id="343173157">
                                                                                              <w:marLeft w:val="-262"/>
                                                                                              <w:marRight w:val="0"/>
                                                                                              <w:marTop w:val="0"/>
                                                                                              <w:marBottom w:val="0"/>
                                                                                              <w:divBdr>
                                                                                                <w:top w:val="none" w:sz="0" w:space="0" w:color="auto"/>
                                                                                                <w:left w:val="none" w:sz="0" w:space="0" w:color="auto"/>
                                                                                                <w:bottom w:val="none" w:sz="0" w:space="0" w:color="auto"/>
                                                                                                <w:right w:val="none" w:sz="0" w:space="0" w:color="auto"/>
                                                                                              </w:divBdr>
                                                                                              <w:divsChild>
                                                                                                <w:div w:id="1928076370">
                                                                                                  <w:marLeft w:val="0"/>
                                                                                                  <w:marRight w:val="0"/>
                                                                                                  <w:marTop w:val="0"/>
                                                                                                  <w:marBottom w:val="0"/>
                                                                                                  <w:divBdr>
                                                                                                    <w:top w:val="none" w:sz="0" w:space="0" w:color="auto"/>
                                                                                                    <w:left w:val="none" w:sz="0" w:space="0" w:color="auto"/>
                                                                                                    <w:bottom w:val="none" w:sz="0" w:space="0" w:color="auto"/>
                                                                                                    <w:right w:val="none" w:sz="0" w:space="0" w:color="auto"/>
                                                                                                  </w:divBdr>
                                                                                                </w:div>
                                                                                              </w:divsChild>
                                                                                            </w:div>
                                                                                            <w:div w:id="1472601237">
                                                                                              <w:marLeft w:val="-419"/>
                                                                                              <w:marRight w:val="0"/>
                                                                                              <w:marTop w:val="0"/>
                                                                                              <w:marBottom w:val="0"/>
                                                                                              <w:divBdr>
                                                                                                <w:top w:val="none" w:sz="0" w:space="0" w:color="auto"/>
                                                                                                <w:left w:val="none" w:sz="0" w:space="0" w:color="auto"/>
                                                                                                <w:bottom w:val="none" w:sz="0" w:space="0" w:color="auto"/>
                                                                                                <w:right w:val="none" w:sz="0" w:space="0" w:color="auto"/>
                                                                                              </w:divBdr>
                                                                                              <w:divsChild>
                                                                                                <w:div w:id="1745763555">
                                                                                                  <w:marLeft w:val="0"/>
                                                                                                  <w:marRight w:val="0"/>
                                                                                                  <w:marTop w:val="0"/>
                                                                                                  <w:marBottom w:val="0"/>
                                                                                                  <w:divBdr>
                                                                                                    <w:top w:val="none" w:sz="0" w:space="0" w:color="auto"/>
                                                                                                    <w:left w:val="none" w:sz="0" w:space="0" w:color="auto"/>
                                                                                                    <w:bottom w:val="none" w:sz="0" w:space="0" w:color="auto"/>
                                                                                                    <w:right w:val="none" w:sz="0" w:space="0" w:color="auto"/>
                                                                                                  </w:divBdr>
                                                                                                  <w:divsChild>
                                                                                                    <w:div w:id="1063020340">
                                                                                                      <w:marLeft w:val="0"/>
                                                                                                      <w:marRight w:val="0"/>
                                                                                                      <w:marTop w:val="0"/>
                                                                                                      <w:marBottom w:val="0"/>
                                                                                                      <w:divBdr>
                                                                                                        <w:top w:val="none" w:sz="0" w:space="0" w:color="auto"/>
                                                                                                        <w:left w:val="none" w:sz="0" w:space="0" w:color="auto"/>
                                                                                                        <w:bottom w:val="none" w:sz="0" w:space="0" w:color="auto"/>
                                                                                                        <w:right w:val="none" w:sz="0" w:space="0" w:color="auto"/>
                                                                                                      </w:divBdr>
                                                                                                      <w:divsChild>
                                                                                                        <w:div w:id="696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1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hyperlink" Target="http://www.adfg.alaska.gov/sf/publications/"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28.emf"/><Relationship Id="rId68" Type="http://schemas.openxmlformats.org/officeDocument/2006/relationships/image" Target="media/image33.emf"/><Relationship Id="rId76" Type="http://schemas.openxmlformats.org/officeDocument/2006/relationships/image" Target="media/image41.emf"/><Relationship Id="rId84" Type="http://schemas.openxmlformats.org/officeDocument/2006/relationships/image" Target="media/image49.emf"/><Relationship Id="rId89"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36.emf"/><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footer" Target="footer10.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3.emf"/><Relationship Id="rId66" Type="http://schemas.openxmlformats.org/officeDocument/2006/relationships/image" Target="media/image31.emf"/><Relationship Id="rId74" Type="http://schemas.openxmlformats.org/officeDocument/2006/relationships/image" Target="media/image39.emf"/><Relationship Id="rId79" Type="http://schemas.openxmlformats.org/officeDocument/2006/relationships/image" Target="media/image44.emf"/><Relationship Id="rId87" Type="http://schemas.openxmlformats.org/officeDocument/2006/relationships/image" Target="media/image52.emf"/><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image" Target="media/image47.emf"/><Relationship Id="rId90" Type="http://schemas.openxmlformats.org/officeDocument/2006/relationships/image" Target="media/image55.emf"/><Relationship Id="rId19" Type="http://schemas.openxmlformats.org/officeDocument/2006/relationships/footer" Target="footer6.xml"/><Relationship Id="rId14" Type="http://schemas.openxmlformats.org/officeDocument/2006/relationships/image" Target="media/image1.jpeg"/><Relationship Id="rId22" Type="http://schemas.openxmlformats.org/officeDocument/2006/relationships/footer" Target="footer7.xml"/><Relationship Id="rId27" Type="http://schemas.openxmlformats.org/officeDocument/2006/relationships/footer" Target="footer8.xml"/><Relationship Id="rId30" Type="http://schemas.microsoft.com/office/2018/08/relationships/commentsExtensible" Target="commentsExtensible.xml"/><Relationship Id="rId35" Type="http://schemas.openxmlformats.org/officeDocument/2006/relationships/image" Target="media/image4.png"/><Relationship Id="rId43" Type="http://schemas.openxmlformats.org/officeDocument/2006/relationships/header" Target="header10.xml"/><Relationship Id="rId48" Type="http://schemas.openxmlformats.org/officeDocument/2006/relationships/image" Target="media/image15.png"/><Relationship Id="rId56" Type="http://schemas.openxmlformats.org/officeDocument/2006/relationships/header" Target="header11.xml"/><Relationship Id="rId64" Type="http://schemas.openxmlformats.org/officeDocument/2006/relationships/image" Target="media/image29.emf"/><Relationship Id="rId69" Type="http://schemas.openxmlformats.org/officeDocument/2006/relationships/image" Target="media/image34.emf"/><Relationship Id="rId77" Type="http://schemas.openxmlformats.org/officeDocument/2006/relationships/image" Target="media/image42.emf"/><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7.emf"/><Relationship Id="rId80" Type="http://schemas.openxmlformats.org/officeDocument/2006/relationships/image" Target="media/image45.emf"/><Relationship Id="rId85" Type="http://schemas.openxmlformats.org/officeDocument/2006/relationships/image" Target="media/image50.e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microsoft.com/office/2016/09/relationships/commentsIds" Target="commentsIds.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4.emf"/><Relationship Id="rId67" Type="http://schemas.openxmlformats.org/officeDocument/2006/relationships/image" Target="media/image32.emf"/><Relationship Id="rId20" Type="http://schemas.openxmlformats.org/officeDocument/2006/relationships/header" Target="header6.xm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image" Target="media/image40.emf"/><Relationship Id="rId83" Type="http://schemas.openxmlformats.org/officeDocument/2006/relationships/image" Target="media/image48.emf"/><Relationship Id="rId88" Type="http://schemas.openxmlformats.org/officeDocument/2006/relationships/image" Target="media/image53.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header" Target="header8.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footer" Target="footer11.xml"/><Relationship Id="rId52" Type="http://schemas.openxmlformats.org/officeDocument/2006/relationships/image" Target="media/image19.png"/><Relationship Id="rId60" Type="http://schemas.openxmlformats.org/officeDocument/2006/relationships/image" Target="media/image25.emf"/><Relationship Id="rId65" Type="http://schemas.openxmlformats.org/officeDocument/2006/relationships/image" Target="media/image30.emf"/><Relationship Id="rId73" Type="http://schemas.openxmlformats.org/officeDocument/2006/relationships/image" Target="media/image38.emf"/><Relationship Id="rId78" Type="http://schemas.openxmlformats.org/officeDocument/2006/relationships/image" Target="media/image43.emf"/><Relationship Id="rId81" Type="http://schemas.openxmlformats.org/officeDocument/2006/relationships/image" Target="media/image46.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2B2899-DE1B-4AC2-A3E3-AC3A98EDF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TotalTime>
  <Pages>101</Pages>
  <Words>32362</Words>
  <Characters>186817</Characters>
  <Application>Microsoft Office Word</Application>
  <DocSecurity>4</DocSecurity>
  <Lines>1556</Lines>
  <Paragraphs>437</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218742</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Miller, Sara E (DFG)</cp:lastModifiedBy>
  <cp:revision>2</cp:revision>
  <cp:lastPrinted>2020-09-12T00:32:00Z</cp:lastPrinted>
  <dcterms:created xsi:type="dcterms:W3CDTF">2021-02-08T17:53:00Z</dcterms:created>
  <dcterms:modified xsi:type="dcterms:W3CDTF">2021-02-08T17:53:00Z</dcterms:modified>
</cp:coreProperties>
</file>